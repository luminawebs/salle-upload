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dgm="http://schemas.openxmlformats.org/drawingml/2006/diagram" xmlns:a16="http://schemas.microsoft.com/office/drawing/2014/main" xmlns:asvg="http://schemas.microsoft.com/office/drawing/2016/SVG/main" mc:Ignorable="w14 w15 w16se w16cid w16 w16cex w16sdtdh wp14">
  <w:body>
    <w:p w:rsidRPr="00C5178E" w:rsidR="00892F1A" w:rsidP="44A8C53A" w:rsidRDefault="00374B57" w14:paraId="7B758847" w14:textId="0E29909F">
      <w:pPr>
        <w:spacing w:after="120" w:line="240" w:lineRule="auto"/>
        <w:jc w:val="center"/>
        <w:rPr>
          <w:rFonts w:cs="Arial"/>
          <w:b/>
          <w:bCs/>
          <w:sz w:val="28"/>
          <w:szCs w:val="28"/>
          <w:lang w:val="es-CO"/>
        </w:rPr>
      </w:pPr>
      <w:r>
        <w:rPr>
          <w:rFonts w:cs="Arial"/>
          <w:b/>
          <w:bCs/>
          <w:sz w:val="28"/>
          <w:szCs w:val="28"/>
          <w:lang w:val="es-CO"/>
        </w:rPr>
        <w:softHyphen/>
      </w:r>
      <w:r>
        <w:rPr>
          <w:rFonts w:cs="Arial"/>
          <w:b/>
          <w:bCs/>
          <w:sz w:val="28"/>
          <w:szCs w:val="28"/>
          <w:lang w:val="es-CO"/>
        </w:rPr>
        <w:softHyphen/>
      </w:r>
      <w:r w:rsidRPr="44A8C53A" w:rsidR="00E97B0B">
        <w:rPr>
          <w:rFonts w:cs="Arial"/>
          <w:b/>
          <w:bCs/>
          <w:sz w:val="28"/>
          <w:szCs w:val="28"/>
          <w:lang w:val="es-CO"/>
        </w:rPr>
        <w:t>GUÍA PARA EL DISEÑO DE ESPACIOS ACADÉMICOS</w:t>
      </w:r>
      <w:r w:rsidRPr="44A8C53A" w:rsidR="00892F1A">
        <w:rPr>
          <w:rFonts w:cs="Arial"/>
          <w:b/>
          <w:bCs/>
          <w:sz w:val="28"/>
          <w:szCs w:val="28"/>
          <w:lang w:val="es-CO"/>
        </w:rPr>
        <w:t xml:space="preserve"> </w:t>
      </w:r>
      <w:r w:rsidRPr="44A8C53A" w:rsidR="00E97B0B">
        <w:rPr>
          <w:rFonts w:cs="Arial"/>
          <w:b/>
          <w:bCs/>
          <w:sz w:val="28"/>
          <w:szCs w:val="28"/>
          <w:lang w:val="es-CO"/>
        </w:rPr>
        <w:t>EN MODALIDAD</w:t>
      </w:r>
      <w:r w:rsidRPr="44A8C53A" w:rsidR="00892F1A">
        <w:rPr>
          <w:rFonts w:cs="Arial"/>
          <w:b/>
          <w:bCs/>
          <w:sz w:val="28"/>
          <w:szCs w:val="28"/>
          <w:lang w:val="es-CO"/>
        </w:rPr>
        <w:t xml:space="preserve"> </w:t>
      </w:r>
      <w:r w:rsidRPr="44A8C53A" w:rsidR="1FC0B58A">
        <w:rPr>
          <w:rFonts w:cs="Arial"/>
          <w:b/>
          <w:bCs/>
          <w:sz w:val="28"/>
          <w:szCs w:val="28"/>
          <w:lang w:val="es-CO"/>
        </w:rPr>
        <w:t>VIRTUAL</w:t>
      </w:r>
    </w:p>
    <w:p w:rsidRPr="00C5178E" w:rsidR="00892F1A" w:rsidP="44A8C53A" w:rsidRDefault="00892F1A" w14:paraId="25B9321F" w14:textId="52138CBA">
      <w:pPr>
        <w:spacing w:after="120" w:line="240" w:lineRule="auto"/>
        <w:jc w:val="center"/>
        <w:rPr>
          <w:rFonts w:cs="Arial"/>
          <w:b/>
          <w:bCs/>
          <w:sz w:val="28"/>
          <w:szCs w:val="28"/>
          <w:lang w:val="es-CO"/>
        </w:rPr>
      </w:pPr>
    </w:p>
    <w:p w:rsidRPr="00892F1A" w:rsidR="00892F1A" w:rsidP="00892F1A" w:rsidRDefault="00892F1A" w14:paraId="4CC49385" w14:textId="207B8066">
      <w:pPr>
        <w:spacing w:after="0" w:line="240" w:lineRule="auto"/>
        <w:jc w:val="both"/>
        <w:rPr>
          <w:rFonts w:cs="Arial"/>
          <w:i/>
          <w:sz w:val="24"/>
          <w:szCs w:val="24"/>
          <w:lang w:val="es-CO"/>
        </w:rPr>
      </w:pPr>
      <w:r w:rsidRPr="00892F1A">
        <w:rPr>
          <w:rFonts w:cs="Arial"/>
          <w:i/>
          <w:sz w:val="24"/>
          <w:szCs w:val="24"/>
          <w:lang w:val="es-CO"/>
        </w:rPr>
        <w:t xml:space="preserve">Apreciado autor, por favor diligencie esta ficha a partir de las indicaciones que se dan dentro del documento las cuales sirven para la elaboración de </w:t>
      </w:r>
      <w:r w:rsidR="007C5E7F">
        <w:rPr>
          <w:rFonts w:cs="Arial"/>
          <w:i/>
          <w:sz w:val="24"/>
          <w:szCs w:val="24"/>
          <w:lang w:val="es-CO"/>
        </w:rPr>
        <w:t>a</w:t>
      </w:r>
      <w:r w:rsidRPr="00892F1A">
        <w:rPr>
          <w:rFonts w:cs="Arial"/>
          <w:i/>
          <w:sz w:val="24"/>
          <w:szCs w:val="24"/>
          <w:lang w:val="es-CO"/>
        </w:rPr>
        <w:t>mb</w:t>
      </w:r>
      <w:r w:rsidR="007C5E7F">
        <w:rPr>
          <w:rFonts w:cs="Arial"/>
          <w:i/>
          <w:sz w:val="24"/>
          <w:szCs w:val="24"/>
          <w:lang w:val="es-CO"/>
        </w:rPr>
        <w:t>ientes de a</w:t>
      </w:r>
      <w:r w:rsidR="0052173E">
        <w:rPr>
          <w:rFonts w:cs="Arial"/>
          <w:i/>
          <w:sz w:val="24"/>
          <w:szCs w:val="24"/>
          <w:lang w:val="es-CO"/>
        </w:rPr>
        <w:t xml:space="preserve">prendizaje en modalidad </w:t>
      </w:r>
      <w:r w:rsidR="00096DBC">
        <w:rPr>
          <w:rFonts w:cs="Arial"/>
          <w:i/>
          <w:sz w:val="24"/>
          <w:szCs w:val="24"/>
          <w:lang w:val="es-CO"/>
        </w:rPr>
        <w:t>e</w:t>
      </w:r>
      <w:r w:rsidR="0052173E">
        <w:rPr>
          <w:rFonts w:cs="Arial"/>
          <w:i/>
          <w:sz w:val="24"/>
          <w:szCs w:val="24"/>
          <w:lang w:val="es-CO"/>
        </w:rPr>
        <w:t>-learning</w:t>
      </w:r>
      <w:r w:rsidR="00096DBC">
        <w:rPr>
          <w:rFonts w:cs="Arial"/>
          <w:i/>
          <w:sz w:val="24"/>
          <w:szCs w:val="24"/>
          <w:lang w:val="es-CO"/>
        </w:rPr>
        <w:t xml:space="preserve"> (virtual)</w:t>
      </w:r>
      <w:r w:rsidR="0052173E">
        <w:rPr>
          <w:rFonts w:cs="Arial"/>
          <w:i/>
          <w:sz w:val="24"/>
          <w:szCs w:val="24"/>
          <w:lang w:val="es-CO"/>
        </w:rPr>
        <w:t xml:space="preserve">. </w:t>
      </w:r>
    </w:p>
    <w:p w:rsidR="002600CC" w:rsidP="002600CC" w:rsidRDefault="002600CC" w14:paraId="68C5707E" w14:textId="3986EF00">
      <w:pPr>
        <w:pBdr>
          <w:top w:val="single" w:color="auto" w:sz="4" w:space="1"/>
          <w:left w:val="single" w:color="auto" w:sz="4" w:space="1"/>
          <w:bottom w:val="single" w:color="auto" w:sz="4" w:space="1"/>
          <w:right w:val="single" w:color="auto" w:sz="4" w:space="1"/>
        </w:pBdr>
        <w:shd w:val="clear" w:color="auto" w:fill="E2EFD9" w:themeFill="accent6" w:themeFillTint="33"/>
        <w:spacing w:after="120" w:line="240" w:lineRule="auto"/>
        <w:rPr>
          <w:rFonts w:cs="Arial"/>
          <w:b/>
          <w:sz w:val="24"/>
          <w:szCs w:val="24"/>
          <w:lang w:val="es-CO"/>
        </w:rPr>
      </w:pPr>
      <w:r w:rsidRPr="002600CC">
        <w:rPr>
          <w:rFonts w:cs="Arial"/>
          <w:b/>
          <w:sz w:val="24"/>
          <w:szCs w:val="24"/>
          <w:lang w:val="es-CO"/>
        </w:rPr>
        <w:t xml:space="preserve">Nota 1: </w:t>
      </w:r>
      <w:r w:rsidRPr="002600CC">
        <w:rPr>
          <w:rFonts w:cs="Arial"/>
          <w:sz w:val="24"/>
          <w:szCs w:val="24"/>
          <w:lang w:val="es-CO"/>
        </w:rPr>
        <w:t xml:space="preserve">toda la información en </w:t>
      </w:r>
      <w:r w:rsidRPr="002600CC">
        <w:rPr>
          <w:rFonts w:eastAsiaTheme="minorEastAsia"/>
          <w:i/>
          <w:color w:val="A6A6A6" w:themeColor="background1" w:themeShade="A6"/>
          <w:kern w:val="2"/>
          <w:szCs w:val="24"/>
          <w:lang w:val="es-CO" w:eastAsia="ko-KR"/>
        </w:rPr>
        <w:t>gris</w:t>
      </w:r>
      <w:r>
        <w:rPr>
          <w:rFonts w:eastAsiaTheme="minorEastAsia"/>
          <w:i/>
          <w:color w:val="A6A6A6" w:themeColor="background1" w:themeShade="A6"/>
          <w:kern w:val="2"/>
          <w:szCs w:val="24"/>
          <w:lang w:val="es-CO" w:eastAsia="ko-KR"/>
        </w:rPr>
        <w:t xml:space="preserve"> dentro de cada celda </w:t>
      </w:r>
      <w:r w:rsidRPr="002600CC">
        <w:rPr>
          <w:rFonts w:cs="Arial"/>
          <w:sz w:val="24"/>
          <w:szCs w:val="24"/>
          <w:lang w:val="es-CO"/>
        </w:rPr>
        <w:t xml:space="preserve">a lo largo de la guía corresponde a explicaciones </w:t>
      </w:r>
      <w:r w:rsidR="00C332D0">
        <w:rPr>
          <w:rFonts w:cs="Arial"/>
          <w:sz w:val="24"/>
          <w:szCs w:val="24"/>
          <w:lang w:val="es-CO"/>
        </w:rPr>
        <w:t>de lo que se debe escribir</w:t>
      </w:r>
      <w:r w:rsidRPr="002600CC">
        <w:rPr>
          <w:rFonts w:cs="Arial"/>
          <w:sz w:val="24"/>
          <w:szCs w:val="24"/>
          <w:lang w:val="es-CO"/>
        </w:rPr>
        <w:t>, por lo que la puede borrar una vez comprenda el objetivo de cada segmento.</w:t>
      </w:r>
      <w:r w:rsidRPr="002600CC">
        <w:rPr>
          <w:rFonts w:cs="Arial"/>
          <w:b/>
          <w:sz w:val="24"/>
          <w:szCs w:val="24"/>
          <w:lang w:val="es-CO"/>
        </w:rPr>
        <w:t xml:space="preserve"> </w:t>
      </w:r>
    </w:p>
    <w:p w:rsidR="002600CC" w:rsidP="002600CC" w:rsidRDefault="002600CC" w14:paraId="24FCFB01" w14:textId="6119B532">
      <w:pPr>
        <w:pBdr>
          <w:top w:val="single" w:color="auto" w:sz="4" w:space="1"/>
          <w:left w:val="single" w:color="auto" w:sz="4" w:space="1"/>
          <w:bottom w:val="single" w:color="auto" w:sz="4" w:space="1"/>
          <w:right w:val="single" w:color="auto" w:sz="4" w:space="1"/>
        </w:pBdr>
        <w:shd w:val="clear" w:color="auto" w:fill="E2EFD9" w:themeFill="accent6" w:themeFillTint="33"/>
        <w:spacing w:after="120" w:line="240" w:lineRule="auto"/>
        <w:rPr>
          <w:rFonts w:cs="Arial"/>
          <w:i/>
          <w:sz w:val="24"/>
          <w:szCs w:val="24"/>
          <w:lang w:val="es-CO"/>
        </w:rPr>
      </w:pPr>
      <w:r w:rsidRPr="002600CC">
        <w:rPr>
          <w:rFonts w:cs="Arial"/>
          <w:b/>
          <w:sz w:val="24"/>
          <w:szCs w:val="24"/>
          <w:lang w:val="es-CO"/>
        </w:rPr>
        <w:t xml:space="preserve">Nota 2: </w:t>
      </w:r>
      <w:r w:rsidRPr="002600CC">
        <w:rPr>
          <w:rFonts w:cs="Arial"/>
          <w:sz w:val="24"/>
          <w:szCs w:val="24"/>
          <w:lang w:val="es-CO"/>
        </w:rPr>
        <w:t xml:space="preserve">antes de iniciar la creación de </w:t>
      </w:r>
      <w:r w:rsidR="008B7A49">
        <w:rPr>
          <w:rFonts w:cs="Arial"/>
          <w:sz w:val="24"/>
          <w:szCs w:val="24"/>
          <w:lang w:val="es-CO"/>
        </w:rPr>
        <w:t>las</w:t>
      </w:r>
      <w:r w:rsidRPr="002600CC">
        <w:rPr>
          <w:rFonts w:cs="Arial"/>
          <w:sz w:val="24"/>
          <w:szCs w:val="24"/>
          <w:lang w:val="es-CO"/>
        </w:rPr>
        <w:t xml:space="preserve"> unidades didácticas, </w:t>
      </w:r>
      <w:r>
        <w:rPr>
          <w:rFonts w:cs="Arial"/>
          <w:sz w:val="24"/>
          <w:szCs w:val="24"/>
          <w:lang w:val="es-CO"/>
        </w:rPr>
        <w:t>puede acudir</w:t>
      </w:r>
      <w:r w:rsidRPr="002600CC">
        <w:rPr>
          <w:rFonts w:cs="Arial"/>
          <w:sz w:val="24"/>
          <w:szCs w:val="24"/>
          <w:lang w:val="es-CO"/>
        </w:rPr>
        <w:t xml:space="preserve"> a los ejemplos de formulación de actividades en el siguiente recurso: </w:t>
      </w:r>
      <w:hyperlink w:history="1" r:id="rId11">
        <w:r w:rsidRPr="00B87A90">
          <w:rPr>
            <w:rStyle w:val="Hipervnculo"/>
            <w:rFonts w:cs="Arial"/>
            <w:sz w:val="24"/>
            <w:szCs w:val="24"/>
            <w:lang w:val="es-CO"/>
          </w:rPr>
          <w:t>clic para ver</w:t>
        </w:r>
      </w:hyperlink>
      <w:r w:rsidRPr="002600CC">
        <w:rPr>
          <w:rFonts w:cs="Arial"/>
          <w:sz w:val="24"/>
          <w:szCs w:val="24"/>
          <w:lang w:val="es-CO"/>
        </w:rPr>
        <w:t xml:space="preserve"> </w:t>
      </w:r>
    </w:p>
    <w:p w:rsidRPr="00DC4F82" w:rsidR="00892F1A" w:rsidP="00892F1A" w:rsidRDefault="00892F1A" w14:paraId="2C5C415D" w14:textId="77777777">
      <w:pPr>
        <w:spacing w:after="120" w:line="240" w:lineRule="auto"/>
        <w:jc w:val="both"/>
        <w:rPr>
          <w:rFonts w:cs="Arial"/>
          <w:sz w:val="24"/>
          <w:szCs w:val="24"/>
          <w:lang w:val="es-CO"/>
        </w:rPr>
      </w:pPr>
    </w:p>
    <w:tbl>
      <w:tblPr>
        <w:tblStyle w:val="Tablaconcuadrcula"/>
        <w:tblW w:w="9380" w:type="dxa"/>
        <w:tblInd w:w="108" w:type="dxa"/>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bottom w:w="57" w:type="dxa"/>
        </w:tblCellMar>
        <w:tblLook w:val="04A0" w:firstRow="1" w:lastRow="0" w:firstColumn="1" w:lastColumn="0" w:noHBand="0" w:noVBand="1"/>
      </w:tblPr>
      <w:tblGrid>
        <w:gridCol w:w="1574"/>
        <w:gridCol w:w="7806"/>
      </w:tblGrid>
      <w:tr w:rsidRPr="00A33806" w:rsidR="00DC4F82" w:rsidTr="11DA3E6D" w14:paraId="183988A8" w14:textId="77777777">
        <w:tc>
          <w:tcPr>
            <w:tcW w:w="9380" w:type="dxa"/>
            <w:gridSpan w:val="2"/>
            <w:shd w:val="clear" w:color="auto" w:fill="7B7B7B" w:themeFill="accent3" w:themeFillShade="BF"/>
          </w:tcPr>
          <w:p w:rsidRPr="00146A56" w:rsidR="00DC4F82" w:rsidP="00C5178E" w:rsidRDefault="009E7D2C" w14:paraId="5CB49EB6" w14:textId="218FA89B">
            <w:pPr>
              <w:pStyle w:val="Sinespaciado"/>
              <w:jc w:val="center"/>
              <w:rPr>
                <w:rFonts w:ascii="Calibri" w:hAnsi="Calibri"/>
                <w:b/>
                <w:color w:val="FFFFFF" w:themeColor="background1"/>
                <w:sz w:val="24"/>
                <w:szCs w:val="24"/>
                <w:lang w:val="es-CO"/>
              </w:rPr>
            </w:pPr>
            <w:r>
              <w:rPr>
                <w:rFonts w:ascii="Calibri" w:hAnsi="Calibri"/>
                <w:b/>
                <w:color w:val="FFFFFF" w:themeColor="background1"/>
                <w:sz w:val="24"/>
                <w:szCs w:val="24"/>
                <w:lang w:val="es-CO"/>
              </w:rPr>
              <w:t>INFORMACIÓN GENERAL</w:t>
            </w:r>
            <w:r w:rsidR="00421E61">
              <w:rPr>
                <w:rFonts w:ascii="Calibri" w:hAnsi="Calibri"/>
                <w:b/>
                <w:color w:val="FFFFFF" w:themeColor="background1"/>
                <w:sz w:val="24"/>
                <w:szCs w:val="24"/>
                <w:lang w:val="es-CO"/>
              </w:rPr>
              <w:t xml:space="preserve"> DEL </w:t>
            </w:r>
            <w:r w:rsidR="00155825">
              <w:rPr>
                <w:rFonts w:ascii="Calibri" w:hAnsi="Calibri"/>
                <w:b/>
                <w:color w:val="FFFFFF" w:themeColor="background1"/>
                <w:sz w:val="24"/>
                <w:szCs w:val="24"/>
                <w:lang w:val="es-CO"/>
              </w:rPr>
              <w:t>ESPACIO ACADÉMICO</w:t>
            </w:r>
          </w:p>
        </w:tc>
      </w:tr>
      <w:tr w:rsidRPr="00A33806" w:rsidR="0017598D" w:rsidTr="11DA3E6D" w14:paraId="2C7823D7" w14:textId="77777777">
        <w:trPr>
          <w:trHeight w:val="162"/>
        </w:trPr>
        <w:tc>
          <w:tcPr>
            <w:tcW w:w="2359" w:type="dxa"/>
            <w:shd w:val="clear" w:color="auto" w:fill="F2F2F2" w:themeFill="background1" w:themeFillShade="F2"/>
            <w:tcMar>
              <w:top w:w="28" w:type="dxa"/>
              <w:left w:w="28" w:type="dxa"/>
              <w:bottom w:w="28" w:type="dxa"/>
              <w:right w:w="28" w:type="dxa"/>
            </w:tcMar>
          </w:tcPr>
          <w:p w:rsidRPr="00C27AE4" w:rsidR="00AA6B09" w:rsidP="0012163A" w:rsidRDefault="002A60CF" w14:paraId="4F69665C" w14:textId="178E1FB6">
            <w:pPr>
              <w:pStyle w:val="Sinespaciado"/>
              <w:jc w:val="left"/>
              <w:rPr>
                <w:rFonts w:ascii="Calibri" w:hAnsi="Calibri"/>
                <w:sz w:val="22"/>
                <w:szCs w:val="24"/>
                <w:lang w:val="es-CO"/>
              </w:rPr>
            </w:pPr>
            <w:r>
              <w:rPr>
                <w:rFonts w:ascii="Calibri" w:hAnsi="Calibri"/>
                <w:sz w:val="22"/>
                <w:szCs w:val="24"/>
                <w:lang w:val="es-CO"/>
              </w:rPr>
              <w:t>Unidad académica</w:t>
            </w:r>
            <w:r w:rsidR="004670D0">
              <w:rPr>
                <w:rFonts w:ascii="Calibri" w:hAnsi="Calibri"/>
                <w:sz w:val="22"/>
                <w:szCs w:val="24"/>
                <w:lang w:val="es-CO"/>
              </w:rPr>
              <w:t>/administrativa</w:t>
            </w:r>
          </w:p>
        </w:tc>
        <w:tc>
          <w:tcPr>
            <w:tcW w:w="7021" w:type="dxa"/>
          </w:tcPr>
          <w:p w:rsidRPr="001B7228" w:rsidR="00AA6B09" w:rsidP="00AA6B09" w:rsidRDefault="001B7228" w14:paraId="1988B443" w14:textId="70C25B67">
            <w:pPr>
              <w:pStyle w:val="Sinespaciado"/>
              <w:jc w:val="left"/>
              <w:rPr>
                <w:rFonts w:ascii="Calibri" w:hAnsi="Calibri"/>
                <w:sz w:val="22"/>
                <w:szCs w:val="24"/>
                <w:lang w:val="es-ES"/>
              </w:rPr>
            </w:pPr>
            <w:r w:rsidRPr="001B7228">
              <w:rPr>
                <w:rFonts w:cstheme="minorHAnsi"/>
                <w:color w:val="000000"/>
                <w:sz w:val="22"/>
                <w:lang w:val="es-ES" w:eastAsia="es-CO"/>
              </w:rPr>
              <w:t>Escuela de Ciencias Básicas y Aplicadas</w:t>
            </w:r>
          </w:p>
        </w:tc>
      </w:tr>
      <w:tr w:rsidRPr="00A33806" w:rsidR="001B7228" w:rsidTr="11DA3E6D" w14:paraId="19873D69" w14:textId="77777777">
        <w:trPr>
          <w:trHeight w:val="305"/>
        </w:trPr>
        <w:tc>
          <w:tcPr>
            <w:tcW w:w="2359" w:type="dxa"/>
            <w:shd w:val="clear" w:color="auto" w:fill="F2F2F2" w:themeFill="background1" w:themeFillShade="F2"/>
            <w:tcMar>
              <w:top w:w="28" w:type="dxa"/>
              <w:left w:w="28" w:type="dxa"/>
              <w:bottom w:w="28" w:type="dxa"/>
              <w:right w:w="28" w:type="dxa"/>
            </w:tcMar>
          </w:tcPr>
          <w:p w:rsidRPr="00C27AE4" w:rsidR="001B7228" w:rsidP="001B7228" w:rsidRDefault="001B7228" w14:paraId="269DECA8" w14:textId="2552D0FC">
            <w:pPr>
              <w:pStyle w:val="Sinespaciado"/>
              <w:jc w:val="left"/>
              <w:rPr>
                <w:rFonts w:ascii="Calibri" w:hAnsi="Calibri"/>
                <w:sz w:val="22"/>
                <w:szCs w:val="24"/>
                <w:lang w:val="es-CO"/>
              </w:rPr>
            </w:pPr>
            <w:r w:rsidRPr="00C27AE4">
              <w:rPr>
                <w:rFonts w:ascii="Calibri" w:hAnsi="Calibri"/>
                <w:sz w:val="22"/>
                <w:szCs w:val="24"/>
                <w:lang w:val="es-CO"/>
              </w:rPr>
              <w:t>Programa(s)</w:t>
            </w:r>
          </w:p>
        </w:tc>
        <w:tc>
          <w:tcPr>
            <w:tcW w:w="7021" w:type="dxa"/>
          </w:tcPr>
          <w:p w:rsidRPr="001B7228" w:rsidR="001B7228" w:rsidP="001B7228" w:rsidRDefault="001B7228" w14:paraId="138CBEFA" w14:textId="77A0C09E">
            <w:pPr>
              <w:rPr>
                <w:rFonts w:ascii="Century Gothic" w:hAnsi="Century Gothic"/>
                <w:b/>
                <w:sz w:val="18"/>
                <w:szCs w:val="18"/>
              </w:rPr>
            </w:pPr>
            <w:r w:rsidRPr="006A5868">
              <w:rPr>
                <w:rFonts w:ascii="Century Gothic" w:hAnsi="Century Gothic"/>
                <w:b/>
                <w:sz w:val="18"/>
                <w:szCs w:val="18"/>
              </w:rPr>
              <w:t>Especialización en Análisis Estadístico para Ciencia de Datos</w:t>
            </w:r>
          </w:p>
        </w:tc>
      </w:tr>
      <w:tr w:rsidRPr="00A33806" w:rsidR="001B7228" w:rsidTr="11DA3E6D" w14:paraId="1340A229" w14:textId="77777777">
        <w:trPr>
          <w:trHeight w:val="305"/>
        </w:trPr>
        <w:tc>
          <w:tcPr>
            <w:tcW w:w="2359" w:type="dxa"/>
            <w:shd w:val="clear" w:color="auto" w:fill="F2F2F2" w:themeFill="background1" w:themeFillShade="F2"/>
            <w:tcMar>
              <w:top w:w="28" w:type="dxa"/>
              <w:left w:w="28" w:type="dxa"/>
              <w:bottom w:w="28" w:type="dxa"/>
              <w:right w:w="28" w:type="dxa"/>
            </w:tcMar>
          </w:tcPr>
          <w:p w:rsidRPr="00C27AE4" w:rsidR="001B7228" w:rsidP="001B7228" w:rsidRDefault="001B7228" w14:paraId="1803BD1C" w14:textId="49AD4400">
            <w:pPr>
              <w:pStyle w:val="Sinespaciado"/>
              <w:jc w:val="left"/>
              <w:rPr>
                <w:rFonts w:ascii="Calibri" w:hAnsi="Calibri"/>
                <w:sz w:val="22"/>
                <w:szCs w:val="24"/>
                <w:lang w:val="es-CO"/>
              </w:rPr>
            </w:pPr>
            <w:r w:rsidRPr="00C27AE4">
              <w:rPr>
                <w:rFonts w:ascii="Calibri" w:hAnsi="Calibri"/>
                <w:sz w:val="22"/>
                <w:szCs w:val="24"/>
                <w:lang w:val="es-CO"/>
              </w:rPr>
              <w:t>Nombre del espacio académico</w:t>
            </w:r>
          </w:p>
        </w:tc>
        <w:tc>
          <w:tcPr>
            <w:tcW w:w="7021" w:type="dxa"/>
          </w:tcPr>
          <w:p w:rsidRPr="00010D95" w:rsidR="001B7228" w:rsidP="001B7228" w:rsidRDefault="00010D95" w14:paraId="627A9205" w14:textId="16AAADF2">
            <w:pPr>
              <w:pStyle w:val="Sinespaciado"/>
              <w:jc w:val="left"/>
              <w:rPr>
                <w:rFonts w:ascii="Calibri" w:hAnsi="Calibri"/>
                <w:sz w:val="22"/>
                <w:szCs w:val="24"/>
                <w:lang w:val="es-ES"/>
              </w:rPr>
            </w:pPr>
            <w:r w:rsidRPr="00E676EA">
              <w:rPr>
                <w:rFonts w:ascii="Century Gothic" w:hAnsi="Century Gothic" w:cs="Segoe UI"/>
                <w:sz w:val="18"/>
                <w:szCs w:val="18"/>
                <w:lang w:val="es-ES" w:eastAsia="es-CO"/>
              </w:rPr>
              <w:t>Fundamentos de matemáticas y estadística</w:t>
            </w:r>
            <w:r w:rsidRPr="00010D95">
              <w:rPr>
                <w:rFonts w:ascii="Century Gothic" w:hAnsi="Century Gothic" w:cs="Segoe UI"/>
                <w:sz w:val="18"/>
                <w:szCs w:val="18"/>
                <w:lang w:val="es-ES" w:eastAsia="es-CO"/>
              </w:rPr>
              <w:t> </w:t>
            </w:r>
          </w:p>
        </w:tc>
      </w:tr>
      <w:tr w:rsidRPr="00A33806" w:rsidR="001B7228" w:rsidTr="11DA3E6D" w14:paraId="37CD69D4" w14:textId="77777777">
        <w:trPr>
          <w:trHeight w:val="305"/>
        </w:trPr>
        <w:tc>
          <w:tcPr>
            <w:tcW w:w="2359" w:type="dxa"/>
            <w:shd w:val="clear" w:color="auto" w:fill="F2F2F2" w:themeFill="background1" w:themeFillShade="F2"/>
            <w:tcMar>
              <w:top w:w="28" w:type="dxa"/>
              <w:left w:w="28" w:type="dxa"/>
              <w:bottom w:w="28" w:type="dxa"/>
              <w:right w:w="28" w:type="dxa"/>
            </w:tcMar>
          </w:tcPr>
          <w:p w:rsidRPr="00C27AE4" w:rsidR="001B7228" w:rsidP="001B7228" w:rsidRDefault="001B7228" w14:paraId="3199B84A" w14:textId="25431559">
            <w:pPr>
              <w:pStyle w:val="Sinespaciado"/>
              <w:jc w:val="left"/>
              <w:rPr>
                <w:rFonts w:ascii="Calibri" w:hAnsi="Calibri"/>
                <w:sz w:val="22"/>
                <w:szCs w:val="24"/>
                <w:lang w:val="es-CO"/>
              </w:rPr>
            </w:pPr>
            <w:r w:rsidRPr="00C27AE4">
              <w:rPr>
                <w:rFonts w:ascii="Calibri" w:hAnsi="Calibri"/>
                <w:sz w:val="22"/>
                <w:szCs w:val="24"/>
                <w:lang w:val="es-CO"/>
              </w:rPr>
              <w:t>Créditos</w:t>
            </w:r>
          </w:p>
        </w:tc>
        <w:tc>
          <w:tcPr>
            <w:tcW w:w="7021" w:type="dxa"/>
          </w:tcPr>
          <w:p w:rsidRPr="00C27AE4" w:rsidR="001B7228" w:rsidP="001B7228" w:rsidRDefault="00010D95" w14:paraId="713FCDF7" w14:textId="07E6CB13">
            <w:pPr>
              <w:pStyle w:val="Sinespaciado"/>
              <w:jc w:val="left"/>
              <w:rPr>
                <w:rFonts w:ascii="Calibri" w:hAnsi="Calibri"/>
                <w:sz w:val="22"/>
                <w:szCs w:val="24"/>
                <w:lang w:val="es-CO"/>
              </w:rPr>
            </w:pPr>
            <w:r>
              <w:rPr>
                <w:rFonts w:ascii="Calibri" w:hAnsi="Calibri"/>
                <w:sz w:val="22"/>
                <w:szCs w:val="24"/>
                <w:lang w:val="es-CO"/>
              </w:rPr>
              <w:t>2</w:t>
            </w:r>
          </w:p>
        </w:tc>
      </w:tr>
      <w:tr w:rsidRPr="00A33806" w:rsidR="001B7228" w:rsidTr="11DA3E6D" w14:paraId="5AC48090" w14:textId="77777777">
        <w:trPr>
          <w:trHeight w:val="22"/>
        </w:trPr>
        <w:tc>
          <w:tcPr>
            <w:tcW w:w="2359" w:type="dxa"/>
            <w:shd w:val="clear" w:color="auto" w:fill="A8D08D" w:themeFill="accent6" w:themeFillTint="99"/>
            <w:tcMar>
              <w:top w:w="28" w:type="dxa"/>
              <w:left w:w="28" w:type="dxa"/>
              <w:bottom w:w="28" w:type="dxa"/>
              <w:right w:w="28" w:type="dxa"/>
            </w:tcMar>
          </w:tcPr>
          <w:p w:rsidRPr="00C27AE4" w:rsidR="001B7228" w:rsidP="001B7228" w:rsidRDefault="001B7228" w14:paraId="5E61AF79" w14:textId="03691946">
            <w:pPr>
              <w:pStyle w:val="Sinespaciado"/>
              <w:jc w:val="left"/>
              <w:rPr>
                <w:rFonts w:ascii="Calibri" w:hAnsi="Calibri"/>
                <w:sz w:val="22"/>
                <w:szCs w:val="24"/>
                <w:lang w:val="es-CO"/>
              </w:rPr>
            </w:pPr>
            <w:r>
              <w:rPr>
                <w:rFonts w:ascii="Calibri" w:hAnsi="Calibri"/>
                <w:sz w:val="22"/>
                <w:szCs w:val="24"/>
                <w:lang w:val="es-CO"/>
              </w:rPr>
              <w:t>Asesor(a)</w:t>
            </w:r>
            <w:r w:rsidRPr="00C27AE4">
              <w:rPr>
                <w:rFonts w:ascii="Calibri" w:hAnsi="Calibri"/>
                <w:sz w:val="22"/>
                <w:szCs w:val="24"/>
                <w:lang w:val="es-CO"/>
              </w:rPr>
              <w:t xml:space="preserve"> </w:t>
            </w:r>
            <w:r>
              <w:rPr>
                <w:rFonts w:ascii="Calibri" w:hAnsi="Calibri"/>
                <w:sz w:val="22"/>
                <w:szCs w:val="24"/>
                <w:lang w:val="es-CO"/>
              </w:rPr>
              <w:t>tecno</w:t>
            </w:r>
            <w:r w:rsidRPr="00C27AE4">
              <w:rPr>
                <w:rFonts w:ascii="Calibri" w:hAnsi="Calibri"/>
                <w:sz w:val="22"/>
                <w:szCs w:val="24"/>
                <w:lang w:val="es-CO"/>
              </w:rPr>
              <w:t xml:space="preserve">pedagógico </w:t>
            </w:r>
            <w:r>
              <w:rPr>
                <w:rFonts w:ascii="Calibri" w:hAnsi="Calibri"/>
                <w:sz w:val="22"/>
                <w:szCs w:val="24"/>
                <w:lang w:val="es-CO"/>
              </w:rPr>
              <w:t>(a)</w:t>
            </w:r>
            <w:r w:rsidRPr="00C27AE4">
              <w:rPr>
                <w:rFonts w:ascii="Calibri" w:hAnsi="Calibri"/>
                <w:sz w:val="22"/>
                <w:szCs w:val="24"/>
                <w:lang w:val="es-CO"/>
              </w:rPr>
              <w:br/>
            </w:r>
            <w:r w:rsidRPr="00C27AE4">
              <w:rPr>
                <w:rFonts w:ascii="Calibri" w:hAnsi="Calibri"/>
                <w:sz w:val="18"/>
                <w:szCs w:val="18"/>
                <w:lang w:val="es-CO"/>
              </w:rPr>
              <w:t>(</w:t>
            </w:r>
            <w:r w:rsidRPr="00C27AE4">
              <w:rPr>
                <w:rFonts w:ascii="Calibri" w:hAnsi="Calibri"/>
                <w:i/>
                <w:sz w:val="18"/>
                <w:szCs w:val="18"/>
                <w:lang w:val="es-CO"/>
              </w:rPr>
              <w:t>lo completa D</w:t>
            </w:r>
            <w:r>
              <w:rPr>
                <w:rFonts w:ascii="Calibri" w:hAnsi="Calibri"/>
                <w:i/>
                <w:sz w:val="18"/>
                <w:szCs w:val="18"/>
                <w:lang w:val="es-CO"/>
              </w:rPr>
              <w:t>E</w:t>
            </w:r>
            <w:r w:rsidRPr="00C27AE4">
              <w:rPr>
                <w:rFonts w:ascii="Calibri" w:hAnsi="Calibri"/>
                <w:i/>
                <w:sz w:val="18"/>
                <w:szCs w:val="18"/>
                <w:lang w:val="es-CO"/>
              </w:rPr>
              <w:t>E</w:t>
            </w:r>
            <w:r w:rsidRPr="00C27AE4">
              <w:rPr>
                <w:rFonts w:ascii="Calibri" w:hAnsi="Calibri"/>
                <w:sz w:val="18"/>
                <w:szCs w:val="18"/>
                <w:lang w:val="es-CO"/>
              </w:rPr>
              <w:t>)</w:t>
            </w:r>
          </w:p>
        </w:tc>
        <w:tc>
          <w:tcPr>
            <w:tcW w:w="7021" w:type="dxa"/>
          </w:tcPr>
          <w:p w:rsidRPr="00C27AE4" w:rsidR="001B7228" w:rsidP="001B7228" w:rsidRDefault="00422056" w14:paraId="64959D68" w14:textId="6BBC6E77">
            <w:pPr>
              <w:pStyle w:val="Sinespaciado"/>
              <w:jc w:val="left"/>
              <w:rPr>
                <w:rFonts w:ascii="Calibri" w:hAnsi="Calibri"/>
                <w:sz w:val="22"/>
                <w:szCs w:val="24"/>
                <w:lang w:val="es-CO"/>
              </w:rPr>
            </w:pPr>
            <w:r>
              <w:rPr>
                <w:rFonts w:ascii="Calibri" w:hAnsi="Calibri"/>
                <w:sz w:val="22"/>
                <w:szCs w:val="24"/>
                <w:lang w:val="es-CO"/>
              </w:rPr>
              <w:t>Yiny Paola Cárdenas</w:t>
            </w:r>
          </w:p>
        </w:tc>
      </w:tr>
      <w:tr w:rsidRPr="00A33806" w:rsidR="001B7228" w:rsidTr="11DA3E6D" w14:paraId="56E60433" w14:textId="77777777">
        <w:trPr>
          <w:trHeight w:val="305"/>
        </w:trPr>
        <w:tc>
          <w:tcPr>
            <w:tcW w:w="2359" w:type="dxa"/>
            <w:shd w:val="clear" w:color="auto" w:fill="A8D08D" w:themeFill="accent6" w:themeFillTint="99"/>
            <w:tcMar>
              <w:top w:w="28" w:type="dxa"/>
              <w:left w:w="28" w:type="dxa"/>
              <w:bottom w:w="28" w:type="dxa"/>
              <w:right w:w="28" w:type="dxa"/>
            </w:tcMar>
          </w:tcPr>
          <w:p w:rsidRPr="00C27AE4" w:rsidR="001B7228" w:rsidP="001B7228" w:rsidRDefault="001B7228" w14:paraId="3F84EFBA" w14:textId="3831B24E">
            <w:pPr>
              <w:pStyle w:val="Sinespaciado"/>
              <w:jc w:val="left"/>
              <w:rPr>
                <w:rFonts w:ascii="Calibri" w:hAnsi="Calibri"/>
                <w:sz w:val="22"/>
                <w:szCs w:val="24"/>
                <w:lang w:val="es-CO"/>
              </w:rPr>
            </w:pPr>
            <w:r w:rsidRPr="00C27AE4">
              <w:rPr>
                <w:rFonts w:ascii="Calibri" w:hAnsi="Calibri"/>
                <w:sz w:val="22"/>
                <w:szCs w:val="24"/>
                <w:lang w:val="es-CO"/>
              </w:rPr>
              <w:t>Adecuador</w:t>
            </w:r>
            <w:r>
              <w:rPr>
                <w:rFonts w:ascii="Calibri" w:hAnsi="Calibri"/>
                <w:sz w:val="22"/>
                <w:szCs w:val="24"/>
                <w:lang w:val="es-CO"/>
              </w:rPr>
              <w:t>(a)</w:t>
            </w:r>
            <w:r w:rsidRPr="00C27AE4">
              <w:rPr>
                <w:rFonts w:ascii="Calibri" w:hAnsi="Calibri"/>
                <w:sz w:val="22"/>
                <w:szCs w:val="24"/>
                <w:lang w:val="es-CO"/>
              </w:rPr>
              <w:t xml:space="preserve"> pedagógico</w:t>
            </w:r>
            <w:r>
              <w:rPr>
                <w:rFonts w:ascii="Calibri" w:hAnsi="Calibri"/>
                <w:sz w:val="22"/>
                <w:szCs w:val="24"/>
                <w:lang w:val="es-CO"/>
              </w:rPr>
              <w:t xml:space="preserve">(a) </w:t>
            </w:r>
            <w:r w:rsidRPr="00C27AE4">
              <w:rPr>
                <w:rFonts w:ascii="Calibri" w:hAnsi="Calibri"/>
                <w:sz w:val="18"/>
                <w:szCs w:val="18"/>
                <w:lang w:val="es-CO"/>
              </w:rPr>
              <w:t>(</w:t>
            </w:r>
            <w:r w:rsidRPr="00C27AE4">
              <w:rPr>
                <w:rFonts w:ascii="Calibri" w:hAnsi="Calibri"/>
                <w:i/>
                <w:sz w:val="18"/>
                <w:szCs w:val="18"/>
                <w:lang w:val="es-CO"/>
              </w:rPr>
              <w:t>lo completa D</w:t>
            </w:r>
            <w:r>
              <w:rPr>
                <w:rFonts w:ascii="Calibri" w:hAnsi="Calibri"/>
                <w:i/>
                <w:sz w:val="18"/>
                <w:szCs w:val="18"/>
                <w:lang w:val="es-CO"/>
              </w:rPr>
              <w:t>E</w:t>
            </w:r>
            <w:r w:rsidRPr="00C27AE4">
              <w:rPr>
                <w:rFonts w:ascii="Calibri" w:hAnsi="Calibri"/>
                <w:i/>
                <w:sz w:val="18"/>
                <w:szCs w:val="18"/>
                <w:lang w:val="es-CO"/>
              </w:rPr>
              <w:t>E</w:t>
            </w:r>
            <w:r w:rsidRPr="00C27AE4">
              <w:rPr>
                <w:rFonts w:ascii="Calibri" w:hAnsi="Calibri"/>
                <w:sz w:val="18"/>
                <w:szCs w:val="18"/>
                <w:lang w:val="es-CO"/>
              </w:rPr>
              <w:t>)</w:t>
            </w:r>
          </w:p>
        </w:tc>
        <w:tc>
          <w:tcPr>
            <w:tcW w:w="7021" w:type="dxa"/>
          </w:tcPr>
          <w:p w:rsidRPr="00C27AE4" w:rsidR="001B7228" w:rsidP="001B7228" w:rsidRDefault="001B7228" w14:paraId="69ED7D1F" w14:textId="77777777">
            <w:pPr>
              <w:pStyle w:val="Sinespaciado"/>
              <w:jc w:val="left"/>
              <w:rPr>
                <w:rFonts w:ascii="Calibri" w:hAnsi="Calibri"/>
                <w:sz w:val="22"/>
                <w:szCs w:val="24"/>
                <w:lang w:val="es-CO"/>
              </w:rPr>
            </w:pPr>
          </w:p>
        </w:tc>
      </w:tr>
      <w:tr w:rsidRPr="00A33806" w:rsidR="001B7228" w:rsidTr="11DA3E6D" w14:paraId="76680FEA" w14:textId="77777777">
        <w:trPr>
          <w:trHeight w:val="305"/>
        </w:trPr>
        <w:tc>
          <w:tcPr>
            <w:tcW w:w="2359" w:type="dxa"/>
            <w:shd w:val="clear" w:color="auto" w:fill="FFE599" w:themeFill="accent4" w:themeFillTint="66"/>
            <w:tcMar>
              <w:top w:w="28" w:type="dxa"/>
              <w:left w:w="28" w:type="dxa"/>
              <w:bottom w:w="28" w:type="dxa"/>
              <w:right w:w="28" w:type="dxa"/>
            </w:tcMar>
          </w:tcPr>
          <w:p w:rsidRPr="00C27AE4" w:rsidR="001B7228" w:rsidP="001B7228" w:rsidRDefault="001B7228" w14:paraId="2616EC0A" w14:textId="3F1C02B2">
            <w:pPr>
              <w:pStyle w:val="Sinespaciado"/>
              <w:jc w:val="left"/>
              <w:rPr>
                <w:rFonts w:ascii="Calibri" w:hAnsi="Calibri"/>
                <w:sz w:val="22"/>
                <w:szCs w:val="24"/>
                <w:lang w:val="es-CO"/>
              </w:rPr>
            </w:pPr>
            <w:r w:rsidRPr="00C27AE4">
              <w:rPr>
                <w:rFonts w:ascii="Calibri" w:hAnsi="Calibri"/>
                <w:sz w:val="22"/>
                <w:szCs w:val="24"/>
                <w:lang w:val="es-CO"/>
              </w:rPr>
              <w:t xml:space="preserve">Fecha </w:t>
            </w:r>
            <w:r>
              <w:rPr>
                <w:rFonts w:ascii="Calibri" w:hAnsi="Calibri"/>
                <w:sz w:val="22"/>
                <w:szCs w:val="24"/>
                <w:lang w:val="es-CO"/>
              </w:rPr>
              <w:t>elaboración</w:t>
            </w:r>
          </w:p>
        </w:tc>
        <w:tc>
          <w:tcPr>
            <w:tcW w:w="7021" w:type="dxa"/>
          </w:tcPr>
          <w:p w:rsidRPr="00C27AE4" w:rsidR="001B7228" w:rsidP="001B7228" w:rsidRDefault="00010D95" w14:paraId="586A05A9" w14:textId="511C111B">
            <w:pPr>
              <w:pStyle w:val="Sinespaciado"/>
              <w:jc w:val="left"/>
              <w:rPr>
                <w:rFonts w:ascii="Calibri" w:hAnsi="Calibri"/>
                <w:sz w:val="22"/>
                <w:szCs w:val="24"/>
                <w:lang w:val="es-CO"/>
              </w:rPr>
            </w:pPr>
            <w:r>
              <w:rPr>
                <w:rFonts w:ascii="Calibri" w:hAnsi="Calibri"/>
                <w:sz w:val="22"/>
                <w:szCs w:val="24"/>
                <w:lang w:val="es-CO"/>
              </w:rPr>
              <w:t>Septiembre de 2022</w:t>
            </w:r>
          </w:p>
        </w:tc>
      </w:tr>
      <w:tr w:rsidRPr="00A33806" w:rsidR="001B7228" w:rsidTr="11DA3E6D" w14:paraId="26818481" w14:textId="77777777">
        <w:trPr>
          <w:trHeight w:val="305"/>
        </w:trPr>
        <w:tc>
          <w:tcPr>
            <w:tcW w:w="2359" w:type="dxa"/>
            <w:shd w:val="clear" w:color="auto" w:fill="FFE599" w:themeFill="accent4" w:themeFillTint="66"/>
            <w:tcMar>
              <w:top w:w="28" w:type="dxa"/>
              <w:left w:w="28" w:type="dxa"/>
              <w:bottom w:w="28" w:type="dxa"/>
              <w:right w:w="28" w:type="dxa"/>
            </w:tcMar>
          </w:tcPr>
          <w:p w:rsidRPr="00C27AE4" w:rsidR="001B7228" w:rsidP="001B7228" w:rsidRDefault="001B7228" w14:paraId="1DC7FAEB" w14:textId="150DF878">
            <w:pPr>
              <w:pStyle w:val="Sinespaciado"/>
              <w:jc w:val="left"/>
              <w:rPr>
                <w:rFonts w:ascii="Calibri" w:hAnsi="Calibri"/>
                <w:sz w:val="22"/>
                <w:szCs w:val="24"/>
                <w:lang w:val="es-CO"/>
              </w:rPr>
            </w:pPr>
            <w:r w:rsidRPr="00C27AE4">
              <w:rPr>
                <w:rFonts w:ascii="Calibri" w:hAnsi="Calibri"/>
                <w:sz w:val="22"/>
                <w:szCs w:val="24"/>
                <w:lang w:val="es-CO"/>
              </w:rPr>
              <w:t>Fecha actualización</w:t>
            </w:r>
          </w:p>
        </w:tc>
        <w:tc>
          <w:tcPr>
            <w:tcW w:w="7021" w:type="dxa"/>
          </w:tcPr>
          <w:p w:rsidRPr="00C27AE4" w:rsidR="001B7228" w:rsidP="001B7228" w:rsidRDefault="001B7228" w14:paraId="1BF1CE3C" w14:textId="77777777">
            <w:pPr>
              <w:pStyle w:val="Sinespaciado"/>
              <w:jc w:val="left"/>
              <w:rPr>
                <w:rFonts w:ascii="Calibri" w:hAnsi="Calibri"/>
                <w:sz w:val="22"/>
                <w:szCs w:val="24"/>
                <w:lang w:val="es-CO"/>
              </w:rPr>
            </w:pPr>
          </w:p>
        </w:tc>
      </w:tr>
      <w:tr w:rsidRPr="00A33806" w:rsidR="001B7228" w:rsidTr="11DA3E6D" w14:paraId="0CAF8F10" w14:textId="77777777">
        <w:trPr>
          <w:trHeight w:val="305"/>
        </w:trPr>
        <w:tc>
          <w:tcPr>
            <w:tcW w:w="9380" w:type="dxa"/>
            <w:gridSpan w:val="2"/>
            <w:shd w:val="clear" w:color="auto" w:fill="BFBFBF" w:themeFill="background1" w:themeFillShade="BF"/>
          </w:tcPr>
          <w:p w:rsidRPr="002A60CF" w:rsidR="001B7228" w:rsidP="001B7228" w:rsidRDefault="001B7228" w14:paraId="4F3A5A85" w14:textId="7B8DC64D">
            <w:pPr>
              <w:pStyle w:val="Sinespaciado"/>
              <w:jc w:val="left"/>
              <w:rPr>
                <w:rFonts w:ascii="Calibri" w:hAnsi="Calibri"/>
                <w:sz w:val="24"/>
                <w:szCs w:val="24"/>
                <w:lang w:val="es-CO"/>
              </w:rPr>
            </w:pPr>
            <w:r>
              <w:rPr>
                <w:rFonts w:ascii="Calibri" w:hAnsi="Calibri"/>
                <w:sz w:val="24"/>
                <w:szCs w:val="24"/>
                <w:lang w:val="es-CO"/>
              </w:rPr>
              <w:t>Autor(es) del diseño del espacio académico (modalidad e-learning)</w:t>
            </w:r>
          </w:p>
        </w:tc>
      </w:tr>
      <w:tr w:rsidRPr="00A33806" w:rsidR="001B7228" w:rsidTr="11DA3E6D" w14:paraId="6AE86993" w14:textId="77777777">
        <w:trPr>
          <w:trHeight w:val="305"/>
        </w:trPr>
        <w:tc>
          <w:tcPr>
            <w:tcW w:w="2359" w:type="dxa"/>
            <w:shd w:val="clear" w:color="auto" w:fill="auto"/>
          </w:tcPr>
          <w:p w:rsidR="001B7228" w:rsidP="001B7228" w:rsidRDefault="001B7228" w14:paraId="0B3A446A" w14:textId="1D568CAC">
            <w:pPr>
              <w:pStyle w:val="Sinespaciado"/>
              <w:jc w:val="left"/>
              <w:rPr>
                <w:rFonts w:ascii="Calibri" w:hAnsi="Calibri"/>
                <w:sz w:val="24"/>
                <w:szCs w:val="24"/>
                <w:lang w:val="es-CO"/>
              </w:rPr>
            </w:pPr>
            <w:r w:rsidRPr="00C27AE4">
              <w:rPr>
                <w:rFonts w:ascii="Calibri" w:hAnsi="Calibri"/>
                <w:sz w:val="22"/>
                <w:szCs w:val="24"/>
                <w:lang w:val="es-CO"/>
              </w:rPr>
              <w:t>Nombres y Apellidos</w:t>
            </w:r>
          </w:p>
        </w:tc>
        <w:tc>
          <w:tcPr>
            <w:tcW w:w="7021" w:type="dxa"/>
            <w:shd w:val="clear" w:color="auto" w:fill="auto"/>
          </w:tcPr>
          <w:p w:rsidR="001B7228" w:rsidP="001B7228" w:rsidRDefault="009B5458" w14:paraId="2EE6E4E8" w14:textId="6CF65F75">
            <w:pPr>
              <w:pStyle w:val="Sinespaciado"/>
              <w:jc w:val="left"/>
              <w:rPr>
                <w:rFonts w:ascii="Calibri" w:hAnsi="Calibri"/>
                <w:sz w:val="24"/>
                <w:szCs w:val="24"/>
                <w:lang w:val="es-CO"/>
              </w:rPr>
            </w:pPr>
            <w:r>
              <w:rPr>
                <w:rFonts w:ascii="Calibri" w:hAnsi="Calibri"/>
                <w:sz w:val="24"/>
                <w:szCs w:val="24"/>
                <w:lang w:val="es-CO"/>
              </w:rPr>
              <w:t>ANA ISABEL TENJO MORALES</w:t>
            </w:r>
          </w:p>
        </w:tc>
      </w:tr>
      <w:tr w:rsidRPr="00A33806" w:rsidR="001B7228" w:rsidTr="11DA3E6D" w14:paraId="1170F72B" w14:textId="77777777">
        <w:trPr>
          <w:trHeight w:val="305"/>
        </w:trPr>
        <w:tc>
          <w:tcPr>
            <w:tcW w:w="2359" w:type="dxa"/>
            <w:shd w:val="clear" w:color="auto" w:fill="auto"/>
          </w:tcPr>
          <w:p w:rsidR="001B7228" w:rsidP="001B7228" w:rsidRDefault="001B7228" w14:paraId="68F9F7F8" w14:textId="6F75A6F1">
            <w:pPr>
              <w:pStyle w:val="Sinespaciado"/>
              <w:jc w:val="left"/>
              <w:rPr>
                <w:rFonts w:ascii="Calibri" w:hAnsi="Calibri"/>
                <w:sz w:val="24"/>
                <w:szCs w:val="24"/>
                <w:lang w:val="es-CO"/>
              </w:rPr>
            </w:pPr>
            <w:r>
              <w:rPr>
                <w:rFonts w:ascii="Calibri" w:hAnsi="Calibri"/>
                <w:sz w:val="22"/>
                <w:szCs w:val="24"/>
                <w:lang w:val="es-CO"/>
              </w:rPr>
              <w:t>Perfil profesional de cada autor</w:t>
            </w:r>
          </w:p>
        </w:tc>
        <w:tc>
          <w:tcPr>
            <w:tcW w:w="7021" w:type="dxa"/>
            <w:shd w:val="clear" w:color="auto" w:fill="auto"/>
          </w:tcPr>
          <w:p w:rsidR="00D67FCA" w:rsidP="00D67FCA" w:rsidRDefault="00D67FCA" w14:paraId="1D53C97C" w14:textId="2C0AD09B">
            <w:r>
              <w:t xml:space="preserve">Especialista en estadística y </w:t>
            </w:r>
            <w:r w:rsidRPr="00493135">
              <w:t>M</w:t>
            </w:r>
            <w:r>
              <w:t xml:space="preserve">agister </w:t>
            </w:r>
            <w:r w:rsidRPr="00493135">
              <w:t>en Ciencias Estadística de la Universidad Nacional de Colombia. Miembro del grupo de investigación En Ecología y medio Ambiente de la Universidad de La Salle. Experiencia en el p</w:t>
            </w:r>
            <w:r w:rsidRPr="002D7EB6">
              <w:t>lanteamiento, organización, diseño de instrumentos</w:t>
            </w:r>
            <w:r>
              <w:t>, uso de software especializado</w:t>
            </w:r>
            <w:r w:rsidRPr="002D7EB6">
              <w:t xml:space="preserve"> y análisis </w:t>
            </w:r>
            <w:r>
              <w:t xml:space="preserve">estadístico multivariado </w:t>
            </w:r>
            <w:r w:rsidRPr="002D7EB6">
              <w:t xml:space="preserve">de </w:t>
            </w:r>
            <w:r w:rsidRPr="002D7EB6">
              <w:t>datos cualitativos y</w:t>
            </w:r>
            <w:r>
              <w:t xml:space="preserve"> </w:t>
            </w:r>
            <w:r w:rsidRPr="002D7EB6">
              <w:t>cuantitativos</w:t>
            </w:r>
            <w:r>
              <w:t xml:space="preserve"> para el</w:t>
            </w:r>
            <w:r w:rsidRPr="00493135">
              <w:t xml:space="preserve"> desarrollo de proyectos de investigación y extensión en múltiples áreas como son: educación, ciencias, salud, medio ambiente, estudios de suelos, procesos de producción, seguros agropecuarios, emprendimiento, entre otros. Ha participado como investigadora para apoyar los procesos estadísticos de investigación en grupos interdisciplinarios</w:t>
            </w:r>
            <w:r>
              <w:t xml:space="preserve">; </w:t>
            </w:r>
            <w:r w:rsidRPr="00493135">
              <w:t xml:space="preserve">y como par evaluador en la revisión de artículos con contenido estadístico especializado </w:t>
            </w:r>
            <w:r>
              <w:t>para</w:t>
            </w:r>
            <w:r w:rsidRPr="00493135">
              <w:t xml:space="preserve"> investigación, </w:t>
            </w:r>
            <w:r>
              <w:t>en</w:t>
            </w:r>
            <w:r w:rsidRPr="00493135">
              <w:t xml:space="preserve"> revistas indexadas de orden nacional e internacional. </w:t>
            </w:r>
          </w:p>
          <w:p w:rsidRPr="00D67FCA" w:rsidR="001B7228" w:rsidP="001B7228" w:rsidRDefault="001B7228" w14:paraId="075CE2AF" w14:textId="0C9FC94B">
            <w:pPr>
              <w:pStyle w:val="Sinespaciado"/>
              <w:jc w:val="left"/>
              <w:rPr>
                <w:rFonts w:ascii="Calibri" w:hAnsi="Calibri"/>
                <w:sz w:val="24"/>
                <w:szCs w:val="24"/>
                <w:lang w:val="es-ES_tradnl"/>
              </w:rPr>
            </w:pPr>
          </w:p>
        </w:tc>
      </w:tr>
      <w:tr w:rsidRPr="00A33806" w:rsidR="001B7228" w:rsidTr="11DA3E6D" w14:paraId="1AD74990" w14:textId="77777777">
        <w:trPr>
          <w:trHeight w:val="305"/>
        </w:trPr>
        <w:tc>
          <w:tcPr>
            <w:tcW w:w="2359" w:type="dxa"/>
            <w:shd w:val="clear" w:color="auto" w:fill="auto"/>
          </w:tcPr>
          <w:p w:rsidR="001B7228" w:rsidP="001B7228" w:rsidRDefault="001B7228" w14:paraId="0BF2B91E" w14:textId="7F525DF4">
            <w:pPr>
              <w:pStyle w:val="Sinespaciado"/>
              <w:jc w:val="left"/>
              <w:rPr>
                <w:rFonts w:ascii="Calibri" w:hAnsi="Calibri"/>
                <w:sz w:val="22"/>
                <w:szCs w:val="24"/>
                <w:lang w:val="es-CO"/>
              </w:rPr>
            </w:pPr>
            <w:r>
              <w:rPr>
                <w:rFonts w:ascii="Calibri" w:hAnsi="Calibri"/>
                <w:sz w:val="22"/>
                <w:szCs w:val="24"/>
                <w:lang w:val="es-CO"/>
              </w:rPr>
              <w:t>Link al CVLAC (hoja de vida en línea)</w:t>
            </w:r>
          </w:p>
        </w:tc>
        <w:tc>
          <w:tcPr>
            <w:tcW w:w="7021" w:type="dxa"/>
            <w:shd w:val="clear" w:color="auto" w:fill="auto"/>
          </w:tcPr>
          <w:p w:rsidR="001B7228" w:rsidP="001B7228" w:rsidRDefault="00000000" w14:paraId="33CC7F77" w14:textId="61AD0FAC">
            <w:pPr>
              <w:pStyle w:val="Sinespaciado"/>
              <w:jc w:val="left"/>
              <w:rPr>
                <w:rFonts w:ascii="Calibri" w:hAnsi="Calibri"/>
                <w:sz w:val="24"/>
                <w:szCs w:val="24"/>
                <w:lang w:val="es-CO"/>
              </w:rPr>
            </w:pPr>
            <w:hyperlink w:history="1" r:id="rId12">
              <w:r w:rsidRPr="00426722" w:rsidR="00D67FCA">
                <w:rPr>
                  <w:rStyle w:val="Hipervnculo"/>
                  <w:rFonts w:ascii="Calibri" w:hAnsi="Calibri"/>
                  <w:sz w:val="24"/>
                  <w:szCs w:val="24"/>
                  <w:lang w:val="es-CO"/>
                </w:rPr>
                <w:t>https://scholar.google.com/citations?user=yLWzUikAAAAJ&amp;hl=es</w:t>
              </w:r>
            </w:hyperlink>
          </w:p>
          <w:p w:rsidR="00D67FCA" w:rsidP="001B7228" w:rsidRDefault="00771499" w14:paraId="79B4741C" w14:textId="4EA5AE0E">
            <w:pPr>
              <w:pStyle w:val="Sinespaciado"/>
              <w:jc w:val="left"/>
              <w:rPr>
                <w:rFonts w:ascii="Calibri" w:hAnsi="Calibri"/>
                <w:sz w:val="24"/>
                <w:szCs w:val="24"/>
                <w:lang w:val="es-CO"/>
              </w:rPr>
            </w:pPr>
            <w:r w:rsidRPr="00771499">
              <w:rPr>
                <w:rFonts w:ascii="Calibri" w:hAnsi="Calibri"/>
                <w:noProof/>
                <w:sz w:val="24"/>
                <w:szCs w:val="24"/>
                <w:lang w:val="es-CO"/>
              </w:rPr>
              <w:drawing>
                <wp:inline distT="0" distB="0" distL="0" distR="0" wp14:anchorId="6155B6A8" wp14:editId="1F440277">
                  <wp:extent cx="4811577" cy="228600"/>
                  <wp:effectExtent l="0" t="0" r="8255"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15100" cy="228767"/>
                          </a:xfrm>
                          <a:prstGeom prst="rect">
                            <a:avLst/>
                          </a:prstGeom>
                          <a:noFill/>
                          <a:ln>
                            <a:noFill/>
                          </a:ln>
                        </pic:spPr>
                      </pic:pic>
                    </a:graphicData>
                  </a:graphic>
                </wp:inline>
              </w:drawing>
            </w:r>
          </w:p>
        </w:tc>
      </w:tr>
      <w:tr w:rsidRPr="00A33806" w:rsidR="001B7228" w:rsidTr="11DA3E6D" w14:paraId="2BF3C11A" w14:textId="77777777">
        <w:trPr>
          <w:trHeight w:val="305"/>
        </w:trPr>
        <w:tc>
          <w:tcPr>
            <w:tcW w:w="2359" w:type="dxa"/>
            <w:shd w:val="clear" w:color="auto" w:fill="auto"/>
          </w:tcPr>
          <w:p w:rsidR="001B7228" w:rsidP="001B7228" w:rsidRDefault="001B7228" w14:paraId="4FD7A889" w14:textId="3B5AD118">
            <w:pPr>
              <w:pStyle w:val="Sinespaciado"/>
              <w:jc w:val="left"/>
              <w:rPr>
                <w:rFonts w:ascii="Calibri" w:hAnsi="Calibri"/>
                <w:sz w:val="22"/>
                <w:szCs w:val="24"/>
                <w:lang w:val="es-CO"/>
              </w:rPr>
            </w:pPr>
            <w:r>
              <w:rPr>
                <w:rFonts w:ascii="Calibri" w:hAnsi="Calibri"/>
                <w:sz w:val="22"/>
                <w:szCs w:val="24"/>
                <w:lang w:val="es-CO"/>
              </w:rPr>
              <w:t>Foto del perfil</w:t>
            </w:r>
          </w:p>
        </w:tc>
        <w:tc>
          <w:tcPr>
            <w:tcW w:w="7021" w:type="dxa"/>
            <w:shd w:val="clear" w:color="auto" w:fill="auto"/>
          </w:tcPr>
          <w:p w:rsidR="001B7228" w:rsidP="001B7228" w:rsidRDefault="00D67FCA" w14:paraId="1F697680" w14:textId="133FE5A2">
            <w:pPr>
              <w:pStyle w:val="Sinespaciado"/>
              <w:jc w:val="left"/>
              <w:rPr>
                <w:rFonts w:ascii="Calibri" w:hAnsi="Calibri"/>
                <w:sz w:val="24"/>
                <w:szCs w:val="24"/>
                <w:lang w:val="es-CO"/>
              </w:rPr>
            </w:pPr>
            <w:r w:rsidRPr="005D38D4">
              <w:rPr>
                <w:noProof/>
                <w:sz w:val="24"/>
                <w:szCs w:val="24"/>
              </w:rPr>
              <w:drawing>
                <wp:inline distT="0" distB="0" distL="0" distR="0" wp14:anchorId="1559348C" wp14:editId="57F6F505">
                  <wp:extent cx="610613" cy="876300"/>
                  <wp:effectExtent l="0" t="0" r="0" b="0"/>
                  <wp:docPr id="23" name="Imagen 23" descr="Una persona con el cabello larg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a persona con el cabello largo&#10;&#10;Descripción generada automáticament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2239" cy="892985"/>
                          </a:xfrm>
                          <a:prstGeom prst="rect">
                            <a:avLst/>
                          </a:prstGeom>
                          <a:noFill/>
                          <a:ln>
                            <a:noFill/>
                          </a:ln>
                        </pic:spPr>
                      </pic:pic>
                    </a:graphicData>
                  </a:graphic>
                </wp:inline>
              </w:drawing>
            </w:r>
          </w:p>
        </w:tc>
      </w:tr>
      <w:tr w:rsidRPr="00A33806" w:rsidR="001B7228" w:rsidTr="11DA3E6D" w14:paraId="12B6C327" w14:textId="77777777">
        <w:trPr>
          <w:trHeight w:val="305"/>
        </w:trPr>
        <w:tc>
          <w:tcPr>
            <w:tcW w:w="9380" w:type="dxa"/>
            <w:gridSpan w:val="2"/>
            <w:shd w:val="clear" w:color="auto" w:fill="auto"/>
          </w:tcPr>
          <w:p w:rsidR="001B7228" w:rsidP="001B7228" w:rsidRDefault="001B7228" w14:paraId="02410057" w14:textId="44DB7F36">
            <w:pPr>
              <w:pStyle w:val="Sinespaciado"/>
              <w:jc w:val="left"/>
              <w:rPr>
                <w:rFonts w:ascii="Calibri" w:hAnsi="Calibri"/>
                <w:sz w:val="24"/>
                <w:szCs w:val="24"/>
                <w:lang w:val="es-CO"/>
              </w:rPr>
            </w:pPr>
            <w:r w:rsidRPr="11DA3E6D">
              <w:rPr>
                <w:rFonts w:ascii="Calibri" w:hAnsi="Calibri"/>
                <w:sz w:val="22"/>
                <w:lang w:val="es-CO"/>
              </w:rPr>
              <w:t xml:space="preserve">Datos de contacto (indique su número celular de contacto): </w:t>
            </w:r>
          </w:p>
        </w:tc>
      </w:tr>
      <w:tr w:rsidRPr="00A33806" w:rsidR="001B7228" w:rsidTr="11DA3E6D" w14:paraId="2B691BDF" w14:textId="77777777">
        <w:trPr>
          <w:trHeight w:val="50"/>
        </w:trPr>
        <w:tc>
          <w:tcPr>
            <w:tcW w:w="2359" w:type="dxa"/>
            <w:shd w:val="clear" w:color="auto" w:fill="auto"/>
          </w:tcPr>
          <w:p w:rsidR="001B7228" w:rsidP="001B7228" w:rsidRDefault="001B7228" w14:paraId="056DDBF3" w14:textId="113AC6FD">
            <w:pPr>
              <w:pStyle w:val="Sinespaciado"/>
              <w:jc w:val="left"/>
              <w:rPr>
                <w:rFonts w:ascii="Calibri" w:hAnsi="Calibri"/>
                <w:sz w:val="24"/>
                <w:szCs w:val="24"/>
                <w:lang w:val="es-CO"/>
              </w:rPr>
            </w:pPr>
            <w:r w:rsidRPr="00C27AE4">
              <w:rPr>
                <w:rFonts w:ascii="Calibri" w:hAnsi="Calibri"/>
                <w:sz w:val="22"/>
                <w:szCs w:val="24"/>
                <w:lang w:val="es-CO"/>
              </w:rPr>
              <w:t>Correo electrónico</w:t>
            </w:r>
          </w:p>
        </w:tc>
        <w:tc>
          <w:tcPr>
            <w:tcW w:w="7021" w:type="dxa"/>
            <w:shd w:val="clear" w:color="auto" w:fill="auto"/>
          </w:tcPr>
          <w:p w:rsidR="001B7228" w:rsidP="001B7228" w:rsidRDefault="009B5458" w14:paraId="2B2AFE43" w14:textId="28FBAE0F">
            <w:pPr>
              <w:pStyle w:val="Sinespaciado"/>
              <w:jc w:val="left"/>
              <w:rPr>
                <w:rFonts w:ascii="Calibri" w:hAnsi="Calibri"/>
                <w:sz w:val="24"/>
                <w:szCs w:val="24"/>
                <w:lang w:val="es-CO"/>
              </w:rPr>
            </w:pPr>
            <w:r>
              <w:rPr>
                <w:rFonts w:ascii="Calibri" w:hAnsi="Calibri"/>
                <w:sz w:val="24"/>
                <w:szCs w:val="24"/>
                <w:lang w:val="es-CO"/>
              </w:rPr>
              <w:t>atenjo@unisalle.edu.co</w:t>
            </w:r>
          </w:p>
        </w:tc>
      </w:tr>
    </w:tbl>
    <w:p w:rsidR="00F12F54" w:rsidP="002A60CF" w:rsidRDefault="00F12F54" w14:paraId="4CD06011" w14:textId="58CCE461">
      <w:pPr>
        <w:pStyle w:val="Sinespaciado"/>
        <w:wordWrap/>
        <w:jc w:val="left"/>
        <w:rPr>
          <w:sz w:val="24"/>
          <w:szCs w:val="24"/>
          <w:lang w:val="es-CO"/>
        </w:rPr>
      </w:pPr>
    </w:p>
    <w:p w:rsidRPr="00716C0B" w:rsidR="00F12F54" w:rsidP="00F52F27" w:rsidRDefault="00F12F54" w14:paraId="2607E4F6" w14:textId="1869E181">
      <w:pPr>
        <w:pStyle w:val="Sinespaciado"/>
        <w:wordWrap/>
        <w:rPr>
          <w:b/>
          <w:sz w:val="24"/>
          <w:szCs w:val="24"/>
          <w:lang w:val="es-CO"/>
        </w:rPr>
      </w:pPr>
      <w:r w:rsidRPr="00E763AE">
        <w:rPr>
          <w:rFonts w:cs="Arial"/>
          <w:b/>
          <w:sz w:val="24"/>
          <w:szCs w:val="24"/>
          <w:shd w:val="clear" w:color="auto" w:fill="F7CAAC" w:themeFill="accent2" w:themeFillTint="66"/>
          <w:lang w:val="es-CO"/>
        </w:rPr>
        <w:t xml:space="preserve">METODOLOGÍA DE APRENDIZAJE DEL ESPACIO ACADÉMICO </w:t>
      </w:r>
      <w:r w:rsidRPr="00E763AE" w:rsidR="00AE1C17">
        <w:rPr>
          <w:rFonts w:cs="Arial"/>
          <w:b/>
          <w:sz w:val="24"/>
          <w:szCs w:val="24"/>
          <w:shd w:val="clear" w:color="auto" w:fill="F7CAAC" w:themeFill="accent2" w:themeFillTint="66"/>
          <w:lang w:val="es-CO"/>
        </w:rPr>
        <w:t>(</w:t>
      </w:r>
      <w:r w:rsidRPr="00E763AE" w:rsidR="00E763AE">
        <w:rPr>
          <w:rFonts w:cs="Arial"/>
          <w:b/>
          <w:sz w:val="24"/>
          <w:szCs w:val="24"/>
          <w:shd w:val="clear" w:color="auto" w:fill="F7CAAC" w:themeFill="accent2" w:themeFillTint="66"/>
          <w:lang w:val="es-CO"/>
        </w:rPr>
        <w:t>redacción dirigida al estudiante</w:t>
      </w:r>
      <w:r w:rsidRPr="00E763AE" w:rsidR="00AE1C17">
        <w:rPr>
          <w:rFonts w:cs="Arial"/>
          <w:b/>
          <w:sz w:val="24"/>
          <w:szCs w:val="24"/>
          <w:shd w:val="clear" w:color="auto" w:fill="F7CAAC" w:themeFill="accent2" w:themeFillTint="66"/>
          <w:lang w:val="es-CO"/>
        </w:rPr>
        <w:t>)</w:t>
      </w:r>
    </w:p>
    <w:p w:rsidR="00F12F54" w:rsidP="00F12F54" w:rsidRDefault="00F12F54" w14:paraId="17E7848A" w14:textId="73FD0E67">
      <w:pPr>
        <w:pStyle w:val="Sinespaciado"/>
        <w:wordWrap/>
        <w:jc w:val="left"/>
        <w:rPr>
          <w:i/>
          <w:color w:val="A6A6A6" w:themeColor="background1" w:themeShade="A6"/>
          <w:sz w:val="22"/>
          <w:szCs w:val="24"/>
          <w:lang w:val="es-CO"/>
        </w:rPr>
      </w:pPr>
    </w:p>
    <w:p w:rsidR="00357D7D" w:rsidP="00357D7D" w:rsidRDefault="00357D7D" w14:paraId="0512A9D7" w14:textId="77777777">
      <w:pPr>
        <w:pStyle w:val="Sinespaciado"/>
        <w:jc w:val="left"/>
        <w:rPr>
          <w:rFonts w:ascii="Calibri" w:hAnsi="Calibri"/>
          <w:sz w:val="24"/>
          <w:szCs w:val="24"/>
          <w:lang w:val="es-CO"/>
        </w:rPr>
      </w:pPr>
      <w:r>
        <w:rPr>
          <w:rFonts w:ascii="Calibri" w:hAnsi="Calibri"/>
          <w:sz w:val="24"/>
          <w:szCs w:val="24"/>
          <w:lang w:val="es-CO"/>
        </w:rPr>
        <w:t>Estimado estudiante en este espacio académico seguiremos la metodología del modelo basado en evidencias, que está compuesto por tres sub-modelos:</w:t>
      </w:r>
    </w:p>
    <w:p w:rsidR="00357D7D" w:rsidRDefault="00422056" w14:paraId="380A42DF" w14:textId="77BF5B21">
      <w:pPr>
        <w:pStyle w:val="Prrafodelista"/>
        <w:numPr>
          <w:ilvl w:val="0"/>
          <w:numId w:val="11"/>
        </w:numPr>
        <w:spacing w:before="100" w:beforeAutospacing="1" w:after="100" w:afterAutospacing="1" w:line="240" w:lineRule="auto"/>
        <w:rPr>
          <w:rFonts w:ascii="Times New Roman" w:hAnsi="Times New Roman" w:eastAsia="Times New Roman" w:cs="Times New Roman"/>
          <w:sz w:val="24"/>
          <w:szCs w:val="24"/>
          <w:lang w:eastAsia="es-CO"/>
        </w:rPr>
      </w:pPr>
      <w:r>
        <w:rPr>
          <w:rFonts w:ascii="Times New Roman" w:hAnsi="Times New Roman" w:eastAsia="Times New Roman" w:cs="Times New Roman"/>
          <w:sz w:val="24"/>
          <w:szCs w:val="24"/>
          <w:lang w:eastAsia="es-CO"/>
        </w:rPr>
        <w:t>E</w:t>
      </w:r>
      <w:r w:rsidR="00357D7D">
        <w:rPr>
          <w:rFonts w:ascii="Times New Roman" w:hAnsi="Times New Roman" w:eastAsia="Times New Roman" w:cs="Times New Roman"/>
          <w:sz w:val="24"/>
          <w:szCs w:val="24"/>
          <w:lang w:eastAsia="es-CO"/>
        </w:rPr>
        <w:t xml:space="preserve">l modelo del estudiante, </w:t>
      </w:r>
    </w:p>
    <w:p w:rsidR="00357D7D" w:rsidRDefault="006C7861" w14:paraId="7CB42D77" w14:textId="5872E3CF">
      <w:pPr>
        <w:pStyle w:val="Prrafodelista"/>
        <w:numPr>
          <w:ilvl w:val="0"/>
          <w:numId w:val="11"/>
        </w:numPr>
        <w:spacing w:before="100" w:beforeAutospacing="1" w:after="100" w:afterAutospacing="1" w:line="240" w:lineRule="auto"/>
        <w:rPr>
          <w:rFonts w:ascii="Times New Roman" w:hAnsi="Times New Roman" w:eastAsia="Times New Roman" w:cs="Times New Roman"/>
          <w:sz w:val="24"/>
          <w:szCs w:val="24"/>
          <w:lang w:eastAsia="es-CO"/>
        </w:rPr>
      </w:pPr>
      <w:r>
        <w:rPr>
          <w:rFonts w:ascii="Times New Roman" w:hAnsi="Times New Roman" w:eastAsia="Times New Roman" w:cs="Times New Roman"/>
          <w:sz w:val="24"/>
          <w:szCs w:val="24"/>
          <w:lang w:eastAsia="es-CO"/>
        </w:rPr>
        <w:t>E</w:t>
      </w:r>
      <w:r w:rsidR="00357D7D">
        <w:rPr>
          <w:rFonts w:ascii="Times New Roman" w:hAnsi="Times New Roman" w:eastAsia="Times New Roman" w:cs="Times New Roman"/>
          <w:sz w:val="24"/>
          <w:szCs w:val="24"/>
          <w:lang w:eastAsia="es-CO"/>
        </w:rPr>
        <w:t xml:space="preserve">l modelo de evidencias, </w:t>
      </w:r>
    </w:p>
    <w:p w:rsidR="00357D7D" w:rsidRDefault="006C7861" w14:paraId="274120DF" w14:textId="1EC6A517">
      <w:pPr>
        <w:pStyle w:val="Prrafodelista"/>
        <w:numPr>
          <w:ilvl w:val="0"/>
          <w:numId w:val="11"/>
        </w:numPr>
        <w:spacing w:before="100" w:beforeAutospacing="1" w:after="100" w:afterAutospacing="1" w:line="240" w:lineRule="auto"/>
        <w:rPr>
          <w:rFonts w:ascii="Times New Roman" w:hAnsi="Times New Roman" w:eastAsia="Times New Roman" w:cs="Times New Roman"/>
          <w:sz w:val="24"/>
          <w:szCs w:val="24"/>
          <w:lang w:eastAsia="es-CO"/>
        </w:rPr>
      </w:pPr>
      <w:r>
        <w:rPr>
          <w:rFonts w:ascii="Times New Roman" w:hAnsi="Times New Roman" w:eastAsia="Times New Roman" w:cs="Times New Roman"/>
          <w:sz w:val="24"/>
          <w:szCs w:val="24"/>
          <w:lang w:eastAsia="es-CO"/>
        </w:rPr>
        <w:t>E</w:t>
      </w:r>
      <w:r w:rsidR="00357D7D">
        <w:rPr>
          <w:rFonts w:ascii="Times New Roman" w:hAnsi="Times New Roman" w:eastAsia="Times New Roman" w:cs="Times New Roman"/>
          <w:sz w:val="24"/>
          <w:szCs w:val="24"/>
          <w:lang w:eastAsia="es-CO"/>
        </w:rPr>
        <w:t>l modelo de tareas.</w:t>
      </w:r>
    </w:p>
    <w:p w:rsidRPr="00810077" w:rsidR="00357D7D" w:rsidP="00357D7D" w:rsidRDefault="00357D7D" w14:paraId="0896E18F" w14:textId="2287D256">
      <w:pPr>
        <w:spacing w:before="100" w:beforeAutospacing="1" w:after="100" w:afterAutospacing="1" w:line="240" w:lineRule="auto"/>
        <w:jc w:val="both"/>
        <w:rPr>
          <w:rFonts w:ascii="Calibri" w:hAnsi="Calibri" w:eastAsiaTheme="minorEastAsia"/>
          <w:kern w:val="2"/>
          <w:sz w:val="24"/>
          <w:szCs w:val="24"/>
          <w:lang w:val="es-CO" w:eastAsia="ko-KR"/>
        </w:rPr>
      </w:pPr>
      <w:r w:rsidRPr="00810077">
        <w:rPr>
          <w:rFonts w:ascii="Calibri" w:hAnsi="Calibri" w:eastAsiaTheme="minorEastAsia"/>
          <w:kern w:val="2"/>
          <w:sz w:val="24"/>
          <w:szCs w:val="24"/>
          <w:lang w:val="es-CO" w:eastAsia="ko-KR"/>
        </w:rPr>
        <w:t>La información en cada uno de estos tres modelos depende de los objetivos de aprendizaje que te evaluaremos en cada unidad. La idea es tener en mente estos modelos cuando vas a realizar las actividades que te permitirán dar cuenta del aprendizaje que has alcanzado.</w:t>
      </w:r>
    </w:p>
    <w:p w:rsidR="00357D7D" w:rsidP="00357D7D" w:rsidRDefault="00357D7D" w14:paraId="1F57D68F" w14:textId="5DA0219D">
      <w:pPr>
        <w:spacing w:before="100" w:beforeAutospacing="1" w:after="100" w:afterAutospacing="1" w:line="240" w:lineRule="auto"/>
        <w:rPr>
          <w:rFonts w:ascii="Times New Roman" w:hAnsi="Times New Roman" w:eastAsia="Times New Roman" w:cs="Times New Roman"/>
          <w:sz w:val="24"/>
          <w:szCs w:val="24"/>
          <w:lang w:eastAsia="es-CO"/>
        </w:rPr>
      </w:pPr>
      <w:r>
        <w:rPr>
          <w:rFonts w:ascii="Times New Roman" w:hAnsi="Times New Roman" w:eastAsia="Times New Roman" w:cs="Times New Roman"/>
          <w:sz w:val="24"/>
          <w:szCs w:val="24"/>
          <w:lang w:eastAsia="es-CO"/>
        </w:rPr>
        <w:t> </w:t>
      </w:r>
      <w:bookmarkStart w:name="_Toc525997358" w:id="0"/>
      <w:r>
        <w:rPr>
          <w:rStyle w:val="Ttulo2Car"/>
        </w:rPr>
        <w:t>Modelo del estudiante.</w:t>
      </w:r>
      <w:bookmarkEnd w:id="0"/>
      <w:r>
        <w:rPr>
          <w:rFonts w:ascii="Times New Roman" w:hAnsi="Times New Roman" w:eastAsia="Times New Roman" w:cs="Times New Roman"/>
          <w:sz w:val="24"/>
          <w:szCs w:val="24"/>
          <w:lang w:eastAsia="es-CO"/>
        </w:rPr>
        <w:t xml:space="preserve"> </w:t>
      </w:r>
    </w:p>
    <w:p w:rsidR="00357D7D" w:rsidP="00F81843" w:rsidRDefault="00F81843" w14:paraId="202E8674" w14:textId="0C526775">
      <w:pPr>
        <w:spacing w:before="100" w:beforeAutospacing="1" w:after="100" w:afterAutospacing="1"/>
        <w:rPr>
          <w:lang w:val="es-CO"/>
        </w:rPr>
      </w:pPr>
      <w:bookmarkStart w:name="_Toc525997359" w:id="1"/>
      <w:r>
        <w:rPr>
          <w:rFonts w:ascii="Times New Roman" w:hAnsi="Times New Roman" w:eastAsia="Times New Roman" w:cs="Times New Roman"/>
          <w:noProof/>
          <w:sz w:val="24"/>
          <w:szCs w:val="24"/>
          <w:lang w:eastAsia="es-CO"/>
        </w:rPr>
        <w:drawing>
          <wp:inline distT="0" distB="0" distL="0" distR="0" wp14:anchorId="5057A2DC" wp14:editId="1E800767">
            <wp:extent cx="5607170" cy="2294626"/>
            <wp:effectExtent l="0" t="0" r="0" b="0"/>
            <wp:docPr id="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rsidR="00F81843" w:rsidP="00F81843" w:rsidRDefault="00F81843" w14:paraId="3BA6E2AA" w14:textId="77777777">
      <w:pPr>
        <w:spacing w:before="100" w:beforeAutospacing="1" w:after="100" w:afterAutospacing="1"/>
        <w:rPr>
          <w:b/>
          <w:bCs/>
          <w:lang w:val="es-CO"/>
        </w:rPr>
      </w:pPr>
    </w:p>
    <w:p w:rsidRPr="00357D7D" w:rsidR="00357D7D" w:rsidP="00357D7D" w:rsidRDefault="00357D7D" w14:paraId="07CEFADA" w14:textId="362763DB">
      <w:pPr>
        <w:spacing w:before="100" w:beforeAutospacing="1" w:after="100" w:afterAutospacing="1" w:line="240" w:lineRule="auto"/>
        <w:rPr>
          <w:rStyle w:val="Ttulo2Car"/>
        </w:rPr>
      </w:pPr>
      <w:r w:rsidRPr="00357D7D">
        <w:rPr>
          <w:rStyle w:val="Ttulo2Car"/>
          <w:i/>
          <w:iCs/>
        </w:rPr>
        <w:t>Modelo de evidencias</w:t>
      </w:r>
      <w:bookmarkEnd w:id="1"/>
    </w:p>
    <w:p w:rsidR="00357D7D" w:rsidP="00357D7D" w:rsidRDefault="00357D7D" w14:paraId="2A7A3AF0" w14:textId="6EBCCBAE">
      <w:pPr>
        <w:jc w:val="both"/>
        <w:rPr>
          <w:rFonts w:ascii="Times New Roman" w:hAnsi="Times New Roman" w:eastAsia="Times New Roman" w:cs="Times New Roman"/>
          <w:sz w:val="24"/>
          <w:szCs w:val="24"/>
          <w:lang w:eastAsia="es-CO"/>
        </w:rPr>
      </w:pPr>
      <w:r>
        <w:rPr>
          <w:rFonts w:ascii="Times New Roman" w:hAnsi="Times New Roman" w:eastAsia="Times New Roman" w:cs="Times New Roman"/>
          <w:sz w:val="24"/>
          <w:szCs w:val="24"/>
          <w:lang w:eastAsia="es-CO"/>
        </w:rPr>
        <w:t>A medida que avanza</w:t>
      </w:r>
      <w:r w:rsidR="002C09E9">
        <w:rPr>
          <w:rFonts w:ascii="Times New Roman" w:hAnsi="Times New Roman" w:eastAsia="Times New Roman" w:cs="Times New Roman"/>
          <w:sz w:val="24"/>
          <w:szCs w:val="24"/>
          <w:lang w:eastAsia="es-CO"/>
        </w:rPr>
        <w:t>s</w:t>
      </w:r>
      <w:r>
        <w:rPr>
          <w:rFonts w:ascii="Times New Roman" w:hAnsi="Times New Roman" w:eastAsia="Times New Roman" w:cs="Times New Roman"/>
          <w:sz w:val="24"/>
          <w:szCs w:val="24"/>
          <w:lang w:eastAsia="es-CO"/>
        </w:rPr>
        <w:t xml:space="preserve"> en las actividades se recogen evidencias de </w:t>
      </w:r>
      <w:r w:rsidR="002C09E9">
        <w:rPr>
          <w:rFonts w:ascii="Times New Roman" w:hAnsi="Times New Roman" w:eastAsia="Times New Roman" w:cs="Times New Roman"/>
          <w:sz w:val="24"/>
          <w:szCs w:val="24"/>
          <w:lang w:eastAsia="es-CO"/>
        </w:rPr>
        <w:t>t</w:t>
      </w:r>
      <w:r>
        <w:rPr>
          <w:rFonts w:ascii="Times New Roman" w:hAnsi="Times New Roman" w:eastAsia="Times New Roman" w:cs="Times New Roman"/>
          <w:sz w:val="24"/>
          <w:szCs w:val="24"/>
          <w:lang w:eastAsia="es-CO"/>
        </w:rPr>
        <w:t>us respuestas.</w:t>
      </w:r>
    </w:p>
    <w:p w:rsidR="005C5148" w:rsidP="00357D7D" w:rsidRDefault="005C5148" w14:paraId="5BDECBBE" w14:textId="0D3B29D8">
      <w:pPr>
        <w:jc w:val="both"/>
        <w:rPr>
          <w:rFonts w:ascii="Times New Roman" w:hAnsi="Times New Roman" w:eastAsia="Times New Roman" w:cs="Times New Roman"/>
          <w:sz w:val="24"/>
          <w:szCs w:val="24"/>
          <w:lang w:eastAsia="es-CO"/>
        </w:rPr>
      </w:pPr>
      <w:r>
        <w:rPr>
          <w:noProof/>
          <w:lang w:val="es-CO" w:eastAsia="es-CO"/>
        </w:rPr>
        <w:drawing>
          <wp:inline distT="0" distB="0" distL="0" distR="0" wp14:anchorId="31C0F393" wp14:editId="11475389">
            <wp:extent cx="5451894" cy="2631057"/>
            <wp:effectExtent l="0" t="0" r="0" b="0"/>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rsidR="00357D7D" w:rsidP="00357D7D" w:rsidRDefault="00357D7D" w14:paraId="2E33D671" w14:textId="056F3A1D">
      <w:pPr>
        <w:pStyle w:val="Sinespaciado"/>
      </w:pPr>
    </w:p>
    <w:p w:rsidR="00357D7D" w:rsidP="00357D7D" w:rsidRDefault="00357D7D" w14:paraId="15B66AF2" w14:textId="77777777">
      <w:pPr>
        <w:pStyle w:val="Sinespaciado"/>
      </w:pPr>
    </w:p>
    <w:p w:rsidR="00357D7D" w:rsidRDefault="00357D7D" w14:paraId="12317ABE" w14:textId="77777777">
      <w:pPr>
        <w:pStyle w:val="Ttulo2"/>
        <w:numPr>
          <w:ilvl w:val="0"/>
          <w:numId w:val="12"/>
        </w:numPr>
        <w:spacing w:line="276" w:lineRule="auto"/>
        <w:rPr>
          <w:rFonts w:eastAsia="Times New Roman"/>
          <w:lang w:eastAsia="es-CO"/>
        </w:rPr>
      </w:pPr>
      <w:bookmarkStart w:name="_Toc525997360" w:id="2"/>
      <w:r>
        <w:rPr>
          <w:rFonts w:eastAsia="Times New Roman"/>
          <w:lang w:eastAsia="es-CO"/>
        </w:rPr>
        <w:t>Modelo de tareas.</w:t>
      </w:r>
      <w:bookmarkEnd w:id="2"/>
      <w:r>
        <w:rPr>
          <w:rFonts w:eastAsia="Times New Roman"/>
          <w:lang w:eastAsia="es-CO"/>
        </w:rPr>
        <w:t xml:space="preserve"> </w:t>
      </w:r>
    </w:p>
    <w:p w:rsidR="00357D7D" w:rsidP="00357D7D" w:rsidRDefault="00357D7D" w14:paraId="0F3E80AD" w14:textId="77777777">
      <w:pPr>
        <w:spacing w:before="100" w:beforeAutospacing="1" w:after="100" w:afterAutospacing="1" w:line="240" w:lineRule="auto"/>
        <w:ind w:left="720"/>
        <w:rPr>
          <w:rFonts w:ascii="Times New Roman" w:hAnsi="Times New Roman" w:eastAsia="Times New Roman" w:cs="Times New Roman"/>
          <w:sz w:val="24"/>
          <w:szCs w:val="24"/>
          <w:lang w:eastAsia="es-CO"/>
        </w:rPr>
      </w:pPr>
      <w:r>
        <w:rPr>
          <w:rFonts w:ascii="Times New Roman" w:hAnsi="Times New Roman" w:eastAsia="Times New Roman" w:cs="Times New Roman"/>
          <w:noProof/>
          <w:sz w:val="24"/>
          <w:szCs w:val="24"/>
          <w:lang w:eastAsia="es-CO"/>
        </w:rPr>
        <w:drawing>
          <wp:inline distT="0" distB="0" distL="0" distR="0" wp14:anchorId="2027C7A2" wp14:editId="65AD41C3">
            <wp:extent cx="5917721" cy="2700068"/>
            <wp:effectExtent l="0" t="0" r="0" b="0"/>
            <wp:docPr id="8" name="Diagrama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rsidR="00311439" w:rsidP="00357D7D" w:rsidRDefault="00311439" w14:paraId="160CDB51" w14:textId="2C21617F">
      <w:pPr>
        <w:spacing w:before="100" w:beforeAutospacing="1" w:after="100" w:afterAutospacing="1" w:line="240" w:lineRule="auto"/>
        <w:rPr>
          <w:rFonts w:ascii="Times New Roman" w:hAnsi="Times New Roman" w:eastAsia="Times New Roman" w:cs="Times New Roman"/>
          <w:b/>
          <w:bCs/>
          <w:sz w:val="24"/>
          <w:szCs w:val="24"/>
          <w:lang w:eastAsia="es-CO"/>
        </w:rPr>
      </w:pPr>
      <w:r>
        <w:rPr>
          <w:rFonts w:ascii="Times New Roman" w:hAnsi="Times New Roman" w:eastAsia="Times New Roman" w:cs="Times New Roman"/>
          <w:sz w:val="24"/>
          <w:szCs w:val="24"/>
          <w:lang w:eastAsia="es-CO"/>
        </w:rPr>
        <w:t xml:space="preserve">En este curso se combinan dos </w:t>
      </w:r>
      <w:r w:rsidRPr="00311439">
        <w:rPr>
          <w:rFonts w:ascii="Times New Roman" w:hAnsi="Times New Roman" w:eastAsia="Times New Roman" w:cs="Times New Roman"/>
          <w:b/>
          <w:bCs/>
          <w:sz w:val="24"/>
          <w:szCs w:val="24"/>
          <w:lang w:eastAsia="es-CO"/>
        </w:rPr>
        <w:t>métodos de enseñanza en línea o formación online</w:t>
      </w:r>
      <w:r>
        <w:rPr>
          <w:rFonts w:ascii="Times New Roman" w:hAnsi="Times New Roman" w:eastAsia="Times New Roman" w:cs="Times New Roman"/>
          <w:b/>
          <w:bCs/>
          <w:sz w:val="24"/>
          <w:szCs w:val="24"/>
          <w:lang w:eastAsia="es-CO"/>
        </w:rPr>
        <w:t>:</w:t>
      </w:r>
    </w:p>
    <w:p w:rsidR="00311439" w:rsidP="00311439" w:rsidRDefault="00311439" w14:paraId="3BC91A04" w14:textId="77777777">
      <w:pPr>
        <w:pStyle w:val="Ttulo3"/>
        <w:shd w:val="clear" w:color="auto" w:fill="FFFFFF"/>
        <w:spacing w:before="0"/>
        <w:rPr>
          <w:rFonts w:ascii="Arial" w:hAnsi="Arial" w:cs="Arial"/>
          <w:color w:val="111111"/>
          <w:lang w:val="es-ES"/>
        </w:rPr>
      </w:pPr>
      <w:r>
        <w:rPr>
          <w:rFonts w:ascii="Arial" w:hAnsi="Arial" w:cs="Arial"/>
          <w:b/>
          <w:bCs/>
          <w:color w:val="111111"/>
        </w:rPr>
        <w:t>Método Sincrónico</w:t>
      </w:r>
    </w:p>
    <w:p w:rsidRPr="00810077" w:rsidR="00311439" w:rsidP="00810077" w:rsidRDefault="00E75BE8" w14:paraId="4E2F3867" w14:textId="254AD297">
      <w:pPr>
        <w:spacing w:before="100" w:beforeAutospacing="1" w:after="100" w:afterAutospacing="1" w:line="240" w:lineRule="auto"/>
        <w:jc w:val="both"/>
        <w:rPr>
          <w:rFonts w:ascii="Calibri" w:hAnsi="Calibri" w:eastAsiaTheme="minorEastAsia"/>
          <w:kern w:val="2"/>
          <w:sz w:val="24"/>
          <w:szCs w:val="24"/>
          <w:lang w:val="es-CO" w:eastAsia="ko-KR"/>
        </w:rPr>
      </w:pPr>
      <w:r w:rsidRPr="00810077">
        <w:rPr>
          <w:rFonts w:ascii="Calibri" w:hAnsi="Calibri" w:eastAsiaTheme="minorEastAsia"/>
          <w:kern w:val="2"/>
          <w:sz w:val="24"/>
          <w:szCs w:val="24"/>
          <w:lang w:val="es-CO" w:eastAsia="ko-KR"/>
        </w:rPr>
        <w:t>En encuentros virtuales donde intercambian</w:t>
      </w:r>
      <w:r w:rsidRPr="00810077" w:rsidR="00311439">
        <w:rPr>
          <w:rFonts w:ascii="Calibri" w:hAnsi="Calibri" w:eastAsiaTheme="minorEastAsia"/>
          <w:kern w:val="2"/>
          <w:sz w:val="24"/>
          <w:szCs w:val="24"/>
          <w:lang w:val="es-CO" w:eastAsia="ko-KR"/>
        </w:rPr>
        <w:t xml:space="preserve"> conocimientos, ideas o experiencias al mismo </w:t>
      </w:r>
      <w:r w:rsidRPr="00810077">
        <w:rPr>
          <w:rFonts w:ascii="Calibri" w:hAnsi="Calibri" w:eastAsiaTheme="minorEastAsia"/>
          <w:kern w:val="2"/>
          <w:sz w:val="24"/>
          <w:szCs w:val="24"/>
          <w:lang w:val="es-CO" w:eastAsia="ko-KR"/>
        </w:rPr>
        <w:t>tiempo. Con</w:t>
      </w:r>
      <w:r w:rsidRPr="00810077" w:rsidR="00311439">
        <w:rPr>
          <w:rFonts w:ascii="Calibri" w:hAnsi="Calibri" w:eastAsiaTheme="minorEastAsia"/>
          <w:kern w:val="2"/>
          <w:sz w:val="24"/>
          <w:szCs w:val="24"/>
          <w:lang w:val="es-CO" w:eastAsia="ko-KR"/>
        </w:rPr>
        <w:t xml:space="preserve"> presentaciones en vivo</w:t>
      </w:r>
      <w:r w:rsidRPr="00810077">
        <w:rPr>
          <w:rFonts w:ascii="Calibri" w:hAnsi="Calibri" w:eastAsiaTheme="minorEastAsia"/>
          <w:kern w:val="2"/>
          <w:sz w:val="24"/>
          <w:szCs w:val="24"/>
          <w:lang w:val="es-CO" w:eastAsia="ko-KR"/>
        </w:rPr>
        <w:t>, que s</w:t>
      </w:r>
      <w:r w:rsidRPr="00810077" w:rsidR="00311439">
        <w:rPr>
          <w:rFonts w:ascii="Calibri" w:hAnsi="Calibri" w:eastAsiaTheme="minorEastAsia"/>
          <w:kern w:val="2"/>
          <w:sz w:val="24"/>
          <w:szCs w:val="24"/>
          <w:lang w:val="es-CO" w:eastAsia="ko-KR"/>
        </w:rPr>
        <w:t>on fundamentales porque ayudan a interactuar en tiempo real.</w:t>
      </w:r>
    </w:p>
    <w:p w:rsidR="00E75BE8" w:rsidP="00E75BE8" w:rsidRDefault="00E75BE8" w14:paraId="66C245CC" w14:textId="77777777">
      <w:pPr>
        <w:pStyle w:val="Ttulo3"/>
        <w:shd w:val="clear" w:color="auto" w:fill="FFFFFF"/>
        <w:spacing w:before="0"/>
        <w:rPr>
          <w:rFonts w:ascii="Arial" w:hAnsi="Arial" w:cs="Arial"/>
          <w:color w:val="111111"/>
          <w:lang w:val="es-ES"/>
        </w:rPr>
      </w:pPr>
      <w:r>
        <w:rPr>
          <w:rFonts w:ascii="Arial" w:hAnsi="Arial" w:cs="Arial"/>
          <w:b/>
          <w:bCs/>
          <w:color w:val="111111"/>
        </w:rPr>
        <w:t>Método Asincrónico</w:t>
      </w:r>
    </w:p>
    <w:p w:rsidR="00E75BE8" w:rsidP="00810077" w:rsidRDefault="00D30C00" w14:paraId="7BB08545" w14:textId="213D35B7">
      <w:pPr>
        <w:spacing w:before="100" w:beforeAutospacing="1" w:after="100" w:afterAutospacing="1" w:line="240" w:lineRule="auto"/>
        <w:jc w:val="both"/>
        <w:rPr>
          <w:rFonts w:ascii="Calibri" w:hAnsi="Calibri" w:eastAsiaTheme="minorEastAsia"/>
          <w:kern w:val="2"/>
          <w:sz w:val="24"/>
          <w:szCs w:val="24"/>
          <w:lang w:val="es-CO" w:eastAsia="ko-KR"/>
        </w:rPr>
      </w:pPr>
      <w:r>
        <w:rPr>
          <w:rFonts w:ascii="Calibri" w:hAnsi="Calibri" w:eastAsiaTheme="minorEastAsia"/>
          <w:kern w:val="2"/>
          <w:sz w:val="24"/>
          <w:szCs w:val="24"/>
          <w:lang w:val="es-ES" w:eastAsia="ko-KR"/>
        </w:rPr>
        <w:t>Tienes la oportunidad de</w:t>
      </w:r>
      <w:r w:rsidR="003C7C81">
        <w:rPr>
          <w:rFonts w:ascii="Calibri" w:hAnsi="Calibri" w:eastAsiaTheme="minorEastAsia"/>
          <w:kern w:val="2"/>
          <w:sz w:val="24"/>
          <w:szCs w:val="24"/>
          <w:lang w:val="es-ES" w:eastAsia="ko-KR"/>
        </w:rPr>
        <w:t xml:space="preserve"> </w:t>
      </w:r>
      <w:r w:rsidRPr="00810077" w:rsidR="00E75BE8">
        <w:rPr>
          <w:rFonts w:ascii="Calibri" w:hAnsi="Calibri" w:eastAsiaTheme="minorEastAsia"/>
          <w:kern w:val="2"/>
          <w:sz w:val="24"/>
          <w:szCs w:val="24"/>
          <w:lang w:val="es-CO" w:eastAsia="ko-KR"/>
        </w:rPr>
        <w:t>aprend</w:t>
      </w:r>
      <w:r w:rsidRPr="00810077" w:rsidR="00810077">
        <w:rPr>
          <w:rFonts w:ascii="Calibri" w:hAnsi="Calibri" w:eastAsiaTheme="minorEastAsia"/>
          <w:kern w:val="2"/>
          <w:sz w:val="24"/>
          <w:szCs w:val="24"/>
          <w:lang w:val="es-CO" w:eastAsia="ko-KR"/>
        </w:rPr>
        <w:t>er</w:t>
      </w:r>
      <w:r w:rsidRPr="00810077" w:rsidR="00E75BE8">
        <w:rPr>
          <w:rFonts w:ascii="Calibri" w:hAnsi="Calibri" w:eastAsiaTheme="minorEastAsia"/>
          <w:kern w:val="2"/>
          <w:sz w:val="24"/>
          <w:szCs w:val="24"/>
          <w:lang w:val="es-CO" w:eastAsia="ko-KR"/>
        </w:rPr>
        <w:t xml:space="preserve"> y descubr</w:t>
      </w:r>
      <w:r w:rsidRPr="00810077" w:rsidR="00810077">
        <w:rPr>
          <w:rFonts w:ascii="Calibri" w:hAnsi="Calibri" w:eastAsiaTheme="minorEastAsia"/>
          <w:kern w:val="2"/>
          <w:sz w:val="24"/>
          <w:szCs w:val="24"/>
          <w:lang w:val="es-CO" w:eastAsia="ko-KR"/>
        </w:rPr>
        <w:t>ir</w:t>
      </w:r>
      <w:r w:rsidRPr="00810077" w:rsidR="00E75BE8">
        <w:rPr>
          <w:rFonts w:ascii="Calibri" w:hAnsi="Calibri" w:eastAsiaTheme="minorEastAsia"/>
          <w:kern w:val="2"/>
          <w:sz w:val="24"/>
          <w:szCs w:val="24"/>
          <w:lang w:val="es-CO" w:eastAsia="ko-KR"/>
        </w:rPr>
        <w:t xml:space="preserve"> conceptos por </w:t>
      </w:r>
      <w:r w:rsidRPr="00810077" w:rsidR="00810077">
        <w:rPr>
          <w:rFonts w:ascii="Calibri" w:hAnsi="Calibri" w:eastAsiaTheme="minorEastAsia"/>
          <w:kern w:val="2"/>
          <w:sz w:val="24"/>
          <w:szCs w:val="24"/>
          <w:lang w:val="es-CO" w:eastAsia="ko-KR"/>
        </w:rPr>
        <w:t>t</w:t>
      </w:r>
      <w:r w:rsidRPr="00810077" w:rsidR="00E75BE8">
        <w:rPr>
          <w:rFonts w:ascii="Calibri" w:hAnsi="Calibri" w:eastAsiaTheme="minorEastAsia"/>
          <w:kern w:val="2"/>
          <w:sz w:val="24"/>
          <w:szCs w:val="24"/>
          <w:lang w:val="es-CO" w:eastAsia="ko-KR"/>
        </w:rPr>
        <w:t>u cuenta sin necesidad de tener una interacción o feedback instantáneo</w:t>
      </w:r>
      <w:r w:rsidRPr="00810077" w:rsidR="00810077">
        <w:rPr>
          <w:rFonts w:ascii="Calibri" w:hAnsi="Calibri" w:eastAsiaTheme="minorEastAsia"/>
          <w:kern w:val="2"/>
          <w:sz w:val="24"/>
          <w:szCs w:val="24"/>
          <w:lang w:val="es-CO" w:eastAsia="ko-KR"/>
        </w:rPr>
        <w:t>. P</w:t>
      </w:r>
      <w:r w:rsidRPr="00810077" w:rsidR="00E75BE8">
        <w:rPr>
          <w:rFonts w:ascii="Calibri" w:hAnsi="Calibri" w:eastAsiaTheme="minorEastAsia"/>
          <w:kern w:val="2"/>
          <w:sz w:val="24"/>
          <w:szCs w:val="24"/>
          <w:lang w:val="es-CO" w:eastAsia="ko-KR"/>
        </w:rPr>
        <w:t>uede</w:t>
      </w:r>
      <w:r w:rsidRPr="00810077" w:rsidR="00810077">
        <w:rPr>
          <w:rFonts w:ascii="Calibri" w:hAnsi="Calibri" w:eastAsiaTheme="minorEastAsia"/>
          <w:kern w:val="2"/>
          <w:sz w:val="24"/>
          <w:szCs w:val="24"/>
          <w:lang w:val="es-CO" w:eastAsia="ko-KR"/>
        </w:rPr>
        <w:t>s</w:t>
      </w:r>
      <w:r w:rsidRPr="00810077" w:rsidR="00E75BE8">
        <w:rPr>
          <w:rFonts w:ascii="Calibri" w:hAnsi="Calibri" w:eastAsiaTheme="minorEastAsia"/>
          <w:kern w:val="2"/>
          <w:sz w:val="24"/>
          <w:szCs w:val="24"/>
          <w:lang w:val="es-CO" w:eastAsia="ko-KR"/>
        </w:rPr>
        <w:t xml:space="preserve"> acceder a la información </w:t>
      </w:r>
      <w:r w:rsidRPr="00810077" w:rsidR="00810077">
        <w:rPr>
          <w:rFonts w:ascii="Calibri" w:hAnsi="Calibri" w:eastAsiaTheme="minorEastAsia"/>
          <w:kern w:val="2"/>
          <w:sz w:val="24"/>
          <w:szCs w:val="24"/>
          <w:lang w:val="es-CO" w:eastAsia="ko-KR"/>
        </w:rPr>
        <w:t xml:space="preserve">contenida en el aula virtual </w:t>
      </w:r>
      <w:r w:rsidRPr="00810077" w:rsidR="00E75BE8">
        <w:rPr>
          <w:rFonts w:ascii="Calibri" w:hAnsi="Calibri" w:eastAsiaTheme="minorEastAsia"/>
          <w:kern w:val="2"/>
          <w:sz w:val="24"/>
          <w:szCs w:val="24"/>
          <w:lang w:val="es-CO" w:eastAsia="ko-KR"/>
        </w:rPr>
        <w:t>cuando quiera</w:t>
      </w:r>
      <w:r w:rsidRPr="00810077" w:rsidR="00810077">
        <w:rPr>
          <w:rFonts w:ascii="Calibri" w:hAnsi="Calibri" w:eastAsiaTheme="minorEastAsia"/>
          <w:kern w:val="2"/>
          <w:sz w:val="24"/>
          <w:szCs w:val="24"/>
          <w:lang w:val="es-CO" w:eastAsia="ko-KR"/>
        </w:rPr>
        <w:t>s en los intervalos de tiempo dados para ello</w:t>
      </w:r>
      <w:r w:rsidRPr="00810077" w:rsidR="00E75BE8">
        <w:rPr>
          <w:rFonts w:ascii="Calibri" w:hAnsi="Calibri" w:eastAsiaTheme="minorEastAsia"/>
          <w:kern w:val="2"/>
          <w:sz w:val="24"/>
          <w:szCs w:val="24"/>
          <w:lang w:val="es-CO" w:eastAsia="ko-KR"/>
        </w:rPr>
        <w:t>.</w:t>
      </w:r>
    </w:p>
    <w:p w:rsidRPr="007C2DF4" w:rsidR="007C2DF4" w:rsidP="007C2DF4" w:rsidRDefault="007C2DF4" w14:paraId="36AA7631" w14:textId="77777777">
      <w:pPr>
        <w:pStyle w:val="Ttulo3"/>
        <w:shd w:val="clear" w:color="auto" w:fill="FFFFFF"/>
        <w:spacing w:before="0"/>
        <w:rPr>
          <w:rFonts w:ascii="Arial" w:hAnsi="Arial" w:cs="Arial"/>
          <w:b/>
          <w:bCs/>
          <w:color w:val="111111"/>
        </w:rPr>
      </w:pPr>
      <w:r w:rsidRPr="007C2DF4">
        <w:rPr>
          <w:rFonts w:ascii="Arial" w:hAnsi="Arial" w:cs="Arial"/>
          <w:b/>
          <w:bCs/>
          <w:color w:val="111111"/>
        </w:rPr>
        <w:t>Información en el aula virtual:</w:t>
      </w:r>
    </w:p>
    <w:p w:rsidR="00422056" w:rsidP="008B0617" w:rsidRDefault="007C2DF4" w14:paraId="5B79AA70" w14:textId="77777777">
      <w:pPr>
        <w:spacing w:before="100" w:beforeAutospacing="1" w:after="100" w:afterAutospacing="1" w:line="240" w:lineRule="auto"/>
        <w:jc w:val="both"/>
        <w:rPr>
          <w:rFonts w:ascii="Calibri" w:hAnsi="Calibri"/>
          <w:sz w:val="24"/>
          <w:szCs w:val="24"/>
          <w:lang w:val="es-CO"/>
        </w:rPr>
      </w:pPr>
      <w:r w:rsidRPr="00A82C2F">
        <w:rPr>
          <w:rFonts w:ascii="Calibri" w:hAnsi="Calibri"/>
          <w:sz w:val="24"/>
          <w:szCs w:val="24"/>
          <w:lang w:val="es-CO"/>
        </w:rPr>
        <w:t xml:space="preserve">Podrás adquirir información </w:t>
      </w:r>
      <w:r w:rsidRPr="004E5BA6">
        <w:rPr>
          <w:rFonts w:ascii="Calibri" w:hAnsi="Calibri"/>
          <w:sz w:val="24"/>
          <w:szCs w:val="24"/>
          <w:lang w:val="es-CO"/>
        </w:rPr>
        <w:t xml:space="preserve">clave en pocos </w:t>
      </w:r>
      <w:r>
        <w:rPr>
          <w:rFonts w:ascii="Calibri" w:hAnsi="Calibri"/>
          <w:sz w:val="24"/>
          <w:szCs w:val="24"/>
          <w:lang w:val="es-CO"/>
        </w:rPr>
        <w:t>minutos</w:t>
      </w:r>
      <w:r w:rsidRPr="004E5BA6">
        <w:rPr>
          <w:rFonts w:ascii="Calibri" w:hAnsi="Calibri"/>
          <w:sz w:val="24"/>
          <w:szCs w:val="24"/>
          <w:lang w:val="es-CO"/>
        </w:rPr>
        <w:t xml:space="preserve"> porque se fragmentan los grandes conceptos en pequeñas píldoras de conocimiento entre los que encontrar</w:t>
      </w:r>
      <w:r w:rsidR="00422056">
        <w:rPr>
          <w:rFonts w:ascii="Calibri" w:hAnsi="Calibri"/>
          <w:sz w:val="24"/>
          <w:szCs w:val="24"/>
          <w:lang w:val="es-CO"/>
        </w:rPr>
        <w:t>á</w:t>
      </w:r>
      <w:r w:rsidRPr="004E5BA6">
        <w:rPr>
          <w:rFonts w:ascii="Calibri" w:hAnsi="Calibri"/>
          <w:sz w:val="24"/>
          <w:szCs w:val="24"/>
          <w:lang w:val="es-CO"/>
        </w:rPr>
        <w:t>s videos, podcasts, artículos, etc. Con este material y la introducción a las temáticas que recibe</w:t>
      </w:r>
      <w:r w:rsidR="008B0617">
        <w:rPr>
          <w:rFonts w:ascii="Calibri" w:hAnsi="Calibri"/>
          <w:sz w:val="24"/>
          <w:szCs w:val="24"/>
          <w:lang w:val="es-CO"/>
        </w:rPr>
        <w:t>s</w:t>
      </w:r>
      <w:r w:rsidRPr="004E5BA6">
        <w:rPr>
          <w:rFonts w:ascii="Calibri" w:hAnsi="Calibri"/>
          <w:sz w:val="24"/>
          <w:szCs w:val="24"/>
          <w:lang w:val="es-CO"/>
        </w:rPr>
        <w:t xml:space="preserve"> en los encuentros virtuales estudias en casa y debates, compartes o resuelves dudas</w:t>
      </w:r>
      <w:r w:rsidR="008B0617">
        <w:rPr>
          <w:rFonts w:ascii="Calibri" w:hAnsi="Calibri"/>
          <w:sz w:val="24"/>
          <w:szCs w:val="24"/>
          <w:lang w:val="es-CO"/>
        </w:rPr>
        <w:t xml:space="preserve"> con tu docente o compañeros en la clase</w:t>
      </w:r>
      <w:r w:rsidRPr="004E5BA6">
        <w:rPr>
          <w:rFonts w:ascii="Calibri" w:hAnsi="Calibri"/>
          <w:sz w:val="24"/>
          <w:szCs w:val="24"/>
          <w:lang w:val="es-CO"/>
        </w:rPr>
        <w:t>.</w:t>
      </w:r>
      <w:r w:rsidR="00422056">
        <w:rPr>
          <w:rFonts w:ascii="Calibri" w:hAnsi="Calibri"/>
          <w:sz w:val="24"/>
          <w:szCs w:val="24"/>
          <w:lang w:val="es-CO"/>
        </w:rPr>
        <w:t xml:space="preserve"> </w:t>
      </w:r>
    </w:p>
    <w:p w:rsidRPr="00422056" w:rsidR="00F12F54" w:rsidP="00422056" w:rsidRDefault="00422056" w14:paraId="2A0BB9AD" w14:textId="2FA73443">
      <w:pPr>
        <w:spacing w:before="100" w:beforeAutospacing="1" w:after="100" w:afterAutospacing="1" w:line="240" w:lineRule="auto"/>
        <w:jc w:val="both"/>
        <w:rPr>
          <w:rFonts w:ascii="Calibri" w:hAnsi="Calibri" w:eastAsiaTheme="minorEastAsia"/>
          <w:kern w:val="2"/>
          <w:sz w:val="24"/>
          <w:szCs w:val="24"/>
          <w:lang w:val="es-CO" w:eastAsia="ko-KR"/>
        </w:rPr>
      </w:pPr>
      <w:r>
        <w:rPr>
          <w:rFonts w:ascii="Calibri" w:hAnsi="Calibri"/>
          <w:sz w:val="24"/>
          <w:szCs w:val="24"/>
          <w:lang w:val="es-CO"/>
        </w:rPr>
        <w:t xml:space="preserve">De acuerdo a lo anterior, el presente espacio académico se consolida un espacio teórico basado </w:t>
      </w:r>
      <w:r w:rsidRPr="004E5BA6">
        <w:rPr>
          <w:rFonts w:ascii="Calibri" w:hAnsi="Calibri"/>
          <w:sz w:val="24"/>
          <w:szCs w:val="24"/>
          <w:lang w:val="es-CO"/>
        </w:rPr>
        <w:t>En las actividades que encuentras en el aula encontraras</w:t>
      </w:r>
      <w:r>
        <w:rPr>
          <w:rFonts w:ascii="Calibri" w:hAnsi="Calibri"/>
          <w:sz w:val="24"/>
          <w:szCs w:val="24"/>
          <w:lang w:val="es-CO"/>
        </w:rPr>
        <w:t>: e</w:t>
      </w:r>
      <w:r w:rsidRPr="004E5BA6">
        <w:rPr>
          <w:rFonts w:ascii="Calibri" w:hAnsi="Calibri"/>
          <w:sz w:val="24"/>
          <w:szCs w:val="24"/>
          <w:lang w:val="es-CO"/>
        </w:rPr>
        <w:t>jercicios de resolución, lecturas</w:t>
      </w:r>
      <w:r>
        <w:rPr>
          <w:rFonts w:ascii="Calibri" w:hAnsi="Calibri"/>
          <w:sz w:val="24"/>
          <w:szCs w:val="24"/>
          <w:lang w:val="es-CO"/>
        </w:rPr>
        <w:t>,</w:t>
      </w:r>
      <w:r w:rsidRPr="004E5BA6">
        <w:rPr>
          <w:rFonts w:ascii="Calibri" w:hAnsi="Calibri"/>
          <w:sz w:val="24"/>
          <w:szCs w:val="24"/>
          <w:lang w:val="es-CO"/>
        </w:rPr>
        <w:t xml:space="preserve"> búsqueda de información en fuentes confiables, análisis de casos y problemas</w:t>
      </w:r>
      <w:r>
        <w:rPr>
          <w:rFonts w:ascii="Calibri" w:hAnsi="Calibri"/>
          <w:sz w:val="24"/>
          <w:szCs w:val="24"/>
          <w:lang w:val="es-CO"/>
        </w:rPr>
        <w:t>.</w:t>
      </w:r>
    </w:p>
    <w:p w:rsidRPr="00B6081F" w:rsidR="00F12F54" w:rsidP="00F52F27" w:rsidRDefault="00F12F54" w14:paraId="1EDEE489" w14:textId="60AE888B">
      <w:pPr>
        <w:pStyle w:val="Ttulo1"/>
        <w:keepNext w:val="0"/>
        <w:keepLines w:val="0"/>
        <w:widowControl w:val="0"/>
        <w:shd w:val="clear" w:color="auto" w:fill="F7CAAC" w:themeFill="accent2" w:themeFillTint="66"/>
        <w:spacing w:line="276" w:lineRule="auto"/>
        <w:jc w:val="both"/>
        <w:rPr>
          <w:rFonts w:ascii="Calibri" w:hAnsi="Calibri"/>
          <w:i/>
          <w:sz w:val="24"/>
          <w:szCs w:val="24"/>
          <w:lang w:val="es-CO"/>
        </w:rPr>
      </w:pPr>
      <w:r>
        <w:rPr>
          <w:rFonts w:cs="Arial" w:asciiTheme="minorHAnsi" w:hAnsiTheme="minorHAnsi"/>
          <w:sz w:val="24"/>
          <w:szCs w:val="24"/>
        </w:rPr>
        <w:t xml:space="preserve">PRESENTACIÓN DEL ESPACIO ACADÉMICO </w:t>
      </w:r>
      <w:r w:rsidRPr="00421E61">
        <w:rPr>
          <w:rFonts w:ascii="Calibri" w:hAnsi="Calibri"/>
          <w:sz w:val="24"/>
          <w:szCs w:val="24"/>
          <w:lang w:val="es-CO"/>
        </w:rPr>
        <w:t>(</w:t>
      </w:r>
      <w:r w:rsidRPr="00155825">
        <w:rPr>
          <w:rFonts w:ascii="Calibri" w:hAnsi="Calibri"/>
          <w:i/>
          <w:sz w:val="24"/>
          <w:szCs w:val="24"/>
          <w:lang w:val="es-CO"/>
        </w:rPr>
        <w:t>No superar 1 página</w:t>
      </w:r>
      <w:r w:rsidRPr="00421E61">
        <w:rPr>
          <w:rFonts w:ascii="Calibri" w:hAnsi="Calibri"/>
          <w:sz w:val="24"/>
          <w:szCs w:val="24"/>
          <w:lang w:val="es-CO"/>
        </w:rPr>
        <w:t>)</w:t>
      </w:r>
      <w:r w:rsidR="00B6081F">
        <w:rPr>
          <w:rFonts w:ascii="Calibri" w:hAnsi="Calibri"/>
          <w:sz w:val="24"/>
          <w:szCs w:val="24"/>
          <w:lang w:val="es-CO"/>
        </w:rPr>
        <w:t xml:space="preserve"> </w:t>
      </w:r>
      <w:r w:rsidRPr="00B6081F" w:rsidR="00B6081F">
        <w:rPr>
          <w:rFonts w:ascii="Calibri" w:hAnsi="Calibri"/>
          <w:i/>
          <w:sz w:val="24"/>
          <w:szCs w:val="24"/>
          <w:lang w:val="es-CO"/>
        </w:rPr>
        <w:t>(redacción dirigida al estudiante)</w:t>
      </w:r>
    </w:p>
    <w:p w:rsidR="00F12F54" w:rsidP="000E5500" w:rsidRDefault="000E5500" w14:paraId="500B49D9" w14:textId="6D4AA9BC">
      <w:pPr>
        <w:rPr>
          <w:rFonts w:cstheme="minorHAnsi"/>
          <w:color w:val="000000" w:themeColor="text1"/>
          <w:sz w:val="20"/>
          <w:szCs w:val="20"/>
          <w:lang w:eastAsia="es-CO"/>
        </w:rPr>
      </w:pPr>
      <w:r>
        <w:rPr>
          <w:rFonts w:cstheme="minorHAnsi"/>
          <w:color w:val="000000" w:themeColor="text1"/>
          <w:sz w:val="20"/>
          <w:szCs w:val="20"/>
          <w:lang w:eastAsia="es-CO"/>
        </w:rPr>
        <w:t xml:space="preserve">Bienvenido al curso de </w:t>
      </w:r>
      <w:r w:rsidR="006F4BD9">
        <w:rPr>
          <w:rFonts w:cstheme="minorHAnsi"/>
          <w:color w:val="000000" w:themeColor="text1"/>
          <w:sz w:val="20"/>
          <w:szCs w:val="20"/>
          <w:lang w:eastAsia="es-CO"/>
        </w:rPr>
        <w:t xml:space="preserve">fundamentos de </w:t>
      </w:r>
      <w:r>
        <w:rPr>
          <w:rFonts w:cstheme="minorHAnsi"/>
          <w:color w:val="000000" w:themeColor="text1"/>
          <w:sz w:val="20"/>
          <w:szCs w:val="20"/>
          <w:lang w:eastAsia="es-CO"/>
        </w:rPr>
        <w:t>matemática</w:t>
      </w:r>
      <w:r w:rsidR="000F7086">
        <w:rPr>
          <w:rFonts w:cstheme="minorHAnsi"/>
          <w:color w:val="000000" w:themeColor="text1"/>
          <w:sz w:val="20"/>
          <w:szCs w:val="20"/>
          <w:lang w:eastAsia="es-CO"/>
        </w:rPr>
        <w:t xml:space="preserve"> y estadística</w:t>
      </w:r>
      <w:r w:rsidR="006F4BD9">
        <w:rPr>
          <w:rFonts w:cstheme="minorHAnsi"/>
          <w:color w:val="000000" w:themeColor="text1"/>
          <w:sz w:val="20"/>
          <w:szCs w:val="20"/>
          <w:lang w:eastAsia="es-CO"/>
        </w:rPr>
        <w:t>,</w:t>
      </w:r>
      <w:r w:rsidR="00422056">
        <w:rPr>
          <w:rFonts w:cstheme="minorHAnsi"/>
          <w:color w:val="000000" w:themeColor="text1"/>
          <w:sz w:val="20"/>
          <w:szCs w:val="20"/>
          <w:lang w:eastAsia="es-CO"/>
        </w:rPr>
        <w:t xml:space="preserve"> </w:t>
      </w:r>
      <w:r>
        <w:rPr>
          <w:rFonts w:cstheme="minorHAnsi"/>
          <w:color w:val="000000" w:themeColor="text1"/>
          <w:sz w:val="20"/>
          <w:szCs w:val="20"/>
          <w:lang w:eastAsia="es-CO"/>
        </w:rPr>
        <w:t>este espacio te permitirá ampliar t</w:t>
      </w:r>
      <w:r w:rsidRPr="00F318EB">
        <w:rPr>
          <w:rFonts w:cstheme="minorHAnsi"/>
          <w:color w:val="000000" w:themeColor="text1"/>
          <w:sz w:val="20"/>
          <w:szCs w:val="20"/>
          <w:lang w:eastAsia="es-CO"/>
        </w:rPr>
        <w:t xml:space="preserve">u </w:t>
      </w:r>
      <w:r>
        <w:rPr>
          <w:rFonts w:cstheme="minorHAnsi"/>
          <w:color w:val="000000" w:themeColor="text1"/>
          <w:sz w:val="20"/>
          <w:szCs w:val="20"/>
          <w:lang w:eastAsia="es-CO"/>
        </w:rPr>
        <w:t>perspe</w:t>
      </w:r>
      <w:r w:rsidRPr="00F318EB">
        <w:rPr>
          <w:rFonts w:cstheme="minorHAnsi"/>
          <w:color w:val="000000" w:themeColor="text1"/>
          <w:sz w:val="20"/>
          <w:szCs w:val="20"/>
          <w:lang w:eastAsia="es-CO"/>
        </w:rPr>
        <w:t>ctiva frente a la identificación</w:t>
      </w:r>
      <w:r>
        <w:rPr>
          <w:rFonts w:cstheme="minorHAnsi"/>
          <w:color w:val="000000" w:themeColor="text1"/>
          <w:sz w:val="20"/>
          <w:szCs w:val="20"/>
          <w:lang w:eastAsia="es-CO"/>
        </w:rPr>
        <w:t>,</w:t>
      </w:r>
      <w:r w:rsidRPr="00F318EB">
        <w:rPr>
          <w:rFonts w:cstheme="minorHAnsi"/>
          <w:color w:val="000000" w:themeColor="text1"/>
          <w:sz w:val="20"/>
          <w:szCs w:val="20"/>
          <w:lang w:eastAsia="es-CO"/>
        </w:rPr>
        <w:t xml:space="preserve"> formulación y resolución de problemas </w:t>
      </w:r>
      <w:r w:rsidR="00AF558D">
        <w:rPr>
          <w:rFonts w:cstheme="minorHAnsi"/>
          <w:color w:val="000000" w:themeColor="text1"/>
          <w:sz w:val="20"/>
          <w:szCs w:val="20"/>
          <w:lang w:eastAsia="es-CO"/>
        </w:rPr>
        <w:t xml:space="preserve">que se presentan en el análisis de </w:t>
      </w:r>
      <w:r w:rsidR="00896D1C">
        <w:rPr>
          <w:rFonts w:cstheme="minorHAnsi"/>
          <w:color w:val="000000" w:themeColor="text1"/>
          <w:sz w:val="20"/>
          <w:szCs w:val="20"/>
          <w:lang w:eastAsia="es-CO"/>
        </w:rPr>
        <w:t xml:space="preserve">datos </w:t>
      </w:r>
      <w:r w:rsidRPr="00F318EB" w:rsidR="00896D1C">
        <w:rPr>
          <w:rFonts w:cstheme="minorHAnsi"/>
          <w:color w:val="000000" w:themeColor="text1"/>
          <w:sz w:val="20"/>
          <w:szCs w:val="20"/>
          <w:lang w:eastAsia="es-CO"/>
        </w:rPr>
        <w:t>y</w:t>
      </w:r>
      <w:r w:rsidRPr="00F318EB">
        <w:rPr>
          <w:rFonts w:cstheme="minorHAnsi"/>
          <w:color w:val="000000" w:themeColor="text1"/>
          <w:sz w:val="20"/>
          <w:szCs w:val="20"/>
          <w:lang w:eastAsia="es-CO"/>
        </w:rPr>
        <w:t xml:space="preserve"> en la vida real</w:t>
      </w:r>
      <w:r>
        <w:rPr>
          <w:rFonts w:cstheme="minorHAnsi"/>
          <w:color w:val="000000" w:themeColor="text1"/>
          <w:sz w:val="20"/>
          <w:szCs w:val="20"/>
          <w:lang w:eastAsia="es-CO"/>
        </w:rPr>
        <w:t>.  Con el uso de la matemática y la estadística se tiene</w:t>
      </w:r>
      <w:r w:rsidRPr="00F318EB">
        <w:rPr>
          <w:rFonts w:cstheme="minorHAnsi"/>
          <w:color w:val="000000" w:themeColor="text1"/>
          <w:sz w:val="20"/>
          <w:szCs w:val="20"/>
          <w:lang w:eastAsia="es-CO"/>
        </w:rPr>
        <w:t xml:space="preserve"> una mejor </w:t>
      </w:r>
      <w:r>
        <w:rPr>
          <w:rFonts w:cstheme="minorHAnsi"/>
          <w:color w:val="000000" w:themeColor="text1"/>
          <w:sz w:val="20"/>
          <w:szCs w:val="20"/>
          <w:lang w:eastAsia="es-CO"/>
        </w:rPr>
        <w:t xml:space="preserve">visión y </w:t>
      </w:r>
      <w:r w:rsidRPr="00F318EB">
        <w:rPr>
          <w:rFonts w:cstheme="minorHAnsi"/>
          <w:color w:val="000000" w:themeColor="text1"/>
          <w:sz w:val="20"/>
          <w:szCs w:val="20"/>
          <w:lang w:eastAsia="es-CO"/>
        </w:rPr>
        <w:t>comprensión de</w:t>
      </w:r>
      <w:r>
        <w:rPr>
          <w:rFonts w:cstheme="minorHAnsi"/>
          <w:color w:val="000000" w:themeColor="text1"/>
          <w:sz w:val="20"/>
          <w:szCs w:val="20"/>
          <w:lang w:eastAsia="es-CO"/>
        </w:rPr>
        <w:t>l</w:t>
      </w:r>
      <w:r w:rsidRPr="00F318EB">
        <w:rPr>
          <w:rFonts w:cstheme="minorHAnsi"/>
          <w:color w:val="000000" w:themeColor="text1"/>
          <w:sz w:val="20"/>
          <w:szCs w:val="20"/>
          <w:lang w:eastAsia="es-CO"/>
        </w:rPr>
        <w:t xml:space="preserve"> entorno</w:t>
      </w:r>
      <w:r>
        <w:rPr>
          <w:rFonts w:cstheme="minorHAnsi"/>
          <w:color w:val="000000" w:themeColor="text1"/>
          <w:sz w:val="20"/>
          <w:szCs w:val="20"/>
          <w:lang w:eastAsia="es-CO"/>
        </w:rPr>
        <w:t xml:space="preserve">, lo que </w:t>
      </w:r>
      <w:r w:rsidRPr="00F318EB">
        <w:rPr>
          <w:rFonts w:cstheme="minorHAnsi"/>
          <w:color w:val="000000" w:themeColor="text1"/>
          <w:sz w:val="20"/>
          <w:szCs w:val="20"/>
          <w:lang w:eastAsia="es-CO"/>
        </w:rPr>
        <w:t>mejora,</w:t>
      </w:r>
      <w:r>
        <w:rPr>
          <w:rFonts w:cstheme="minorHAnsi"/>
          <w:color w:val="000000" w:themeColor="text1"/>
          <w:sz w:val="20"/>
          <w:szCs w:val="20"/>
          <w:lang w:eastAsia="es-CO"/>
        </w:rPr>
        <w:t xml:space="preserve"> además, t</w:t>
      </w:r>
      <w:r w:rsidRPr="00F318EB">
        <w:rPr>
          <w:rFonts w:cstheme="minorHAnsi"/>
          <w:color w:val="000000" w:themeColor="text1"/>
          <w:sz w:val="20"/>
          <w:szCs w:val="20"/>
          <w:lang w:eastAsia="es-CO"/>
        </w:rPr>
        <w:t>us habilidades cognitivas y prácticas</w:t>
      </w:r>
      <w:r>
        <w:rPr>
          <w:rFonts w:cstheme="minorHAnsi"/>
          <w:color w:val="000000" w:themeColor="text1"/>
          <w:sz w:val="20"/>
          <w:szCs w:val="20"/>
          <w:lang w:eastAsia="es-CO"/>
        </w:rPr>
        <w:t xml:space="preserve"> para el manejo y análisis de información. L</w:t>
      </w:r>
      <w:r w:rsidRPr="00F318EB">
        <w:rPr>
          <w:rFonts w:cstheme="minorHAnsi"/>
          <w:color w:val="000000" w:themeColor="text1"/>
          <w:sz w:val="20"/>
          <w:szCs w:val="20"/>
          <w:lang w:eastAsia="es-CO"/>
        </w:rPr>
        <w:t>a matemática</w:t>
      </w:r>
      <w:r>
        <w:rPr>
          <w:rFonts w:cstheme="minorHAnsi"/>
          <w:color w:val="000000" w:themeColor="text1"/>
          <w:sz w:val="20"/>
          <w:szCs w:val="20"/>
          <w:lang w:eastAsia="es-CO"/>
        </w:rPr>
        <w:t xml:space="preserve"> y la </w:t>
      </w:r>
      <w:r w:rsidR="001364F9">
        <w:rPr>
          <w:rFonts w:cstheme="minorHAnsi"/>
          <w:color w:val="000000" w:themeColor="text1"/>
          <w:sz w:val="20"/>
          <w:szCs w:val="20"/>
          <w:lang w:eastAsia="es-CO"/>
        </w:rPr>
        <w:t>estadística te</w:t>
      </w:r>
      <w:r>
        <w:rPr>
          <w:rFonts w:cstheme="minorHAnsi"/>
          <w:color w:val="000000" w:themeColor="text1"/>
          <w:sz w:val="20"/>
          <w:szCs w:val="20"/>
          <w:lang w:eastAsia="es-CO"/>
        </w:rPr>
        <w:t xml:space="preserve"> brindan la habilidades y conocimientos necesarios y son</w:t>
      </w:r>
      <w:r w:rsidRPr="00F318EB">
        <w:rPr>
          <w:rFonts w:cstheme="minorHAnsi"/>
          <w:color w:val="000000" w:themeColor="text1"/>
          <w:sz w:val="20"/>
          <w:szCs w:val="20"/>
          <w:lang w:eastAsia="es-CO"/>
        </w:rPr>
        <w:t xml:space="preserve"> parte fundamental para poder identificar y generalizar</w:t>
      </w:r>
      <w:r>
        <w:rPr>
          <w:rFonts w:cstheme="minorHAnsi"/>
          <w:color w:val="000000" w:themeColor="text1"/>
          <w:sz w:val="20"/>
          <w:szCs w:val="20"/>
          <w:lang w:eastAsia="es-CO"/>
        </w:rPr>
        <w:t xml:space="preserve"> </w:t>
      </w:r>
      <w:r w:rsidRPr="00F318EB">
        <w:rPr>
          <w:rFonts w:cstheme="minorHAnsi"/>
          <w:color w:val="000000" w:themeColor="text1"/>
          <w:sz w:val="20"/>
          <w:szCs w:val="20"/>
          <w:lang w:eastAsia="es-CO"/>
        </w:rPr>
        <w:t xml:space="preserve">la solución </w:t>
      </w:r>
      <w:r>
        <w:rPr>
          <w:rFonts w:cstheme="minorHAnsi"/>
          <w:color w:val="000000" w:themeColor="text1"/>
          <w:sz w:val="20"/>
          <w:szCs w:val="20"/>
          <w:lang w:eastAsia="es-CO"/>
        </w:rPr>
        <w:t>de</w:t>
      </w:r>
      <w:r w:rsidRPr="00F318EB">
        <w:rPr>
          <w:rFonts w:cstheme="minorHAnsi"/>
          <w:color w:val="000000" w:themeColor="text1"/>
          <w:sz w:val="20"/>
          <w:szCs w:val="20"/>
          <w:lang w:eastAsia="es-CO"/>
        </w:rPr>
        <w:t xml:space="preserve"> problema</w:t>
      </w:r>
      <w:r>
        <w:rPr>
          <w:rFonts w:cstheme="minorHAnsi"/>
          <w:color w:val="000000" w:themeColor="text1"/>
          <w:sz w:val="20"/>
          <w:szCs w:val="20"/>
          <w:lang w:eastAsia="es-CO"/>
        </w:rPr>
        <w:t xml:space="preserve">s </w:t>
      </w:r>
      <w:r w:rsidRPr="00F318EB">
        <w:rPr>
          <w:rFonts w:cstheme="minorHAnsi"/>
          <w:color w:val="000000" w:themeColor="text1"/>
          <w:sz w:val="20"/>
          <w:szCs w:val="20"/>
          <w:lang w:eastAsia="es-CO"/>
        </w:rPr>
        <w:t>o</w:t>
      </w:r>
      <w:r>
        <w:rPr>
          <w:rFonts w:cstheme="minorHAnsi"/>
          <w:color w:val="000000" w:themeColor="text1"/>
          <w:sz w:val="20"/>
          <w:szCs w:val="20"/>
          <w:lang w:eastAsia="es-CO"/>
        </w:rPr>
        <w:t xml:space="preserve"> situaciones</w:t>
      </w:r>
      <w:r w:rsidRPr="00F318EB">
        <w:rPr>
          <w:rFonts w:cstheme="minorHAnsi"/>
          <w:color w:val="000000" w:themeColor="text1"/>
          <w:sz w:val="20"/>
          <w:szCs w:val="20"/>
          <w:lang w:eastAsia="es-CO"/>
        </w:rPr>
        <w:t xml:space="preserve"> similares</w:t>
      </w:r>
      <w:r>
        <w:rPr>
          <w:rFonts w:cstheme="minorHAnsi"/>
          <w:color w:val="000000" w:themeColor="text1"/>
          <w:sz w:val="20"/>
          <w:szCs w:val="20"/>
          <w:lang w:eastAsia="es-CO"/>
        </w:rPr>
        <w:t>.</w:t>
      </w:r>
    </w:p>
    <w:p w:rsidR="006F4BD9" w:rsidP="000F7086" w:rsidRDefault="006F4BD9" w14:paraId="214B1B59" w14:textId="3C93422B">
      <w:pPr>
        <w:pStyle w:val="Sinespaciado"/>
        <w:rPr>
          <w:rFonts w:cstheme="minorHAnsi"/>
          <w:color w:val="000000" w:themeColor="text1"/>
          <w:szCs w:val="20"/>
          <w:lang w:val="es-CO" w:eastAsia="es-CO"/>
        </w:rPr>
      </w:pPr>
      <w:r w:rsidRPr="00630C30">
        <w:rPr>
          <w:rFonts w:cstheme="minorHAnsi"/>
          <w:color w:val="000000" w:themeColor="text1"/>
          <w:szCs w:val="20"/>
          <w:lang w:val="es-CO" w:eastAsia="es-CO"/>
        </w:rPr>
        <w:t>E</w:t>
      </w:r>
      <w:r>
        <w:rPr>
          <w:rFonts w:cstheme="minorHAnsi"/>
          <w:color w:val="000000" w:themeColor="text1"/>
          <w:szCs w:val="20"/>
          <w:lang w:val="es-CO" w:eastAsia="es-CO"/>
        </w:rPr>
        <w:t>ste</w:t>
      </w:r>
      <w:r w:rsidRPr="00630C30">
        <w:rPr>
          <w:rFonts w:cstheme="minorHAnsi"/>
          <w:color w:val="000000" w:themeColor="text1"/>
          <w:szCs w:val="20"/>
          <w:lang w:val="es-CO" w:eastAsia="es-CO"/>
        </w:rPr>
        <w:t xml:space="preserve"> NO ES UN CURSO INTENSIVO DE MATEMÁTICAS COMPLETO</w:t>
      </w:r>
      <w:r>
        <w:rPr>
          <w:rFonts w:cstheme="minorHAnsi"/>
          <w:color w:val="000000" w:themeColor="text1"/>
          <w:szCs w:val="20"/>
          <w:lang w:val="es-CO" w:eastAsia="es-CO"/>
        </w:rPr>
        <w:t>.</w:t>
      </w:r>
      <w:r w:rsidRPr="00630C30">
        <w:rPr>
          <w:rFonts w:cstheme="minorHAnsi"/>
          <w:color w:val="000000" w:themeColor="text1"/>
          <w:szCs w:val="20"/>
          <w:lang w:val="es-CO" w:eastAsia="es-CO"/>
        </w:rPr>
        <w:t xml:space="preserve"> </w:t>
      </w:r>
      <w:r>
        <w:rPr>
          <w:rFonts w:cstheme="minorHAnsi"/>
          <w:color w:val="000000" w:themeColor="text1"/>
          <w:szCs w:val="20"/>
          <w:lang w:val="es-CO" w:eastAsia="es-CO"/>
        </w:rPr>
        <w:t>D</w:t>
      </w:r>
      <w:r w:rsidRPr="00630C30">
        <w:rPr>
          <w:rFonts w:cstheme="minorHAnsi"/>
          <w:color w:val="000000" w:themeColor="text1"/>
          <w:szCs w:val="20"/>
          <w:lang w:val="es-CO" w:eastAsia="es-CO"/>
        </w:rPr>
        <w:t xml:space="preserve">e ninguna manera </w:t>
      </w:r>
      <w:r>
        <w:rPr>
          <w:rFonts w:cstheme="minorHAnsi"/>
          <w:color w:val="000000" w:themeColor="text1"/>
          <w:szCs w:val="20"/>
          <w:lang w:val="es-CO" w:eastAsia="es-CO"/>
        </w:rPr>
        <w:t xml:space="preserve">es </w:t>
      </w:r>
      <w:r w:rsidRPr="00630C30">
        <w:rPr>
          <w:rFonts w:cstheme="minorHAnsi"/>
          <w:color w:val="000000" w:themeColor="text1"/>
          <w:szCs w:val="20"/>
          <w:lang w:val="es-CO" w:eastAsia="es-CO"/>
        </w:rPr>
        <w:t xml:space="preserve">una revisión exhaustiva de </w:t>
      </w:r>
      <w:r w:rsidR="000F7086">
        <w:rPr>
          <w:rFonts w:cstheme="minorHAnsi"/>
          <w:color w:val="000000" w:themeColor="text1"/>
          <w:szCs w:val="20"/>
          <w:lang w:val="es-CO" w:eastAsia="es-CO"/>
        </w:rPr>
        <w:t>l</w:t>
      </w:r>
      <w:r w:rsidRPr="00630C30">
        <w:rPr>
          <w:rFonts w:cstheme="minorHAnsi"/>
          <w:color w:val="000000" w:themeColor="text1"/>
          <w:szCs w:val="20"/>
          <w:lang w:val="es-CO" w:eastAsia="es-CO"/>
        </w:rPr>
        <w:t>as matemáticas de la escuela secundaria y la universidad.</w:t>
      </w:r>
      <w:r>
        <w:rPr>
          <w:rFonts w:cstheme="minorHAnsi"/>
          <w:color w:val="000000" w:themeColor="text1"/>
          <w:szCs w:val="20"/>
          <w:lang w:val="es-CO" w:eastAsia="es-CO"/>
        </w:rPr>
        <w:t xml:space="preserve"> El objetivo es </w:t>
      </w:r>
      <w:r w:rsidRPr="00630C30">
        <w:rPr>
          <w:rFonts w:cstheme="minorHAnsi"/>
          <w:color w:val="000000" w:themeColor="text1"/>
          <w:szCs w:val="20"/>
          <w:lang w:val="es-CO" w:eastAsia="es-CO"/>
        </w:rPr>
        <w:t>repasar matemáticas básicas</w:t>
      </w:r>
      <w:r>
        <w:rPr>
          <w:rFonts w:cstheme="minorHAnsi"/>
          <w:color w:val="000000" w:themeColor="text1"/>
          <w:szCs w:val="20"/>
          <w:lang w:val="es-CO" w:eastAsia="es-CO"/>
        </w:rPr>
        <w:t xml:space="preserve"> </w:t>
      </w:r>
      <w:r w:rsidRPr="00630C30">
        <w:rPr>
          <w:rFonts w:cstheme="minorHAnsi"/>
          <w:color w:val="000000" w:themeColor="text1"/>
          <w:szCs w:val="20"/>
          <w:lang w:val="es-CO" w:eastAsia="es-CO"/>
        </w:rPr>
        <w:t>y conceptos de cálculo</w:t>
      </w:r>
      <w:r>
        <w:rPr>
          <w:rFonts w:cstheme="minorHAnsi"/>
          <w:color w:val="000000" w:themeColor="text1"/>
          <w:szCs w:val="20"/>
          <w:lang w:val="es-CO" w:eastAsia="es-CO"/>
        </w:rPr>
        <w:t xml:space="preserve"> que son necesarios a</w:t>
      </w:r>
      <w:r w:rsidRPr="00630C30">
        <w:rPr>
          <w:rFonts w:cstheme="minorHAnsi"/>
          <w:color w:val="000000" w:themeColor="text1"/>
          <w:szCs w:val="20"/>
          <w:lang w:val="es-CO" w:eastAsia="es-CO"/>
        </w:rPr>
        <w:t>ntes de sumergir</w:t>
      </w:r>
      <w:r>
        <w:rPr>
          <w:rFonts w:cstheme="minorHAnsi"/>
          <w:color w:val="000000" w:themeColor="text1"/>
          <w:szCs w:val="20"/>
          <w:lang w:val="es-CO" w:eastAsia="es-CO"/>
        </w:rPr>
        <w:t>se</w:t>
      </w:r>
      <w:r w:rsidRPr="00630C30">
        <w:rPr>
          <w:rFonts w:cstheme="minorHAnsi"/>
          <w:color w:val="000000" w:themeColor="text1"/>
          <w:szCs w:val="20"/>
          <w:lang w:val="es-CO" w:eastAsia="es-CO"/>
        </w:rPr>
        <w:t xml:space="preserve"> en las áreas aplicadas de las matemáticas esenciales, como la probabilidad,</w:t>
      </w:r>
      <w:r>
        <w:rPr>
          <w:rFonts w:cstheme="minorHAnsi"/>
          <w:color w:val="000000" w:themeColor="text1"/>
          <w:szCs w:val="20"/>
          <w:lang w:val="es-CO" w:eastAsia="es-CO"/>
        </w:rPr>
        <w:t xml:space="preserve"> </w:t>
      </w:r>
      <w:r w:rsidRPr="00630C30">
        <w:rPr>
          <w:rFonts w:cstheme="minorHAnsi"/>
          <w:color w:val="000000" w:themeColor="text1"/>
          <w:szCs w:val="20"/>
          <w:lang w:val="es-CO" w:eastAsia="es-CO"/>
        </w:rPr>
        <w:t>álgebra</w:t>
      </w:r>
      <w:r>
        <w:rPr>
          <w:rFonts w:cstheme="minorHAnsi"/>
          <w:color w:val="000000" w:themeColor="text1"/>
          <w:szCs w:val="20"/>
          <w:lang w:val="es-CO" w:eastAsia="es-CO"/>
        </w:rPr>
        <w:t xml:space="preserve"> </w:t>
      </w:r>
      <w:r w:rsidRPr="00630C30">
        <w:rPr>
          <w:rFonts w:cstheme="minorHAnsi"/>
          <w:color w:val="000000" w:themeColor="text1"/>
          <w:szCs w:val="20"/>
          <w:lang w:val="es-CO" w:eastAsia="es-CO"/>
        </w:rPr>
        <w:t>lineal, estadística y aprendizaje automático</w:t>
      </w:r>
      <w:r>
        <w:rPr>
          <w:rFonts w:cstheme="minorHAnsi"/>
          <w:color w:val="000000" w:themeColor="text1"/>
          <w:szCs w:val="20"/>
          <w:lang w:val="es-CO" w:eastAsia="es-CO"/>
        </w:rPr>
        <w:t>.</w:t>
      </w:r>
    </w:p>
    <w:p w:rsidRPr="000F7086" w:rsidR="000F7086" w:rsidP="000F7086" w:rsidRDefault="000F7086" w14:paraId="785E4562" w14:textId="77777777">
      <w:pPr>
        <w:pStyle w:val="Sinespaciado"/>
        <w:rPr>
          <w:rFonts w:cstheme="minorHAnsi"/>
          <w:color w:val="000000" w:themeColor="text1"/>
          <w:szCs w:val="20"/>
          <w:lang w:val="es-CO" w:eastAsia="es-CO"/>
        </w:rPr>
      </w:pPr>
    </w:p>
    <w:p w:rsidRPr="000F7086" w:rsidR="00F12F54" w:rsidP="000F7086" w:rsidRDefault="000E5500" w14:paraId="10D174DB" w14:textId="5398B1AB">
      <w:pPr>
        <w:jc w:val="both"/>
        <w:rPr>
          <w:rFonts w:eastAsiaTheme="minorEastAsia" w:cstheme="minorHAnsi"/>
          <w:color w:val="000000" w:themeColor="text1"/>
          <w:kern w:val="2"/>
          <w:sz w:val="20"/>
          <w:szCs w:val="20"/>
          <w:lang w:val="es-CO" w:eastAsia="es-CO"/>
        </w:rPr>
      </w:pPr>
      <w:r w:rsidRPr="000F7086">
        <w:rPr>
          <w:rFonts w:eastAsiaTheme="minorEastAsia" w:cstheme="minorHAnsi"/>
          <w:color w:val="000000" w:themeColor="text1"/>
          <w:kern w:val="2"/>
          <w:sz w:val="20"/>
          <w:szCs w:val="20"/>
          <w:lang w:val="es-CO" w:eastAsia="es-CO"/>
        </w:rPr>
        <w:t xml:space="preserve">Este curso busca aportar a </w:t>
      </w:r>
      <w:r w:rsidRPr="000F7086" w:rsidR="006D6D8A">
        <w:rPr>
          <w:rFonts w:eastAsiaTheme="minorEastAsia" w:cstheme="minorHAnsi"/>
          <w:color w:val="000000" w:themeColor="text1"/>
          <w:kern w:val="2"/>
          <w:sz w:val="20"/>
          <w:szCs w:val="20"/>
          <w:lang w:val="es-CO" w:eastAsia="es-CO"/>
        </w:rPr>
        <w:t>tu</w:t>
      </w:r>
      <w:r w:rsidRPr="000F7086">
        <w:rPr>
          <w:rFonts w:eastAsiaTheme="minorEastAsia" w:cstheme="minorHAnsi"/>
          <w:color w:val="000000" w:themeColor="text1"/>
          <w:kern w:val="2"/>
          <w:sz w:val="20"/>
          <w:szCs w:val="20"/>
          <w:lang w:val="es-CO" w:eastAsia="es-CO"/>
        </w:rPr>
        <w:t xml:space="preserve"> capacitación formal desde la teoría de los elementos matemáticos que dan soporte a las técnicas estadísticas empleadas en Ciencia de Datos. Al conocer el fundamento teórico se </w:t>
      </w:r>
      <w:r w:rsidRPr="000F7086" w:rsidR="006D6D8A">
        <w:rPr>
          <w:rFonts w:eastAsiaTheme="minorEastAsia" w:cstheme="minorHAnsi"/>
          <w:color w:val="000000" w:themeColor="text1"/>
          <w:kern w:val="2"/>
          <w:sz w:val="20"/>
          <w:szCs w:val="20"/>
          <w:lang w:val="es-CO" w:eastAsia="es-CO"/>
        </w:rPr>
        <w:t xml:space="preserve">te </w:t>
      </w:r>
      <w:r w:rsidRPr="000F7086">
        <w:rPr>
          <w:rFonts w:eastAsiaTheme="minorEastAsia" w:cstheme="minorHAnsi"/>
          <w:color w:val="000000" w:themeColor="text1"/>
          <w:kern w:val="2"/>
          <w:sz w:val="20"/>
          <w:szCs w:val="20"/>
          <w:lang w:val="es-CO" w:eastAsia="es-CO"/>
        </w:rPr>
        <w:t>facilita el uso, la adaptación o la transformación de las técnicas para resolver situaciones problema.</w:t>
      </w:r>
      <w:r w:rsidRPr="000F7086" w:rsidR="002F4FCF">
        <w:rPr>
          <w:rFonts w:eastAsiaTheme="minorEastAsia" w:cstheme="minorHAnsi"/>
          <w:color w:val="000000" w:themeColor="text1"/>
          <w:kern w:val="2"/>
          <w:sz w:val="20"/>
          <w:szCs w:val="20"/>
          <w:lang w:val="es-CO" w:eastAsia="es-CO"/>
        </w:rPr>
        <w:t xml:space="preserve"> Con este propósito s</w:t>
      </w:r>
      <w:r w:rsidRPr="000F7086">
        <w:rPr>
          <w:rFonts w:eastAsiaTheme="minorEastAsia" w:cstheme="minorHAnsi"/>
          <w:color w:val="000000" w:themeColor="text1"/>
          <w:kern w:val="2"/>
          <w:sz w:val="20"/>
          <w:szCs w:val="20"/>
          <w:lang w:val="es-CO" w:eastAsia="es-CO"/>
        </w:rPr>
        <w:t>e estudiarán dos unidades</w:t>
      </w:r>
      <w:r w:rsidRPr="000F7086" w:rsidR="002F4FCF">
        <w:rPr>
          <w:rFonts w:eastAsiaTheme="minorEastAsia" w:cstheme="minorHAnsi"/>
          <w:color w:val="000000" w:themeColor="text1"/>
          <w:kern w:val="2"/>
          <w:sz w:val="20"/>
          <w:szCs w:val="20"/>
          <w:lang w:val="es-CO" w:eastAsia="es-CO"/>
        </w:rPr>
        <w:t xml:space="preserve"> una de </w:t>
      </w:r>
      <w:r w:rsidRPr="000F7086" w:rsidR="00896D1C">
        <w:rPr>
          <w:rFonts w:eastAsiaTheme="minorEastAsia" w:cstheme="minorHAnsi"/>
          <w:color w:val="000000" w:themeColor="text1"/>
          <w:kern w:val="2"/>
          <w:sz w:val="20"/>
          <w:szCs w:val="20"/>
          <w:lang w:val="es-CO" w:eastAsia="es-CO"/>
        </w:rPr>
        <w:t xml:space="preserve">cálculo funcional para la optimización </w:t>
      </w:r>
      <w:r w:rsidRPr="000F7086" w:rsidR="002F4FCF">
        <w:rPr>
          <w:rFonts w:eastAsiaTheme="minorEastAsia" w:cstheme="minorHAnsi"/>
          <w:color w:val="000000" w:themeColor="text1"/>
          <w:kern w:val="2"/>
          <w:sz w:val="20"/>
          <w:szCs w:val="20"/>
          <w:lang w:val="es-CO" w:eastAsia="es-CO"/>
        </w:rPr>
        <w:t>y otra que</w:t>
      </w:r>
      <w:r w:rsidRPr="000F7086" w:rsidR="006D6D8A">
        <w:rPr>
          <w:rFonts w:eastAsiaTheme="minorEastAsia" w:cstheme="minorHAnsi"/>
          <w:color w:val="000000" w:themeColor="text1"/>
          <w:kern w:val="2"/>
          <w:sz w:val="20"/>
          <w:szCs w:val="20"/>
          <w:lang w:val="es-CO" w:eastAsia="es-CO"/>
        </w:rPr>
        <w:t xml:space="preserve"> </w:t>
      </w:r>
      <w:r w:rsidRPr="000F7086" w:rsidR="001364F9">
        <w:rPr>
          <w:rFonts w:eastAsiaTheme="minorEastAsia" w:cstheme="minorHAnsi"/>
          <w:color w:val="000000" w:themeColor="text1"/>
          <w:kern w:val="2"/>
          <w:sz w:val="20"/>
          <w:szCs w:val="20"/>
          <w:lang w:val="es-CO" w:eastAsia="es-CO"/>
        </w:rPr>
        <w:t xml:space="preserve">te </w:t>
      </w:r>
      <w:r w:rsidRPr="000F7086" w:rsidR="00067B69">
        <w:rPr>
          <w:rFonts w:eastAsiaTheme="minorEastAsia" w:cstheme="minorHAnsi"/>
          <w:color w:val="000000" w:themeColor="text1"/>
          <w:kern w:val="2"/>
          <w:sz w:val="20"/>
          <w:szCs w:val="20"/>
          <w:lang w:val="es-CO" w:eastAsia="es-CO"/>
        </w:rPr>
        <w:t>introduce en</w:t>
      </w:r>
      <w:r w:rsidRPr="000F7086" w:rsidR="002F4FCF">
        <w:rPr>
          <w:rFonts w:eastAsiaTheme="minorEastAsia" w:cstheme="minorHAnsi"/>
          <w:color w:val="000000" w:themeColor="text1"/>
          <w:kern w:val="2"/>
          <w:sz w:val="20"/>
          <w:szCs w:val="20"/>
          <w:lang w:val="es-CO" w:eastAsia="es-CO"/>
        </w:rPr>
        <w:t xml:space="preserve"> el algebra</w:t>
      </w:r>
      <w:r w:rsidRPr="000F7086" w:rsidR="006D6D8A">
        <w:rPr>
          <w:rFonts w:eastAsiaTheme="minorEastAsia" w:cstheme="minorHAnsi"/>
          <w:color w:val="000000" w:themeColor="text1"/>
          <w:kern w:val="2"/>
          <w:sz w:val="20"/>
          <w:szCs w:val="20"/>
          <w:lang w:val="es-CO" w:eastAsia="es-CO"/>
        </w:rPr>
        <w:t xml:space="preserve"> lineal</w:t>
      </w:r>
      <w:r w:rsidRPr="000F7086" w:rsidR="00896D1C">
        <w:rPr>
          <w:rFonts w:eastAsiaTheme="minorEastAsia" w:cstheme="minorHAnsi"/>
          <w:color w:val="000000" w:themeColor="text1"/>
          <w:kern w:val="2"/>
          <w:sz w:val="20"/>
          <w:szCs w:val="20"/>
          <w:lang w:val="es-CO" w:eastAsia="es-CO"/>
        </w:rPr>
        <w:t>,</w:t>
      </w:r>
      <w:r w:rsidRPr="000F7086" w:rsidR="006D6D8A">
        <w:rPr>
          <w:rFonts w:eastAsiaTheme="minorEastAsia" w:cstheme="minorHAnsi"/>
          <w:color w:val="000000" w:themeColor="text1"/>
          <w:kern w:val="2"/>
          <w:sz w:val="20"/>
          <w:szCs w:val="20"/>
          <w:lang w:val="es-CO" w:eastAsia="es-CO"/>
        </w:rPr>
        <w:t xml:space="preserve"> con lo cual podrás </w:t>
      </w:r>
      <w:r w:rsidRPr="000F7086" w:rsidR="002F4FCF">
        <w:rPr>
          <w:rFonts w:eastAsiaTheme="minorEastAsia" w:cstheme="minorHAnsi"/>
          <w:color w:val="000000" w:themeColor="text1"/>
          <w:kern w:val="2"/>
          <w:sz w:val="20"/>
          <w:szCs w:val="20"/>
          <w:lang w:val="es-CO" w:eastAsia="es-CO"/>
        </w:rPr>
        <w:t xml:space="preserve">representar situaciones mediante modelos </w:t>
      </w:r>
      <w:r w:rsidRPr="000F7086" w:rsidR="00372C2B">
        <w:rPr>
          <w:rFonts w:eastAsiaTheme="minorEastAsia" w:cstheme="minorHAnsi"/>
          <w:color w:val="000000" w:themeColor="text1"/>
          <w:kern w:val="2"/>
          <w:sz w:val="20"/>
          <w:szCs w:val="20"/>
          <w:lang w:val="es-CO" w:eastAsia="es-CO"/>
        </w:rPr>
        <w:t xml:space="preserve">matemáticos o estadísticos </w:t>
      </w:r>
      <w:r w:rsidRPr="000F7086" w:rsidR="00896D1C">
        <w:rPr>
          <w:rFonts w:eastAsiaTheme="minorEastAsia" w:cstheme="minorHAnsi"/>
          <w:color w:val="000000" w:themeColor="text1"/>
          <w:kern w:val="2"/>
          <w:sz w:val="20"/>
          <w:szCs w:val="20"/>
          <w:lang w:val="es-CO" w:eastAsia="es-CO"/>
        </w:rPr>
        <w:t xml:space="preserve"> </w:t>
      </w:r>
      <w:r w:rsidRPr="000F7086" w:rsidR="00372C2B">
        <w:rPr>
          <w:rFonts w:eastAsiaTheme="minorEastAsia" w:cstheme="minorHAnsi"/>
          <w:color w:val="000000" w:themeColor="text1"/>
          <w:kern w:val="2"/>
          <w:sz w:val="20"/>
          <w:szCs w:val="20"/>
          <w:lang w:val="es-CO" w:eastAsia="es-CO"/>
        </w:rPr>
        <w:t>óptimos</w:t>
      </w:r>
      <w:r w:rsidRPr="000F7086" w:rsidR="002F4FCF">
        <w:rPr>
          <w:rFonts w:eastAsiaTheme="minorEastAsia" w:cstheme="minorHAnsi"/>
          <w:color w:val="000000" w:themeColor="text1"/>
          <w:kern w:val="2"/>
          <w:sz w:val="20"/>
          <w:szCs w:val="20"/>
          <w:lang w:val="es-CO" w:eastAsia="es-CO"/>
        </w:rPr>
        <w:t xml:space="preserve">. </w:t>
      </w:r>
      <w:r w:rsidRPr="000F7086">
        <w:rPr>
          <w:rFonts w:eastAsiaTheme="minorEastAsia" w:cstheme="minorHAnsi"/>
          <w:color w:val="000000" w:themeColor="text1"/>
          <w:kern w:val="2"/>
          <w:sz w:val="20"/>
          <w:szCs w:val="20"/>
          <w:lang w:val="es-CO" w:eastAsia="es-CO"/>
        </w:rPr>
        <w:t xml:space="preserve"> </w:t>
      </w:r>
      <w:r w:rsidRPr="000F7086" w:rsidR="00F12F54">
        <w:rPr>
          <w:rFonts w:eastAsiaTheme="minorEastAsia" w:cstheme="minorHAnsi"/>
          <w:color w:val="000000" w:themeColor="text1"/>
          <w:kern w:val="2"/>
          <w:sz w:val="20"/>
          <w:szCs w:val="20"/>
          <w:lang w:val="es-CO" w:eastAsia="es-CO"/>
        </w:rPr>
        <w:t xml:space="preserve"> </w:t>
      </w:r>
    </w:p>
    <w:p w:rsidR="005D49FC" w:rsidP="00EF65A2" w:rsidRDefault="00EF65A2" w14:paraId="541497B6" w14:textId="2F6FC460">
      <w:pPr>
        <w:pStyle w:val="Sinespaciado"/>
        <w:wordWrap/>
        <w:jc w:val="left"/>
        <w:rPr>
          <w:lang w:val="es-CO"/>
        </w:rPr>
      </w:pPr>
      <w:r>
        <w:rPr>
          <w:i/>
          <w:color w:val="A6A6A6" w:themeColor="background1" w:themeShade="A6"/>
          <w:sz w:val="22"/>
          <w:szCs w:val="24"/>
          <w:lang w:val="es-CO"/>
        </w:rPr>
        <w:br/>
      </w:r>
      <w:r w:rsidR="001468A7">
        <w:rPr>
          <w:lang w:val="es-CO"/>
        </w:rPr>
        <w:br/>
      </w:r>
      <w:r w:rsidRPr="00526DEC" w:rsidR="00845C46">
        <w:rPr>
          <w:shd w:val="clear" w:color="auto" w:fill="E2EFD9" w:themeFill="accent6" w:themeFillTint="33"/>
          <w:lang w:val="es-CO"/>
        </w:rPr>
        <w:t xml:space="preserve">Recuerde que la información aquí descrita será utilizada para la elaboración de un video </w:t>
      </w:r>
      <w:r w:rsidRPr="00526DEC" w:rsidR="001468A7">
        <w:rPr>
          <w:shd w:val="clear" w:color="auto" w:fill="E2EFD9" w:themeFill="accent6" w:themeFillTint="33"/>
          <w:lang w:val="es-CO"/>
        </w:rPr>
        <w:t>(grabación o animado)</w:t>
      </w:r>
    </w:p>
    <w:p w:rsidRPr="00F12F54" w:rsidR="005D49FC" w:rsidP="00F12F54" w:rsidRDefault="005D49FC" w14:paraId="4D613A56" w14:textId="7D8435E5">
      <w:pPr>
        <w:rPr>
          <w:lang w:val="es-CO" w:eastAsia="ko-KR"/>
        </w:rPr>
        <w:sectPr w:rsidRPr="00F12F54" w:rsidR="005D49FC" w:rsidSect="00C27AE4">
          <w:headerReference w:type="default" r:id="rId30"/>
          <w:pgSz w:w="12240" w:h="15840" w:orient="portrait" w:code="1"/>
          <w:pgMar w:top="1418" w:right="1134" w:bottom="1418" w:left="1701" w:header="709" w:footer="709" w:gutter="0"/>
          <w:cols w:space="708"/>
          <w:docGrid w:linePitch="360"/>
        </w:sectPr>
      </w:pPr>
    </w:p>
    <w:tbl>
      <w:tblPr>
        <w:tblStyle w:val="Tablaconcuadrcula"/>
        <w:tblW w:w="5125" w:type="pct"/>
        <w:tblLook w:val="04A0" w:firstRow="1" w:lastRow="0" w:firstColumn="1" w:lastColumn="0" w:noHBand="0" w:noVBand="1"/>
      </w:tblPr>
      <w:tblGrid>
        <w:gridCol w:w="1271"/>
        <w:gridCol w:w="1702"/>
        <w:gridCol w:w="3119"/>
        <w:gridCol w:w="4960"/>
        <w:gridCol w:w="1276"/>
        <w:gridCol w:w="991"/>
      </w:tblGrid>
      <w:tr w:rsidR="00661754" w:rsidTr="4251143B" w14:paraId="74CEF85E" w14:textId="77777777">
        <w:tc>
          <w:tcPr>
            <w:tcW w:w="5000" w:type="pct"/>
            <w:gridSpan w:val="6"/>
            <w:tcBorders>
              <w:top w:val="single" w:color="auto" w:sz="4" w:space="0"/>
              <w:left w:val="single" w:color="auto" w:sz="4" w:space="0"/>
              <w:bottom w:val="single" w:color="auto" w:sz="4" w:space="0"/>
              <w:right w:val="single" w:color="auto" w:sz="4" w:space="0"/>
            </w:tcBorders>
            <w:shd w:val="clear" w:color="auto" w:fill="F7CAAC" w:themeFill="accent2" w:themeFillTint="66"/>
            <w:tcMar/>
            <w:hideMark/>
          </w:tcPr>
          <w:p w:rsidR="00661754" w:rsidRDefault="00661754" w14:paraId="0C034732" w14:textId="77777777">
            <w:pPr>
              <w:widowControl w:val="0"/>
              <w:spacing w:after="120" w:line="240" w:lineRule="auto"/>
              <w:rPr>
                <w:rFonts w:cs="Arial"/>
                <w:b/>
              </w:rPr>
            </w:pPr>
            <w:r>
              <w:rPr>
                <w:rFonts w:cs="Arial"/>
                <w:b/>
              </w:rPr>
              <w:t xml:space="preserve">PLAN DE FORMACIÓN DEL ESPACIO ACADÉMICO </w:t>
            </w:r>
          </w:p>
        </w:tc>
      </w:tr>
      <w:tr w:rsidR="00661754" w:rsidTr="4251143B" w14:paraId="12949AE1" w14:textId="77777777">
        <w:tc>
          <w:tcPr>
            <w:tcW w:w="477" w:type="pct"/>
            <w:tcBorders>
              <w:top w:val="single" w:color="auto" w:sz="4" w:space="0"/>
              <w:left w:val="single" w:color="auto" w:sz="4" w:space="0"/>
              <w:bottom w:val="single" w:color="auto" w:sz="4" w:space="0"/>
              <w:right w:val="single" w:color="auto" w:sz="4" w:space="0"/>
            </w:tcBorders>
            <w:tcMar/>
            <w:vAlign w:val="center"/>
            <w:hideMark/>
          </w:tcPr>
          <w:p w:rsidR="00661754" w:rsidRDefault="00661754" w14:paraId="431B189F" w14:textId="77777777">
            <w:pPr>
              <w:widowControl w:val="0"/>
              <w:spacing w:after="120" w:line="240" w:lineRule="auto"/>
              <w:jc w:val="center"/>
              <w:rPr>
                <w:rFonts w:cs="Arial"/>
                <w:b/>
              </w:rPr>
            </w:pPr>
            <w:r>
              <w:rPr>
                <w:rFonts w:cs="Arial"/>
                <w:b/>
              </w:rPr>
              <w:t>Unidad</w:t>
            </w:r>
          </w:p>
        </w:tc>
        <w:tc>
          <w:tcPr>
            <w:tcW w:w="639" w:type="pct"/>
            <w:tcBorders>
              <w:top w:val="single" w:color="auto" w:sz="4" w:space="0"/>
              <w:left w:val="single" w:color="auto" w:sz="4" w:space="0"/>
              <w:bottom w:val="single" w:color="auto" w:sz="4" w:space="0"/>
              <w:right w:val="single" w:color="auto" w:sz="4" w:space="0"/>
            </w:tcBorders>
            <w:tcMar/>
            <w:vAlign w:val="center"/>
            <w:hideMark/>
          </w:tcPr>
          <w:p w:rsidR="00661754" w:rsidRDefault="00661754" w14:paraId="018C69F3" w14:textId="1B575687">
            <w:pPr>
              <w:widowControl w:val="0"/>
              <w:spacing w:after="120" w:line="240" w:lineRule="auto"/>
              <w:jc w:val="center"/>
              <w:rPr>
                <w:rFonts w:cs="Arial"/>
                <w:b/>
              </w:rPr>
            </w:pPr>
            <w:r>
              <w:rPr>
                <w:rFonts w:cs="Arial"/>
                <w:b/>
              </w:rPr>
              <w:t>Competencias</w:t>
            </w:r>
            <w:r w:rsidR="00D61423">
              <w:rPr>
                <w:rFonts w:cs="Arial"/>
                <w:b/>
              </w:rPr>
              <w:t>/ Resultado</w:t>
            </w:r>
            <w:r w:rsidR="00053C49">
              <w:rPr>
                <w:rFonts w:cs="Arial"/>
                <w:b/>
              </w:rPr>
              <w:t>*</w:t>
            </w:r>
          </w:p>
        </w:tc>
        <w:tc>
          <w:tcPr>
            <w:tcW w:w="1171" w:type="pct"/>
            <w:tcBorders>
              <w:top w:val="single" w:color="auto" w:sz="4" w:space="0"/>
              <w:left w:val="single" w:color="auto" w:sz="4" w:space="0"/>
              <w:bottom w:val="single" w:color="auto" w:sz="4" w:space="0"/>
              <w:right w:val="single" w:color="auto" w:sz="4" w:space="0"/>
            </w:tcBorders>
            <w:tcMar/>
            <w:vAlign w:val="center"/>
            <w:hideMark/>
          </w:tcPr>
          <w:p w:rsidR="00661754" w:rsidRDefault="00661754" w14:paraId="02C94F1F" w14:textId="77777777">
            <w:pPr>
              <w:widowControl w:val="0"/>
              <w:spacing w:after="120" w:line="240" w:lineRule="auto"/>
              <w:jc w:val="center"/>
              <w:rPr>
                <w:rFonts w:cs="Arial"/>
                <w:b/>
              </w:rPr>
            </w:pPr>
            <w:r>
              <w:rPr>
                <w:rFonts w:cs="Arial"/>
                <w:b/>
              </w:rPr>
              <w:t>Contenidos de la unidad</w:t>
            </w:r>
          </w:p>
        </w:tc>
        <w:tc>
          <w:tcPr>
            <w:tcW w:w="1862" w:type="pct"/>
            <w:tcBorders>
              <w:top w:val="single" w:color="auto" w:sz="4" w:space="0"/>
              <w:left w:val="single" w:color="auto" w:sz="4" w:space="0"/>
              <w:bottom w:val="single" w:color="auto" w:sz="4" w:space="0"/>
              <w:right w:val="single" w:color="auto" w:sz="4" w:space="0"/>
            </w:tcBorders>
            <w:tcMar/>
            <w:vAlign w:val="center"/>
            <w:hideMark/>
          </w:tcPr>
          <w:p w:rsidR="00661754" w:rsidP="11DA3E6D" w:rsidRDefault="5ABD688A" w14:paraId="7FED0272" w14:textId="2C080C0E">
            <w:pPr>
              <w:widowControl w:val="0"/>
              <w:spacing w:after="120" w:line="240" w:lineRule="auto"/>
              <w:jc w:val="center"/>
              <w:rPr>
                <w:rFonts w:cs="Arial"/>
                <w:b/>
                <w:bCs/>
              </w:rPr>
            </w:pPr>
            <w:r w:rsidRPr="11DA3E6D">
              <w:rPr>
                <w:rFonts w:cs="Arial"/>
                <w:b/>
                <w:bCs/>
              </w:rPr>
              <w:t>Nombre de las actividades</w:t>
            </w:r>
            <w:r w:rsidRPr="11DA3E6D" w:rsidR="1AB3D6C1">
              <w:rPr>
                <w:rFonts w:cs="Arial"/>
                <w:b/>
                <w:bCs/>
              </w:rPr>
              <w:t>**</w:t>
            </w:r>
            <w:r w:rsidRPr="11DA3E6D">
              <w:rPr>
                <w:rFonts w:cs="Arial"/>
                <w:b/>
                <w:bCs/>
              </w:rPr>
              <w:t xml:space="preserve"> (con breve descripción)</w:t>
            </w:r>
          </w:p>
        </w:tc>
        <w:tc>
          <w:tcPr>
            <w:tcW w:w="479" w:type="pct"/>
            <w:tcBorders>
              <w:top w:val="single" w:color="auto" w:sz="4" w:space="0"/>
              <w:left w:val="single" w:color="auto" w:sz="4" w:space="0"/>
              <w:bottom w:val="single" w:color="auto" w:sz="4" w:space="0"/>
              <w:right w:val="single" w:color="auto" w:sz="4" w:space="0"/>
            </w:tcBorders>
            <w:tcMar/>
            <w:vAlign w:val="center"/>
            <w:hideMark/>
          </w:tcPr>
          <w:p w:rsidR="00661754" w:rsidP="11DA3E6D" w:rsidRDefault="5ABD688A" w14:paraId="4283BEDE" w14:textId="709C80D8">
            <w:pPr>
              <w:widowControl w:val="0"/>
              <w:spacing w:after="120" w:line="240" w:lineRule="auto"/>
              <w:jc w:val="center"/>
              <w:rPr>
                <w:rFonts w:cs="Arial"/>
                <w:b/>
                <w:bCs/>
              </w:rPr>
            </w:pPr>
            <w:r w:rsidRPr="11DA3E6D">
              <w:rPr>
                <w:rFonts w:cs="Arial"/>
                <w:b/>
                <w:bCs/>
                <w:sz w:val="20"/>
                <w:szCs w:val="20"/>
              </w:rPr>
              <w:t xml:space="preserve">Semanas de aprendizaje </w:t>
            </w:r>
            <w:r w:rsidRPr="11DA3E6D" w:rsidR="00E50D59">
              <w:rPr>
                <w:rFonts w:cs="Arial"/>
                <w:b/>
                <w:bCs/>
                <w:sz w:val="20"/>
                <w:szCs w:val="20"/>
              </w:rPr>
              <w:t>**</w:t>
            </w:r>
            <w:r w:rsidRPr="11DA3E6D" w:rsidR="0D9D8538">
              <w:rPr>
                <w:rFonts w:cs="Arial"/>
                <w:b/>
                <w:bCs/>
                <w:sz w:val="20"/>
                <w:szCs w:val="20"/>
              </w:rPr>
              <w:t>*</w:t>
            </w:r>
          </w:p>
        </w:tc>
        <w:tc>
          <w:tcPr>
            <w:tcW w:w="372" w:type="pct"/>
            <w:tcBorders>
              <w:top w:val="single" w:color="auto" w:sz="4" w:space="0"/>
              <w:left w:val="single" w:color="auto" w:sz="4" w:space="0"/>
              <w:bottom w:val="single" w:color="auto" w:sz="4" w:space="0"/>
              <w:right w:val="single" w:color="auto" w:sz="4" w:space="0"/>
            </w:tcBorders>
            <w:tcMar/>
            <w:vAlign w:val="center"/>
            <w:hideMark/>
          </w:tcPr>
          <w:p w:rsidR="00661754" w:rsidP="11DA3E6D" w:rsidRDefault="5ABD688A" w14:paraId="533E2815" w14:textId="59D3F73F">
            <w:pPr>
              <w:widowControl w:val="0"/>
              <w:spacing w:after="120" w:line="240" w:lineRule="auto"/>
              <w:jc w:val="center"/>
              <w:rPr>
                <w:rFonts w:cs="Arial"/>
                <w:b/>
                <w:bCs/>
                <w:sz w:val="20"/>
                <w:szCs w:val="20"/>
              </w:rPr>
            </w:pPr>
            <w:r w:rsidRPr="11DA3E6D">
              <w:rPr>
                <w:rFonts w:cs="Arial"/>
                <w:b/>
                <w:bCs/>
              </w:rPr>
              <w:t>% de nota *</w:t>
            </w:r>
            <w:r w:rsidRPr="11DA3E6D" w:rsidR="00053C49">
              <w:rPr>
                <w:rFonts w:cs="Arial"/>
                <w:b/>
                <w:bCs/>
              </w:rPr>
              <w:t>*</w:t>
            </w:r>
            <w:r w:rsidRPr="11DA3E6D" w:rsidR="00E50D59">
              <w:rPr>
                <w:rFonts w:cs="Arial"/>
                <w:b/>
                <w:bCs/>
              </w:rPr>
              <w:t>*</w:t>
            </w:r>
            <w:r w:rsidRPr="11DA3E6D" w:rsidR="7938F276">
              <w:rPr>
                <w:rFonts w:cs="Arial"/>
                <w:b/>
                <w:bCs/>
              </w:rPr>
              <w:t>*</w:t>
            </w:r>
          </w:p>
        </w:tc>
      </w:tr>
      <w:tr w:rsidR="001E53F8" w:rsidTr="4251143B" w14:paraId="17D41939" w14:textId="77777777">
        <w:trPr>
          <w:trHeight w:val="395"/>
        </w:trPr>
        <w:tc>
          <w:tcPr>
            <w:tcW w:w="477" w:type="pct"/>
            <w:vMerge w:val="restart"/>
            <w:tcBorders>
              <w:top w:val="single" w:color="auto" w:sz="4" w:space="0"/>
              <w:left w:val="single" w:color="auto" w:sz="4" w:space="0"/>
              <w:bottom w:val="single" w:color="auto" w:sz="4" w:space="0"/>
              <w:right w:val="single" w:color="auto" w:sz="4" w:space="0"/>
            </w:tcBorders>
            <w:tcMar/>
            <w:vAlign w:val="center"/>
          </w:tcPr>
          <w:p w:rsidRPr="0044351C" w:rsidR="001E53F8" w:rsidP="001E53F8" w:rsidRDefault="001E53F8" w14:paraId="6A0656C5" w14:textId="7ED7BCCE">
            <w:pPr>
              <w:widowControl w:val="0"/>
              <w:spacing w:after="120" w:line="240" w:lineRule="auto"/>
              <w:jc w:val="center"/>
              <w:rPr>
                <w:rFonts w:cs="Arial"/>
                <w:b/>
                <w:bCs/>
                <w:i/>
                <w:sz w:val="32"/>
                <w:szCs w:val="36"/>
              </w:rPr>
            </w:pPr>
            <w:r w:rsidRPr="0044351C">
              <w:rPr>
                <w:rFonts w:cs="Arial"/>
                <w:b/>
                <w:bCs/>
                <w:i/>
                <w:sz w:val="32"/>
                <w:szCs w:val="36"/>
              </w:rPr>
              <w:t>Unidad 1:</w:t>
            </w:r>
          </w:p>
          <w:p w:rsidRPr="00E94CB5" w:rsidR="001E53F8" w:rsidP="001E53F8" w:rsidRDefault="001E53F8" w14:paraId="59BBCDE2" w14:textId="77777777">
            <w:pPr>
              <w:widowControl w:val="0"/>
              <w:spacing w:after="120" w:line="240" w:lineRule="auto"/>
              <w:jc w:val="center"/>
              <w:rPr>
                <w:rFonts w:cstheme="minorHAnsi"/>
                <w:bCs/>
              </w:rPr>
            </w:pPr>
            <w:r w:rsidRPr="00E94CB5">
              <w:rPr>
                <w:rFonts w:cstheme="minorHAnsi"/>
                <w:bCs/>
              </w:rPr>
              <w:t>Matemática básica, introducción al cálculo y probabilidad.</w:t>
            </w:r>
          </w:p>
          <w:p w:rsidR="001E53F8" w:rsidP="001E53F8" w:rsidRDefault="001E53F8" w14:paraId="6A1C4624" w14:textId="77777777">
            <w:pPr>
              <w:widowControl w:val="0"/>
              <w:spacing w:after="120" w:line="240" w:lineRule="auto"/>
              <w:jc w:val="center"/>
              <w:rPr>
                <w:rFonts w:cs="Arial"/>
                <w:i/>
                <w:color w:val="A6A6A6" w:themeColor="background1" w:themeShade="A6"/>
                <w:sz w:val="20"/>
              </w:rPr>
            </w:pPr>
          </w:p>
          <w:p w:rsidR="001E53F8" w:rsidP="001E53F8" w:rsidRDefault="001E53F8" w14:paraId="68F9F97E" w14:textId="77777777">
            <w:pPr>
              <w:widowControl w:val="0"/>
              <w:spacing w:after="120" w:line="240" w:lineRule="auto"/>
              <w:jc w:val="center"/>
              <w:rPr>
                <w:rFonts w:cs="Arial"/>
                <w:i/>
                <w:color w:val="A6A6A6" w:themeColor="background1" w:themeShade="A6"/>
                <w:sz w:val="20"/>
              </w:rPr>
            </w:pPr>
          </w:p>
          <w:p w:rsidR="001E53F8" w:rsidP="001E53F8" w:rsidRDefault="001E53F8" w14:paraId="103BA3C7" w14:textId="77777777">
            <w:pPr>
              <w:widowControl w:val="0"/>
              <w:spacing w:after="120" w:line="240" w:lineRule="auto"/>
              <w:jc w:val="center"/>
              <w:rPr>
                <w:rFonts w:cs="Arial"/>
                <w:i/>
                <w:color w:val="A6A6A6" w:themeColor="background1" w:themeShade="A6"/>
                <w:sz w:val="20"/>
              </w:rPr>
            </w:pPr>
          </w:p>
          <w:p w:rsidR="001E53F8" w:rsidP="001E53F8" w:rsidRDefault="001E53F8" w14:paraId="5B06C576" w14:textId="35731443">
            <w:pPr>
              <w:widowControl w:val="0"/>
              <w:spacing w:after="120" w:line="240" w:lineRule="auto"/>
              <w:jc w:val="center"/>
              <w:rPr>
                <w:rFonts w:cs="Arial"/>
                <w:color w:val="A6A6A6" w:themeColor="background1" w:themeShade="A6"/>
                <w:sz w:val="20"/>
              </w:rPr>
            </w:pPr>
          </w:p>
        </w:tc>
        <w:tc>
          <w:tcPr>
            <w:tcW w:w="639" w:type="pct"/>
            <w:vMerge w:val="restart"/>
            <w:tcBorders>
              <w:top w:val="single" w:color="auto" w:sz="4" w:space="0"/>
              <w:left w:val="single" w:color="auto" w:sz="4" w:space="0"/>
              <w:bottom w:val="single" w:color="auto" w:sz="4" w:space="0"/>
              <w:right w:val="single" w:color="auto" w:sz="4" w:space="0"/>
            </w:tcBorders>
            <w:tcMar/>
            <w:vAlign w:val="center"/>
            <w:hideMark/>
          </w:tcPr>
          <w:p w:rsidR="001E53F8" w:rsidP="001E53F8" w:rsidRDefault="001E53F8" w14:paraId="64B73DB0" w14:textId="77777777">
            <w:pPr>
              <w:widowControl w:val="0"/>
              <w:spacing w:after="120" w:line="240" w:lineRule="auto"/>
              <w:jc w:val="center"/>
              <w:rPr>
                <w:rFonts w:cs="Arial"/>
                <w:i/>
                <w:iCs/>
                <w:color w:val="A6A6A6" w:themeColor="background1" w:themeShade="A6"/>
                <w:sz w:val="20"/>
              </w:rPr>
            </w:pPr>
          </w:p>
          <w:p w:rsidR="001E53F8" w:rsidP="001E53F8" w:rsidRDefault="001E53F8" w14:paraId="2DD2143D" w14:textId="1622A8D7">
            <w:pPr>
              <w:widowControl w:val="0"/>
              <w:spacing w:after="120" w:line="240" w:lineRule="auto"/>
              <w:jc w:val="center"/>
              <w:rPr>
                <w:rFonts w:cs="Arial"/>
                <w:i/>
                <w:iCs/>
                <w:color w:val="A6A6A6" w:themeColor="background1" w:themeShade="A6"/>
                <w:sz w:val="20"/>
              </w:rPr>
            </w:pPr>
            <w:r w:rsidRPr="00E94CB5">
              <w:rPr>
                <w:rFonts w:cs="Arial"/>
                <w:i/>
                <w:iCs/>
                <w:sz w:val="20"/>
              </w:rPr>
              <w:t xml:space="preserve">Reconoce, interpreta y representa resultados a partir de funciones en un sistema cartesiano describiendo sus movimientos y diferentes formas de representación gráficas y analíticas, y las aplica en </w:t>
            </w:r>
            <w:r>
              <w:rPr>
                <w:rFonts w:cs="Arial"/>
                <w:i/>
                <w:iCs/>
                <w:sz w:val="20"/>
              </w:rPr>
              <w:t xml:space="preserve">la optimización de modelos matemáticos y estadísticos </w:t>
            </w:r>
          </w:p>
        </w:tc>
        <w:tc>
          <w:tcPr>
            <w:tcW w:w="1171" w:type="pct"/>
            <w:vMerge w:val="restart"/>
            <w:tcBorders>
              <w:top w:val="single" w:color="auto" w:sz="4" w:space="0"/>
              <w:left w:val="single" w:color="auto" w:sz="4" w:space="0"/>
              <w:bottom w:val="single" w:color="auto" w:sz="4" w:space="0"/>
              <w:right w:val="single" w:color="auto" w:sz="4" w:space="0"/>
            </w:tcBorders>
            <w:tcMar/>
            <w:hideMark/>
          </w:tcPr>
          <w:p w:rsidR="00182FA7" w:rsidP="00182FA7" w:rsidRDefault="00182FA7" w14:paraId="3BB5A9E9" w14:textId="77777777">
            <w:pPr>
              <w:widowControl w:val="0"/>
              <w:spacing w:after="120" w:line="240" w:lineRule="auto"/>
              <w:rPr>
                <w:rFonts w:cs="Arial"/>
                <w:b/>
                <w:bCs/>
                <w:i/>
                <w:iCs/>
                <w:sz w:val="20"/>
              </w:rPr>
            </w:pPr>
            <w:r w:rsidRPr="00B0333E">
              <w:rPr>
                <w:rFonts w:cs="Arial"/>
                <w:b/>
                <w:bCs/>
                <w:i/>
                <w:iCs/>
                <w:sz w:val="20"/>
              </w:rPr>
              <w:t>Matemática Básica y cálculo diferencial e integral</w:t>
            </w:r>
          </w:p>
          <w:p w:rsidRPr="00182FA7" w:rsidR="00182FA7" w:rsidP="00182FA7" w:rsidRDefault="00182FA7" w14:paraId="1EFD6A4A" w14:textId="77777777">
            <w:pPr>
              <w:widowControl w:val="0"/>
              <w:spacing w:after="120" w:line="240" w:lineRule="auto"/>
              <w:rPr>
                <w:rFonts w:cstheme="minorHAnsi"/>
                <w:bCs/>
                <w:i/>
                <w:iCs/>
              </w:rPr>
            </w:pPr>
          </w:p>
          <w:p w:rsidRPr="00EE60D2" w:rsidR="001E53F8" w:rsidRDefault="001E53F8" w14:paraId="17C83673" w14:textId="073BDF97">
            <w:pPr>
              <w:pStyle w:val="Prrafodelista"/>
              <w:widowControl w:val="0"/>
              <w:numPr>
                <w:ilvl w:val="1"/>
                <w:numId w:val="4"/>
              </w:numPr>
              <w:spacing w:after="120" w:line="240" w:lineRule="auto"/>
              <w:ind w:left="458" w:hanging="425"/>
              <w:rPr>
                <w:rFonts w:cstheme="minorHAnsi"/>
                <w:bCs/>
                <w:i/>
                <w:iCs/>
              </w:rPr>
            </w:pPr>
            <w:r w:rsidRPr="00EE60D2">
              <w:rPr>
                <w:rFonts w:cstheme="minorHAnsi"/>
                <w:bCs/>
                <w:i/>
                <w:iCs/>
              </w:rPr>
              <w:t xml:space="preserve">Propiedades de operaciones aritméticas y algébricas </w:t>
            </w:r>
          </w:p>
          <w:p w:rsidRPr="00EE60D2" w:rsidR="001E53F8" w:rsidRDefault="001E53F8" w14:paraId="76DDA813" w14:textId="77777777">
            <w:pPr>
              <w:pStyle w:val="Prrafodelista"/>
              <w:widowControl w:val="0"/>
              <w:numPr>
                <w:ilvl w:val="1"/>
                <w:numId w:val="4"/>
              </w:numPr>
              <w:spacing w:after="120" w:line="240" w:lineRule="auto"/>
              <w:ind w:left="458" w:hanging="425"/>
              <w:rPr>
                <w:rFonts w:cstheme="minorHAnsi"/>
                <w:bCs/>
                <w:i/>
                <w:iCs/>
              </w:rPr>
            </w:pPr>
            <w:r w:rsidRPr="00EE60D2">
              <w:rPr>
                <w:rFonts w:cstheme="minorHAnsi"/>
                <w:bCs/>
                <w:i/>
                <w:iCs/>
              </w:rPr>
              <w:t xml:space="preserve">Funciones y tipos de funciones </w:t>
            </w:r>
          </w:p>
          <w:p w:rsidRPr="00EE60D2" w:rsidR="001E53F8" w:rsidP="001E53F8" w:rsidRDefault="001E53F8" w14:paraId="3085D9FD" w14:textId="77777777">
            <w:pPr>
              <w:pStyle w:val="Prrafodelista"/>
              <w:widowControl w:val="0"/>
              <w:spacing w:after="120"/>
              <w:ind w:left="458" w:hanging="425"/>
              <w:rPr>
                <w:rFonts w:cstheme="minorHAnsi"/>
                <w:bCs/>
                <w:i/>
                <w:iCs/>
              </w:rPr>
            </w:pPr>
            <w:r w:rsidRPr="00EE60D2">
              <w:rPr>
                <w:rFonts w:cstheme="minorHAnsi"/>
                <w:bCs/>
                <w:i/>
                <w:iCs/>
              </w:rPr>
              <w:t xml:space="preserve">1.3 Teoría de funciones exponenciales y logarítmicas </w:t>
            </w:r>
          </w:p>
          <w:p w:rsidR="00A426ED" w:rsidRDefault="001E53F8" w14:paraId="5774C8A4" w14:textId="77777777">
            <w:pPr>
              <w:pStyle w:val="Prrafodelista"/>
              <w:widowControl w:val="0"/>
              <w:numPr>
                <w:ilvl w:val="1"/>
                <w:numId w:val="9"/>
              </w:numPr>
              <w:spacing w:after="120" w:line="240" w:lineRule="auto"/>
              <w:rPr>
                <w:rFonts w:cstheme="minorHAnsi"/>
                <w:bCs/>
                <w:i/>
                <w:iCs/>
              </w:rPr>
            </w:pPr>
            <w:r w:rsidRPr="00A426ED">
              <w:rPr>
                <w:rFonts w:cstheme="minorHAnsi"/>
                <w:bCs/>
                <w:i/>
                <w:iCs/>
              </w:rPr>
              <w:t xml:space="preserve">limites </w:t>
            </w:r>
          </w:p>
          <w:p w:rsidR="00A426ED" w:rsidRDefault="001E53F8" w14:paraId="2512AFEA" w14:textId="77777777">
            <w:pPr>
              <w:pStyle w:val="Prrafodelista"/>
              <w:widowControl w:val="0"/>
              <w:numPr>
                <w:ilvl w:val="1"/>
                <w:numId w:val="9"/>
              </w:numPr>
              <w:spacing w:after="120" w:line="240" w:lineRule="auto"/>
              <w:rPr>
                <w:rFonts w:cstheme="minorHAnsi"/>
                <w:bCs/>
                <w:i/>
                <w:iCs/>
              </w:rPr>
            </w:pPr>
            <w:r w:rsidRPr="00A426ED">
              <w:rPr>
                <w:rFonts w:cstheme="minorHAnsi"/>
                <w:bCs/>
                <w:i/>
                <w:iCs/>
              </w:rPr>
              <w:t>Derivadas (parcial y regla de la cadena)</w:t>
            </w:r>
          </w:p>
          <w:p w:rsidR="00A426ED" w:rsidRDefault="001E53F8" w14:paraId="716D76B8" w14:textId="363B4CA7">
            <w:pPr>
              <w:pStyle w:val="Prrafodelista"/>
              <w:widowControl w:val="0"/>
              <w:numPr>
                <w:ilvl w:val="1"/>
                <w:numId w:val="9"/>
              </w:numPr>
              <w:spacing w:after="120" w:line="240" w:lineRule="auto"/>
              <w:rPr>
                <w:rFonts w:cstheme="minorHAnsi"/>
                <w:bCs/>
                <w:i/>
                <w:iCs/>
              </w:rPr>
            </w:pPr>
            <w:r w:rsidRPr="00A426ED">
              <w:rPr>
                <w:rFonts w:cstheme="minorHAnsi"/>
                <w:bCs/>
                <w:i/>
                <w:iCs/>
              </w:rPr>
              <w:t>Integrales</w:t>
            </w:r>
          </w:p>
          <w:p w:rsidRPr="00613137" w:rsidR="00C26F7D" w:rsidP="00C26F7D" w:rsidRDefault="00C26F7D" w14:paraId="26EFD759" w14:textId="77777777">
            <w:pPr>
              <w:rPr>
                <w:rFonts w:cs="Arial"/>
                <w:b/>
                <w:bCs/>
                <w:i/>
                <w:iCs/>
                <w:sz w:val="20"/>
              </w:rPr>
            </w:pPr>
            <w:r w:rsidRPr="00613137">
              <w:rPr>
                <w:rFonts w:cs="Arial"/>
                <w:b/>
                <w:i/>
                <w:iCs/>
                <w:sz w:val="20"/>
              </w:rPr>
              <w:t>Cálculo</w:t>
            </w:r>
            <w:r w:rsidRPr="00613137">
              <w:rPr>
                <w:rFonts w:cs="Arial"/>
                <w:i/>
                <w:iCs/>
                <w:sz w:val="20"/>
              </w:rPr>
              <w:t xml:space="preserve"> </w:t>
            </w:r>
            <w:r w:rsidRPr="00613137">
              <w:rPr>
                <w:rFonts w:cs="Arial"/>
                <w:b/>
                <w:bCs/>
                <w:i/>
                <w:iCs/>
                <w:sz w:val="20"/>
              </w:rPr>
              <w:t>de Probabilidad y distribuciones de probabilidad</w:t>
            </w:r>
          </w:p>
          <w:p w:rsidR="00C26F7D" w:rsidP="00C26F7D" w:rsidRDefault="00C26F7D" w14:paraId="1BF87D69" w14:textId="77777777">
            <w:pPr>
              <w:pStyle w:val="Prrafodelista"/>
              <w:widowControl w:val="0"/>
              <w:spacing w:after="120" w:line="240" w:lineRule="auto"/>
              <w:ind w:left="360"/>
              <w:rPr>
                <w:rFonts w:cstheme="minorHAnsi"/>
                <w:bCs/>
                <w:i/>
                <w:iCs/>
              </w:rPr>
            </w:pPr>
          </w:p>
          <w:p w:rsidR="00A426ED" w:rsidRDefault="00A426ED" w14:paraId="0A88C2E2" w14:textId="6144A662">
            <w:pPr>
              <w:pStyle w:val="Prrafodelista"/>
              <w:widowControl w:val="0"/>
              <w:numPr>
                <w:ilvl w:val="1"/>
                <w:numId w:val="9"/>
              </w:numPr>
              <w:spacing w:after="120" w:line="240" w:lineRule="auto"/>
              <w:rPr>
                <w:rFonts w:cstheme="minorHAnsi"/>
                <w:bCs/>
                <w:i/>
                <w:iCs/>
              </w:rPr>
            </w:pPr>
            <w:r>
              <w:rPr>
                <w:rFonts w:cstheme="minorHAnsi"/>
                <w:bCs/>
                <w:i/>
                <w:iCs/>
              </w:rPr>
              <w:t>P</w:t>
            </w:r>
            <w:r w:rsidRPr="00A426ED" w:rsidR="001E53F8">
              <w:rPr>
                <w:rFonts w:cstheme="minorHAnsi"/>
                <w:bCs/>
                <w:i/>
                <w:iCs/>
              </w:rPr>
              <w:t>robabilidad y axiomas de probabilidad</w:t>
            </w:r>
          </w:p>
          <w:p w:rsidR="00A426ED" w:rsidRDefault="001E53F8" w14:paraId="171BBFC5" w14:textId="77777777">
            <w:pPr>
              <w:pStyle w:val="Prrafodelista"/>
              <w:widowControl w:val="0"/>
              <w:numPr>
                <w:ilvl w:val="1"/>
                <w:numId w:val="9"/>
              </w:numPr>
              <w:spacing w:after="120" w:line="240" w:lineRule="auto"/>
              <w:rPr>
                <w:rFonts w:cstheme="minorHAnsi"/>
                <w:bCs/>
                <w:i/>
                <w:iCs/>
              </w:rPr>
            </w:pPr>
            <w:r w:rsidRPr="00A426ED">
              <w:rPr>
                <w:rFonts w:cstheme="minorHAnsi"/>
                <w:bCs/>
                <w:i/>
                <w:iCs/>
              </w:rPr>
              <w:t>Probabilidad condicional, regla de Bayes y probabilidad conjunta.</w:t>
            </w:r>
          </w:p>
          <w:p w:rsidRPr="000767C2" w:rsidR="001E53F8" w:rsidRDefault="001E53F8" w14:paraId="2B11CDED" w14:textId="606EECD0">
            <w:pPr>
              <w:pStyle w:val="Prrafodelista"/>
              <w:widowControl w:val="0"/>
              <w:numPr>
                <w:ilvl w:val="1"/>
                <w:numId w:val="9"/>
              </w:numPr>
              <w:spacing w:after="120" w:line="240" w:lineRule="auto"/>
              <w:rPr>
                <w:rFonts w:cstheme="minorHAnsi"/>
                <w:bCs/>
                <w:i/>
                <w:iCs/>
              </w:rPr>
            </w:pPr>
            <w:r w:rsidRPr="00A426ED">
              <w:rPr>
                <w:rFonts w:cstheme="minorHAnsi"/>
                <w:bCs/>
                <w:i/>
                <w:iCs/>
              </w:rPr>
              <w:t>Distribución binomial</w:t>
            </w:r>
            <w:r w:rsidR="000767C2">
              <w:rPr>
                <w:rFonts w:cstheme="minorHAnsi"/>
                <w:bCs/>
                <w:i/>
                <w:iCs/>
              </w:rPr>
              <w:t xml:space="preserve"> </w:t>
            </w:r>
            <w:r w:rsidRPr="000767C2">
              <w:rPr>
                <w:rFonts w:cstheme="minorHAnsi"/>
                <w:bCs/>
                <w:i/>
                <w:iCs/>
              </w:rPr>
              <w:t>y normal</w:t>
            </w:r>
          </w:p>
          <w:p w:rsidRPr="00E94CB5" w:rsidR="001E53F8" w:rsidP="001E53F8" w:rsidRDefault="001E53F8" w14:paraId="6222D4DD" w14:textId="6722099B">
            <w:pPr>
              <w:widowControl w:val="0"/>
              <w:spacing w:after="120" w:line="240" w:lineRule="auto"/>
              <w:ind w:firstLine="458"/>
              <w:rPr>
                <w:rFonts w:cs="Arial"/>
                <w:i/>
                <w:iCs/>
                <w:color w:val="A6A6A6" w:themeColor="background1" w:themeShade="A6"/>
                <w:sz w:val="20"/>
              </w:rPr>
            </w:pPr>
          </w:p>
        </w:tc>
        <w:tc>
          <w:tcPr>
            <w:tcW w:w="1862" w:type="pct"/>
            <w:tcBorders>
              <w:top w:val="single" w:color="auto" w:sz="4" w:space="0"/>
              <w:left w:val="single" w:color="auto" w:sz="4" w:space="0"/>
              <w:bottom w:val="single" w:color="auto" w:sz="4" w:space="0"/>
              <w:right w:val="single" w:color="auto" w:sz="4" w:space="0"/>
            </w:tcBorders>
            <w:tcMar/>
            <w:hideMark/>
          </w:tcPr>
          <w:p w:rsidRPr="00B0333E" w:rsidR="00FF3F96" w:rsidP="001E53F8" w:rsidRDefault="001E53F8" w14:paraId="5D3530B0" w14:textId="38DEA485">
            <w:pPr>
              <w:widowControl w:val="0"/>
              <w:spacing w:after="120" w:line="240" w:lineRule="auto"/>
              <w:rPr>
                <w:rFonts w:cs="Arial"/>
                <w:b/>
                <w:bCs/>
                <w:i/>
                <w:iCs/>
                <w:sz w:val="20"/>
              </w:rPr>
            </w:pPr>
            <w:r w:rsidRPr="00B0333E">
              <w:rPr>
                <w:rFonts w:cs="Arial"/>
                <w:b/>
                <w:i/>
                <w:iCs/>
                <w:sz w:val="20"/>
                <w:u w:val="single"/>
              </w:rPr>
              <w:t xml:space="preserve">Actividad </w:t>
            </w:r>
            <w:r w:rsidR="00D61855">
              <w:rPr>
                <w:rFonts w:cs="Arial"/>
                <w:b/>
                <w:i/>
                <w:iCs/>
                <w:sz w:val="20"/>
                <w:u w:val="single"/>
              </w:rPr>
              <w:t>1.</w:t>
            </w:r>
            <w:r w:rsidRPr="00B0333E">
              <w:rPr>
                <w:rFonts w:cs="Arial"/>
                <w:b/>
                <w:i/>
                <w:iCs/>
                <w:sz w:val="20"/>
                <w:u w:val="single"/>
              </w:rPr>
              <w:t>1</w:t>
            </w:r>
            <w:r>
              <w:rPr>
                <w:rFonts w:cs="Arial"/>
                <w:b/>
                <w:i/>
                <w:iCs/>
                <w:sz w:val="20"/>
              </w:rPr>
              <w:t xml:space="preserve"> </w:t>
            </w:r>
          </w:p>
          <w:p w:rsidRPr="00D67E26" w:rsidR="001E53F8" w:rsidP="001E53F8" w:rsidRDefault="001E53F8" w14:paraId="4051534B" w14:textId="77777777">
            <w:pPr>
              <w:widowControl w:val="0"/>
              <w:spacing w:after="120" w:line="240" w:lineRule="auto"/>
              <w:rPr>
                <w:rFonts w:cs="Arial"/>
                <w:b/>
                <w:bCs/>
                <w:i/>
                <w:iCs/>
                <w:sz w:val="20"/>
              </w:rPr>
            </w:pPr>
            <w:r w:rsidRPr="00CA4371">
              <w:rPr>
                <w:rFonts w:cs="Arial"/>
                <w:i/>
                <w:iCs/>
                <w:sz w:val="20"/>
              </w:rPr>
              <w:t xml:space="preserve"> </w:t>
            </w:r>
            <w:r w:rsidRPr="00D67E26">
              <w:rPr>
                <w:rFonts w:cs="Arial"/>
                <w:b/>
                <w:bCs/>
                <w:i/>
                <w:iCs/>
                <w:color w:val="2F5496" w:themeColor="accent5" w:themeShade="BF"/>
                <w:sz w:val="20"/>
              </w:rPr>
              <w:t xml:space="preserve">¿Cómo representar, interpretar y optimizar procesos para la estimación de parámetros en modelos matemáticos y estadísticos?  </w:t>
            </w:r>
          </w:p>
          <w:p w:rsidR="001E53F8" w:rsidP="001E53F8" w:rsidRDefault="001E53F8" w14:paraId="74B02F5E" w14:textId="77777777">
            <w:pPr>
              <w:widowControl w:val="0"/>
              <w:spacing w:after="120" w:line="240" w:lineRule="auto"/>
              <w:ind w:left="360"/>
              <w:rPr>
                <w:rFonts w:cs="Arial"/>
                <w:i/>
                <w:iCs/>
                <w:sz w:val="20"/>
              </w:rPr>
            </w:pPr>
            <w:r w:rsidRPr="0082161E">
              <w:rPr>
                <w:rFonts w:cs="Arial"/>
                <w:b/>
                <w:bCs/>
                <w:i/>
                <w:iCs/>
                <w:sz w:val="20"/>
              </w:rPr>
              <w:t>Producto:</w:t>
            </w:r>
            <w:r w:rsidRPr="0082161E">
              <w:rPr>
                <w:rFonts w:cs="Arial"/>
                <w:i/>
                <w:iCs/>
                <w:sz w:val="20"/>
              </w:rPr>
              <w:t xml:space="preserve"> </w:t>
            </w:r>
          </w:p>
          <w:p w:rsidRPr="00FF3F96" w:rsidR="009E4B6E" w:rsidRDefault="001E53F8" w14:paraId="6D4D2003" w14:textId="73612033">
            <w:pPr>
              <w:pStyle w:val="Prrafodelista"/>
              <w:widowControl w:val="0"/>
              <w:numPr>
                <w:ilvl w:val="0"/>
                <w:numId w:val="8"/>
              </w:numPr>
              <w:spacing w:after="120" w:line="240" w:lineRule="auto"/>
              <w:rPr>
                <w:rFonts w:cs="Arial"/>
                <w:i/>
                <w:iCs/>
                <w:sz w:val="20"/>
              </w:rPr>
            </w:pPr>
            <w:r w:rsidRPr="0082161E">
              <w:rPr>
                <w:rFonts w:cs="Arial"/>
                <w:i/>
                <w:iCs/>
                <w:sz w:val="20"/>
              </w:rPr>
              <w:t>Registro del desarrollo de los ejercicios propuestos en el aula virtual y el tiempo de dedicación.</w:t>
            </w:r>
          </w:p>
        </w:tc>
        <w:tc>
          <w:tcPr>
            <w:tcW w:w="479" w:type="pct"/>
            <w:tcBorders>
              <w:top w:val="single" w:color="auto" w:sz="4" w:space="0"/>
              <w:left w:val="single" w:color="auto" w:sz="4" w:space="0"/>
              <w:bottom w:val="single" w:color="auto" w:sz="4" w:space="0"/>
              <w:right w:val="single" w:color="auto" w:sz="4" w:space="0"/>
            </w:tcBorders>
            <w:tcMar/>
            <w:hideMark/>
          </w:tcPr>
          <w:p w:rsidR="00F80369" w:rsidP="001E53F8" w:rsidRDefault="001E53F8" w14:paraId="5C283B2B" w14:textId="77777777">
            <w:pPr>
              <w:widowControl w:val="0"/>
              <w:spacing w:after="120" w:line="240" w:lineRule="auto"/>
              <w:rPr>
                <w:rFonts w:cs="Arial"/>
                <w:b/>
                <w:bCs/>
                <w:i/>
                <w:iCs/>
                <w:sz w:val="20"/>
                <w:szCs w:val="20"/>
              </w:rPr>
            </w:pPr>
            <w:r w:rsidRPr="0065227E">
              <w:rPr>
                <w:rFonts w:cs="Arial"/>
                <w:b/>
                <w:bCs/>
                <w:i/>
                <w:iCs/>
                <w:sz w:val="20"/>
                <w:szCs w:val="20"/>
              </w:rPr>
              <w:t>Semana</w:t>
            </w:r>
          </w:p>
          <w:p w:rsidRPr="0065227E" w:rsidR="001E53F8" w:rsidP="001E53F8" w:rsidRDefault="001E53F8" w14:paraId="42D20B5A" w14:textId="6F77A600">
            <w:pPr>
              <w:widowControl w:val="0"/>
              <w:spacing w:after="120" w:line="240" w:lineRule="auto"/>
              <w:rPr>
                <w:rFonts w:cs="Arial"/>
                <w:b/>
                <w:bCs/>
                <w:i/>
                <w:iCs/>
                <w:color w:val="A6A6A6" w:themeColor="background1" w:themeShade="A6"/>
                <w:sz w:val="20"/>
              </w:rPr>
            </w:pPr>
            <w:r w:rsidRPr="0065227E">
              <w:rPr>
                <w:rFonts w:cs="Arial"/>
                <w:b/>
                <w:bCs/>
                <w:i/>
                <w:iCs/>
                <w:sz w:val="20"/>
                <w:szCs w:val="20"/>
              </w:rPr>
              <w:t xml:space="preserve"> 1</w:t>
            </w:r>
            <w:r w:rsidR="00F80369">
              <w:rPr>
                <w:rFonts w:cs="Arial"/>
                <w:b/>
                <w:bCs/>
                <w:i/>
                <w:iCs/>
                <w:sz w:val="20"/>
                <w:szCs w:val="20"/>
              </w:rPr>
              <w:t xml:space="preserve"> a 5</w:t>
            </w:r>
          </w:p>
        </w:tc>
        <w:tc>
          <w:tcPr>
            <w:tcW w:w="372" w:type="pct"/>
            <w:tcBorders>
              <w:top w:val="single" w:color="auto" w:sz="4" w:space="0"/>
              <w:left w:val="single" w:color="auto" w:sz="4" w:space="0"/>
              <w:bottom w:val="single" w:color="auto" w:sz="4" w:space="0"/>
              <w:right w:val="single" w:color="auto" w:sz="4" w:space="0"/>
            </w:tcBorders>
            <w:tcMar/>
            <w:hideMark/>
          </w:tcPr>
          <w:p w:rsidRPr="00A426A6" w:rsidR="001E53F8" w:rsidP="001E53F8" w:rsidRDefault="00E517FF" w14:paraId="0F0A43B4" w14:textId="34B6EC3B">
            <w:pPr>
              <w:widowControl w:val="0"/>
              <w:spacing w:after="120" w:line="240" w:lineRule="auto"/>
              <w:rPr>
                <w:rFonts w:cs="Arial"/>
                <w:i/>
                <w:iCs/>
                <w:sz w:val="20"/>
              </w:rPr>
            </w:pPr>
            <w:r>
              <w:rPr>
                <w:rFonts w:cs="Arial"/>
                <w:i/>
                <w:iCs/>
                <w:sz w:val="20"/>
              </w:rPr>
              <w:t>20</w:t>
            </w:r>
            <w:r w:rsidRPr="00A426A6" w:rsidR="00084DC0">
              <w:rPr>
                <w:rFonts w:cs="Arial"/>
                <w:i/>
                <w:iCs/>
                <w:sz w:val="20"/>
              </w:rPr>
              <w:t>%</w:t>
            </w:r>
          </w:p>
        </w:tc>
      </w:tr>
      <w:tr w:rsidR="001E53F8" w:rsidTr="4251143B" w14:paraId="1584C151" w14:textId="77777777">
        <w:trPr>
          <w:trHeight w:val="265"/>
        </w:trPr>
        <w:tc>
          <w:tcPr>
            <w:tcW w:w="0" w:type="auto"/>
            <w:vMerge/>
            <w:tcMar/>
            <w:vAlign w:val="center"/>
            <w:hideMark/>
          </w:tcPr>
          <w:p w:rsidR="001E53F8" w:rsidP="001E53F8" w:rsidRDefault="001E53F8" w14:paraId="3ED86876" w14:textId="77777777">
            <w:pPr>
              <w:spacing w:after="0" w:line="240" w:lineRule="auto"/>
              <w:rPr>
                <w:rFonts w:cs="Arial"/>
                <w:color w:val="A6A6A6" w:themeColor="background1" w:themeShade="A6"/>
                <w:sz w:val="20"/>
              </w:rPr>
            </w:pPr>
          </w:p>
        </w:tc>
        <w:tc>
          <w:tcPr>
            <w:tcW w:w="639" w:type="pct"/>
            <w:vMerge/>
            <w:tcMar/>
            <w:vAlign w:val="center"/>
            <w:hideMark/>
          </w:tcPr>
          <w:p w:rsidR="001E53F8" w:rsidP="001E53F8" w:rsidRDefault="001E53F8" w14:paraId="0F2C5F05" w14:textId="77777777">
            <w:pPr>
              <w:spacing w:after="0" w:line="240" w:lineRule="auto"/>
              <w:rPr>
                <w:rFonts w:cs="Arial"/>
                <w:i/>
                <w:iCs/>
                <w:color w:val="A6A6A6" w:themeColor="background1" w:themeShade="A6"/>
                <w:sz w:val="20"/>
              </w:rPr>
            </w:pPr>
          </w:p>
        </w:tc>
        <w:tc>
          <w:tcPr>
            <w:tcW w:w="1171" w:type="pct"/>
            <w:vMerge/>
            <w:tcMar/>
            <w:vAlign w:val="center"/>
            <w:hideMark/>
          </w:tcPr>
          <w:p w:rsidR="001E53F8" w:rsidP="001E53F8" w:rsidRDefault="001E53F8" w14:paraId="344608BA" w14:textId="77777777">
            <w:pPr>
              <w:spacing w:after="0" w:line="240" w:lineRule="auto"/>
              <w:rPr>
                <w:rFonts w:cs="Arial"/>
                <w:i/>
                <w:iCs/>
                <w:color w:val="A6A6A6" w:themeColor="background1" w:themeShade="A6"/>
                <w:sz w:val="20"/>
              </w:rPr>
            </w:pPr>
          </w:p>
        </w:tc>
        <w:tc>
          <w:tcPr>
            <w:tcW w:w="1862" w:type="pct"/>
            <w:tcBorders>
              <w:top w:val="single" w:color="auto" w:sz="4" w:space="0"/>
              <w:left w:val="single" w:color="auto" w:sz="4" w:space="0"/>
              <w:bottom w:val="single" w:color="auto" w:sz="4" w:space="0"/>
              <w:right w:val="single" w:color="auto" w:sz="4" w:space="0"/>
            </w:tcBorders>
            <w:tcMar/>
            <w:hideMark/>
          </w:tcPr>
          <w:p w:rsidR="001E53F8" w:rsidP="001E53F8" w:rsidRDefault="001E53F8" w14:paraId="5F2DBB99" w14:textId="77777777">
            <w:pPr>
              <w:widowControl w:val="0"/>
              <w:spacing w:after="120" w:line="240" w:lineRule="auto"/>
              <w:rPr>
                <w:rFonts w:cs="Arial"/>
                <w:i/>
                <w:iCs/>
                <w:color w:val="A6A6A6" w:themeColor="background1" w:themeShade="A6"/>
                <w:sz w:val="20"/>
                <w:szCs w:val="20"/>
              </w:rPr>
            </w:pPr>
            <w:r>
              <w:rPr>
                <w:rFonts w:cs="Arial"/>
                <w:i/>
                <w:iCs/>
                <w:color w:val="A6A6A6" w:themeColor="background1" w:themeShade="A6"/>
                <w:sz w:val="20"/>
              </w:rPr>
              <w:t xml:space="preserve"> </w:t>
            </w:r>
            <w:r w:rsidRPr="00747C65">
              <w:rPr>
                <w:rFonts w:cs="Arial"/>
                <w:b/>
                <w:bCs/>
                <w:i/>
                <w:iCs/>
                <w:sz w:val="20"/>
                <w:szCs w:val="20"/>
              </w:rPr>
              <w:t>Encuentro virtual 1</w:t>
            </w:r>
            <w:r w:rsidRPr="00747C65">
              <w:rPr>
                <w:rFonts w:cs="Arial"/>
                <w:i/>
                <w:iCs/>
                <w:sz w:val="20"/>
                <w:szCs w:val="20"/>
              </w:rPr>
              <w:t>. Introducción al curso</w:t>
            </w:r>
          </w:p>
          <w:p w:rsidRPr="00D87A72" w:rsidR="001E53F8" w:rsidRDefault="001E53F8" w14:paraId="7882D2AA" w14:textId="77777777">
            <w:pPr>
              <w:pStyle w:val="Prrafodelista"/>
              <w:widowControl w:val="0"/>
              <w:numPr>
                <w:ilvl w:val="0"/>
                <w:numId w:val="6"/>
              </w:numPr>
              <w:spacing w:after="120" w:line="240" w:lineRule="auto"/>
              <w:rPr>
                <w:rFonts w:cs="Arial"/>
                <w:i/>
                <w:iCs/>
                <w:sz w:val="20"/>
              </w:rPr>
            </w:pPr>
            <w:r w:rsidRPr="00D87A72">
              <w:rPr>
                <w:rFonts w:cs="Arial"/>
                <w:i/>
                <w:iCs/>
                <w:sz w:val="20"/>
              </w:rPr>
              <w:t xml:space="preserve">Explicación de metodología del curso y actividad de integración. </w:t>
            </w:r>
          </w:p>
          <w:p w:rsidR="001E53F8" w:rsidRDefault="001E53F8" w14:paraId="4DD8CE26" w14:textId="77777777">
            <w:pPr>
              <w:pStyle w:val="Prrafodelista"/>
              <w:widowControl w:val="0"/>
              <w:numPr>
                <w:ilvl w:val="0"/>
                <w:numId w:val="6"/>
              </w:numPr>
              <w:spacing w:after="120" w:line="240" w:lineRule="auto"/>
              <w:rPr>
                <w:rFonts w:cs="Arial"/>
                <w:i/>
                <w:iCs/>
                <w:sz w:val="20"/>
              </w:rPr>
            </w:pPr>
            <w:r w:rsidRPr="00D87A72">
              <w:rPr>
                <w:rFonts w:cs="Arial"/>
                <w:i/>
                <w:iCs/>
                <w:sz w:val="20"/>
              </w:rPr>
              <w:t>Presentación del aula virtual y manejo de los recursos.</w:t>
            </w:r>
          </w:p>
          <w:p w:rsidR="001E53F8" w:rsidRDefault="001E53F8" w14:paraId="66DE463C" w14:textId="45CA3F37">
            <w:pPr>
              <w:pStyle w:val="Prrafodelista"/>
              <w:widowControl w:val="0"/>
              <w:numPr>
                <w:ilvl w:val="0"/>
                <w:numId w:val="6"/>
              </w:numPr>
              <w:spacing w:after="120" w:line="240" w:lineRule="auto"/>
              <w:rPr>
                <w:rFonts w:cs="Arial"/>
                <w:i/>
                <w:iCs/>
                <w:sz w:val="20"/>
              </w:rPr>
            </w:pPr>
            <w:r>
              <w:rPr>
                <w:rFonts w:cs="Arial"/>
                <w:i/>
                <w:iCs/>
                <w:sz w:val="20"/>
              </w:rPr>
              <w:t xml:space="preserve">Orientación de las preguntas </w:t>
            </w:r>
            <w:r w:rsidRPr="00497CE1">
              <w:rPr>
                <w:rFonts w:cs="Arial"/>
                <w:i/>
                <w:iCs/>
                <w:sz w:val="20"/>
              </w:rPr>
              <w:t>¿Cuáles son los objetivos? ¿Qué quiero lograr</w:t>
            </w:r>
            <w:r>
              <w:rPr>
                <w:rFonts w:cs="Arial"/>
                <w:i/>
                <w:iCs/>
                <w:sz w:val="20"/>
              </w:rPr>
              <w:t xml:space="preserve">? </w:t>
            </w:r>
            <w:r w:rsidRPr="00497CE1">
              <w:rPr>
                <w:rFonts w:cs="Arial"/>
                <w:i/>
                <w:iCs/>
                <w:sz w:val="20"/>
              </w:rPr>
              <w:t>¿Y ahora? (¿Qué actividades debo llevar a cabo para progresar?).</w:t>
            </w:r>
          </w:p>
          <w:p w:rsidR="00084DC0" w:rsidRDefault="00084DC0" w14:paraId="7AE7F306" w14:textId="23E4CAB5">
            <w:pPr>
              <w:pStyle w:val="Prrafodelista"/>
              <w:widowControl w:val="0"/>
              <w:numPr>
                <w:ilvl w:val="0"/>
                <w:numId w:val="6"/>
              </w:numPr>
              <w:spacing w:after="120" w:line="240" w:lineRule="auto"/>
              <w:rPr>
                <w:rFonts w:cs="Arial"/>
                <w:i/>
                <w:iCs/>
                <w:sz w:val="20"/>
              </w:rPr>
            </w:pPr>
            <w:r>
              <w:rPr>
                <w:rFonts w:cs="Arial"/>
                <w:i/>
                <w:iCs/>
                <w:sz w:val="20"/>
              </w:rPr>
              <w:t>Verificación de la comprensión del uso de re</w:t>
            </w:r>
            <w:r w:rsidR="000F7086">
              <w:rPr>
                <w:rFonts w:cs="Arial"/>
                <w:i/>
                <w:iCs/>
                <w:sz w:val="20"/>
              </w:rPr>
              <w:t>c</w:t>
            </w:r>
            <w:r>
              <w:rPr>
                <w:rFonts w:cs="Arial"/>
                <w:i/>
                <w:iCs/>
                <w:sz w:val="20"/>
              </w:rPr>
              <w:t>ursos</w:t>
            </w:r>
          </w:p>
          <w:p w:rsidRPr="00084DC0" w:rsidR="00084DC0" w:rsidRDefault="001E53F8" w14:paraId="50F7998B" w14:textId="214BF107">
            <w:pPr>
              <w:pStyle w:val="Prrafodelista"/>
              <w:widowControl w:val="0"/>
              <w:numPr>
                <w:ilvl w:val="0"/>
                <w:numId w:val="6"/>
              </w:numPr>
              <w:spacing w:after="120" w:line="240" w:lineRule="auto"/>
              <w:rPr>
                <w:rFonts w:cs="Arial"/>
                <w:i/>
                <w:iCs/>
                <w:sz w:val="20"/>
              </w:rPr>
            </w:pPr>
            <w:r w:rsidRPr="001E53F8">
              <w:rPr>
                <w:rFonts w:cs="Arial"/>
                <w:i/>
                <w:iCs/>
                <w:sz w:val="20"/>
              </w:rPr>
              <w:t>Introducción a los contenidos 1.1, 1.2 y 1.3</w:t>
            </w:r>
          </w:p>
          <w:p w:rsidRPr="001E53F8" w:rsidR="001E53F8" w:rsidP="001E53F8" w:rsidRDefault="001E53F8" w14:paraId="38370DDD" w14:textId="3017E9AD">
            <w:pPr>
              <w:widowControl w:val="0"/>
              <w:spacing w:after="120" w:line="240" w:lineRule="auto"/>
              <w:rPr>
                <w:rFonts w:cs="Arial"/>
                <w:i/>
                <w:iCs/>
                <w:sz w:val="20"/>
              </w:rPr>
            </w:pPr>
          </w:p>
        </w:tc>
        <w:tc>
          <w:tcPr>
            <w:tcW w:w="479" w:type="pct"/>
            <w:tcBorders>
              <w:top w:val="single" w:color="auto" w:sz="4" w:space="0"/>
              <w:left w:val="single" w:color="auto" w:sz="4" w:space="0"/>
              <w:right w:val="single" w:color="auto" w:sz="4" w:space="0"/>
            </w:tcBorders>
            <w:tcMar/>
          </w:tcPr>
          <w:p w:rsidR="001E53F8" w:rsidP="001E53F8" w:rsidRDefault="001E53F8" w14:paraId="331BB506" w14:textId="36F01804">
            <w:pPr>
              <w:widowControl w:val="0"/>
              <w:spacing w:after="120" w:line="240" w:lineRule="auto"/>
              <w:rPr>
                <w:rFonts w:cs="Arial"/>
                <w:i/>
                <w:iCs/>
                <w:color w:val="A6A6A6" w:themeColor="background1" w:themeShade="A6"/>
                <w:sz w:val="20"/>
                <w:szCs w:val="20"/>
              </w:rPr>
            </w:pPr>
            <w:r w:rsidRPr="0065227E">
              <w:rPr>
                <w:rFonts w:cs="Arial"/>
                <w:b/>
                <w:bCs/>
                <w:i/>
                <w:iCs/>
                <w:sz w:val="20"/>
                <w:szCs w:val="20"/>
              </w:rPr>
              <w:t>Semana 1</w:t>
            </w:r>
          </w:p>
        </w:tc>
        <w:tc>
          <w:tcPr>
            <w:tcW w:w="372" w:type="pct"/>
            <w:tcBorders>
              <w:top w:val="single" w:color="auto" w:sz="4" w:space="0"/>
              <w:left w:val="single" w:color="auto" w:sz="4" w:space="0"/>
              <w:right w:val="single" w:color="auto" w:sz="4" w:space="0"/>
            </w:tcBorders>
            <w:tcMar/>
            <w:hideMark/>
          </w:tcPr>
          <w:p w:rsidRPr="00A426A6" w:rsidR="001E53F8" w:rsidP="001E53F8" w:rsidRDefault="001E53F8" w14:paraId="48FC6392" w14:textId="46357A5C">
            <w:pPr>
              <w:widowControl w:val="0"/>
              <w:spacing w:after="120" w:line="240" w:lineRule="auto"/>
              <w:rPr>
                <w:rFonts w:cs="Arial"/>
                <w:i/>
                <w:iCs/>
                <w:sz w:val="20"/>
              </w:rPr>
            </w:pPr>
          </w:p>
        </w:tc>
      </w:tr>
      <w:tr w:rsidR="001E53F8" w:rsidTr="4251143B" w14:paraId="7190D3F1" w14:textId="77777777">
        <w:trPr>
          <w:trHeight w:val="341"/>
        </w:trPr>
        <w:tc>
          <w:tcPr>
            <w:tcW w:w="0" w:type="auto"/>
            <w:vMerge/>
            <w:tcMar/>
            <w:vAlign w:val="center"/>
          </w:tcPr>
          <w:p w:rsidR="001E53F8" w:rsidP="001E53F8" w:rsidRDefault="001E53F8" w14:paraId="37C13AE8" w14:textId="77777777">
            <w:pPr>
              <w:spacing w:after="0" w:line="240" w:lineRule="auto"/>
              <w:rPr>
                <w:rFonts w:cs="Arial"/>
                <w:color w:val="A6A6A6" w:themeColor="background1" w:themeShade="A6"/>
                <w:sz w:val="20"/>
              </w:rPr>
            </w:pPr>
          </w:p>
        </w:tc>
        <w:tc>
          <w:tcPr>
            <w:tcW w:w="639" w:type="pct"/>
            <w:vMerge/>
            <w:tcMar/>
            <w:vAlign w:val="center"/>
          </w:tcPr>
          <w:p w:rsidR="001E53F8" w:rsidP="001E53F8" w:rsidRDefault="001E53F8" w14:paraId="0AFDB8BE" w14:textId="77777777">
            <w:pPr>
              <w:spacing w:after="0" w:line="240" w:lineRule="auto"/>
              <w:rPr>
                <w:rFonts w:cs="Arial"/>
                <w:i/>
                <w:iCs/>
                <w:color w:val="A6A6A6" w:themeColor="background1" w:themeShade="A6"/>
                <w:sz w:val="20"/>
              </w:rPr>
            </w:pPr>
          </w:p>
        </w:tc>
        <w:tc>
          <w:tcPr>
            <w:tcW w:w="1171" w:type="pct"/>
            <w:vMerge/>
            <w:tcMar/>
            <w:vAlign w:val="center"/>
          </w:tcPr>
          <w:p w:rsidR="001E53F8" w:rsidP="001E53F8" w:rsidRDefault="001E53F8" w14:paraId="42A4F810" w14:textId="77777777">
            <w:pPr>
              <w:spacing w:after="0" w:line="240" w:lineRule="auto"/>
              <w:rPr>
                <w:rFonts w:cs="Arial"/>
                <w:i/>
                <w:iCs/>
                <w:color w:val="A6A6A6" w:themeColor="background1" w:themeShade="A6"/>
                <w:sz w:val="20"/>
              </w:rPr>
            </w:pPr>
          </w:p>
        </w:tc>
        <w:tc>
          <w:tcPr>
            <w:tcW w:w="1862" w:type="pct"/>
            <w:tcBorders>
              <w:top w:val="single" w:color="auto" w:sz="4" w:space="0"/>
              <w:left w:val="single" w:color="auto" w:sz="4" w:space="0"/>
              <w:bottom w:val="single" w:color="auto" w:sz="4" w:space="0"/>
              <w:right w:val="single" w:color="auto" w:sz="4" w:space="0"/>
            </w:tcBorders>
            <w:tcMar/>
          </w:tcPr>
          <w:p w:rsidRPr="00D83C08" w:rsidR="001E53F8" w:rsidP="001E53F8" w:rsidRDefault="001E53F8" w14:paraId="44502430" w14:textId="14A22192">
            <w:pPr>
              <w:widowControl w:val="0"/>
              <w:spacing w:after="120" w:line="240" w:lineRule="auto"/>
              <w:rPr>
                <w:rFonts w:cs="Arial"/>
                <w:i/>
                <w:iCs/>
                <w:color w:val="A6A6A6" w:themeColor="background1" w:themeShade="A6"/>
                <w:sz w:val="20"/>
                <w:szCs w:val="20"/>
              </w:rPr>
            </w:pPr>
            <w:r w:rsidRPr="00D83C08">
              <w:rPr>
                <w:rFonts w:cs="Arial"/>
                <w:b/>
                <w:bCs/>
                <w:i/>
                <w:iCs/>
                <w:sz w:val="20"/>
                <w:szCs w:val="20"/>
              </w:rPr>
              <w:t>Encuentro virtual 2</w:t>
            </w:r>
            <w:r w:rsidRPr="00D83C08">
              <w:rPr>
                <w:rFonts w:cs="Arial"/>
                <w:i/>
                <w:iCs/>
                <w:sz w:val="20"/>
                <w:szCs w:val="20"/>
              </w:rPr>
              <w:t xml:space="preserve">.: </w:t>
            </w:r>
            <w:r w:rsidRPr="00D83C08" w:rsidR="00D83C08">
              <w:rPr>
                <w:rFonts w:cs="Arial"/>
                <w:i/>
                <w:iCs/>
                <w:sz w:val="20"/>
              </w:rPr>
              <w:t xml:space="preserve">Retroalimentación </w:t>
            </w:r>
          </w:p>
          <w:p w:rsidR="00D83C08" w:rsidP="4251143B" w:rsidRDefault="001E53F8" w14:paraId="5DA817B3" w14:textId="48301DB5">
            <w:pPr>
              <w:pStyle w:val="Prrafodelista"/>
              <w:widowControl w:val="0"/>
              <w:numPr>
                <w:ilvl w:val="0"/>
                <w:numId w:val="6"/>
              </w:numPr>
              <w:spacing w:after="120" w:line="240" w:lineRule="auto"/>
              <w:rPr>
                <w:rFonts w:cs="Arial"/>
                <w:i w:val="1"/>
                <w:iCs w:val="1"/>
                <w:sz w:val="20"/>
                <w:szCs w:val="20"/>
                <w:lang w:val="es-ES"/>
              </w:rPr>
            </w:pPr>
            <w:r w:rsidRPr="4251143B" w:rsidR="001E53F8">
              <w:rPr>
                <w:rFonts w:cs="Arial"/>
                <w:i w:val="1"/>
                <w:iCs w:val="1"/>
                <w:sz w:val="20"/>
                <w:szCs w:val="20"/>
                <w:lang w:val="es-ES"/>
              </w:rPr>
              <w:t xml:space="preserve">Feedback: </w:t>
            </w:r>
            <w:r w:rsidRPr="4251143B" w:rsidR="001E53F8">
              <w:rPr>
                <w:rFonts w:cs="Arial"/>
                <w:i w:val="1"/>
                <w:iCs w:val="1"/>
                <w:sz w:val="20"/>
                <w:szCs w:val="20"/>
                <w:lang w:val="es-ES"/>
              </w:rPr>
              <w:t>¿</w:t>
            </w:r>
            <w:r w:rsidRPr="4251143B" w:rsidR="007C6BE3">
              <w:rPr>
                <w:rFonts w:cs="Arial"/>
                <w:i w:val="1"/>
                <w:iCs w:val="1"/>
                <w:sz w:val="20"/>
                <w:szCs w:val="20"/>
                <w:lang w:val="es-ES"/>
              </w:rPr>
              <w:t>D</w:t>
            </w:r>
            <w:r w:rsidRPr="4251143B" w:rsidR="001E53F8">
              <w:rPr>
                <w:rFonts w:cs="Arial"/>
                <w:i w:val="1"/>
                <w:iCs w:val="1"/>
                <w:sz w:val="20"/>
                <w:szCs w:val="20"/>
                <w:lang w:val="es-ES"/>
              </w:rPr>
              <w:t>ónde voy?</w:t>
            </w:r>
            <w:r w:rsidRPr="4251143B" w:rsidR="001E53F8">
              <w:rPr>
                <w:rFonts w:cs="Arial"/>
                <w:i w:val="1"/>
                <w:iCs w:val="1"/>
                <w:sz w:val="20"/>
                <w:szCs w:val="20"/>
                <w:lang w:val="es-ES"/>
              </w:rPr>
              <w:t xml:space="preserve"> </w:t>
            </w:r>
            <w:r w:rsidRPr="4251143B" w:rsidR="001E53F8">
              <w:rPr>
                <w:rFonts w:cs="Arial"/>
                <w:i w:val="1"/>
                <w:iCs w:val="1"/>
                <w:sz w:val="20"/>
                <w:szCs w:val="20"/>
                <w:lang w:val="es-ES"/>
              </w:rPr>
              <w:t xml:space="preserve"> ¿Cómo voy? (¿Qué progresos se están haciendo hacia la meta?)</w:t>
            </w:r>
            <w:r w:rsidRPr="4251143B" w:rsidR="000F7086">
              <w:rPr>
                <w:rFonts w:cs="Arial"/>
                <w:i w:val="1"/>
                <w:iCs w:val="1"/>
                <w:sz w:val="20"/>
                <w:szCs w:val="20"/>
                <w:lang w:val="es-ES"/>
              </w:rPr>
              <w:t xml:space="preserve"> </w:t>
            </w:r>
            <w:r w:rsidRPr="4251143B" w:rsidR="00A426A6">
              <w:rPr>
                <w:rFonts w:cs="Arial"/>
                <w:i w:val="1"/>
                <w:iCs w:val="1"/>
                <w:sz w:val="20"/>
                <w:szCs w:val="20"/>
                <w:lang w:val="es-ES"/>
              </w:rPr>
              <w:t>en contenidos 1.1 a 1.3</w:t>
            </w:r>
          </w:p>
          <w:p w:rsidRPr="00D83C08" w:rsidR="001E53F8" w:rsidRDefault="000F7086" w14:paraId="4DCD49A4" w14:textId="243A97A5">
            <w:pPr>
              <w:pStyle w:val="Prrafodelista"/>
              <w:widowControl w:val="0"/>
              <w:numPr>
                <w:ilvl w:val="0"/>
                <w:numId w:val="6"/>
              </w:numPr>
              <w:spacing w:after="120" w:line="240" w:lineRule="auto"/>
              <w:rPr>
                <w:rFonts w:cs="Arial"/>
                <w:i/>
                <w:iCs/>
                <w:sz w:val="20"/>
              </w:rPr>
            </w:pPr>
            <w:r>
              <w:rPr>
                <w:rFonts w:cs="Arial"/>
                <w:i/>
                <w:iCs/>
                <w:sz w:val="20"/>
              </w:rPr>
              <w:t>I</w:t>
            </w:r>
            <w:r w:rsidRPr="00D83C08" w:rsidR="001E53F8">
              <w:rPr>
                <w:rFonts w:cs="Arial"/>
                <w:i/>
                <w:iCs/>
                <w:sz w:val="20"/>
              </w:rPr>
              <w:t>ntroducción a las secciones 1.</w:t>
            </w:r>
            <w:r w:rsidR="0083208E">
              <w:rPr>
                <w:rFonts w:cs="Arial"/>
                <w:i/>
                <w:iCs/>
                <w:sz w:val="20"/>
              </w:rPr>
              <w:t>4</w:t>
            </w:r>
            <w:r w:rsidRPr="00D83C08" w:rsidR="001E53F8">
              <w:rPr>
                <w:rFonts w:cs="Arial"/>
                <w:i/>
                <w:iCs/>
                <w:sz w:val="20"/>
              </w:rPr>
              <w:t>, 1.</w:t>
            </w:r>
            <w:r w:rsidR="0083208E">
              <w:rPr>
                <w:rFonts w:cs="Arial"/>
                <w:i/>
                <w:iCs/>
                <w:sz w:val="20"/>
              </w:rPr>
              <w:t>5</w:t>
            </w:r>
            <w:r w:rsidRPr="00D83C08" w:rsidR="001E53F8">
              <w:rPr>
                <w:rFonts w:cs="Arial"/>
                <w:i/>
                <w:iCs/>
                <w:sz w:val="20"/>
              </w:rPr>
              <w:t xml:space="preserve"> y 1.</w:t>
            </w:r>
            <w:r w:rsidR="0083208E">
              <w:rPr>
                <w:rFonts w:cs="Arial"/>
                <w:i/>
                <w:iCs/>
                <w:sz w:val="20"/>
              </w:rPr>
              <w:t>6</w:t>
            </w:r>
          </w:p>
        </w:tc>
        <w:tc>
          <w:tcPr>
            <w:tcW w:w="479" w:type="pct"/>
            <w:tcBorders>
              <w:left w:val="single" w:color="auto" w:sz="4" w:space="0"/>
              <w:bottom w:val="single" w:color="auto" w:sz="4" w:space="0"/>
              <w:right w:val="single" w:color="auto" w:sz="4" w:space="0"/>
            </w:tcBorders>
            <w:tcMar/>
          </w:tcPr>
          <w:p w:rsidR="001E53F8" w:rsidP="001E53F8" w:rsidRDefault="00F80369" w14:paraId="578EEB86" w14:textId="2C60C7CB">
            <w:pPr>
              <w:widowControl w:val="0"/>
              <w:spacing w:after="120" w:line="240" w:lineRule="auto"/>
              <w:rPr>
                <w:rFonts w:cs="Arial"/>
                <w:i/>
                <w:iCs/>
                <w:color w:val="A6A6A6" w:themeColor="background1" w:themeShade="A6"/>
                <w:sz w:val="20"/>
                <w:szCs w:val="20"/>
              </w:rPr>
            </w:pPr>
            <w:r w:rsidRPr="0065227E">
              <w:rPr>
                <w:rFonts w:cs="Arial"/>
                <w:b/>
                <w:bCs/>
                <w:i/>
                <w:iCs/>
                <w:sz w:val="20"/>
                <w:szCs w:val="20"/>
              </w:rPr>
              <w:t xml:space="preserve">Semana </w:t>
            </w:r>
            <w:r>
              <w:rPr>
                <w:rFonts w:cs="Arial"/>
                <w:b/>
                <w:bCs/>
                <w:i/>
                <w:iCs/>
                <w:sz w:val="20"/>
                <w:szCs w:val="20"/>
              </w:rPr>
              <w:t>2</w:t>
            </w:r>
          </w:p>
        </w:tc>
        <w:tc>
          <w:tcPr>
            <w:tcW w:w="372" w:type="pct"/>
            <w:tcBorders>
              <w:left w:val="single" w:color="auto" w:sz="4" w:space="0"/>
              <w:bottom w:val="single" w:color="auto" w:sz="4" w:space="0"/>
              <w:right w:val="single" w:color="auto" w:sz="4" w:space="0"/>
            </w:tcBorders>
            <w:tcMar/>
          </w:tcPr>
          <w:p w:rsidRPr="00A426A6" w:rsidR="001E53F8" w:rsidP="001E53F8" w:rsidRDefault="001E53F8" w14:paraId="20EE5071" w14:textId="0B6EE136">
            <w:pPr>
              <w:widowControl w:val="0"/>
              <w:spacing w:after="120" w:line="240" w:lineRule="auto"/>
              <w:rPr>
                <w:rFonts w:cs="Arial"/>
                <w:i/>
                <w:iCs/>
                <w:sz w:val="20"/>
              </w:rPr>
            </w:pPr>
          </w:p>
        </w:tc>
      </w:tr>
      <w:tr w:rsidR="00721699" w:rsidTr="4251143B" w14:paraId="1D8E6549" w14:textId="77777777">
        <w:trPr>
          <w:trHeight w:val="747"/>
        </w:trPr>
        <w:tc>
          <w:tcPr>
            <w:tcW w:w="0" w:type="auto"/>
            <w:vMerge/>
            <w:tcMar/>
            <w:vAlign w:val="center"/>
            <w:hideMark/>
          </w:tcPr>
          <w:p w:rsidR="00721699" w:rsidP="001E53F8" w:rsidRDefault="00721699" w14:paraId="20F8FBC5" w14:textId="77777777">
            <w:pPr>
              <w:spacing w:after="0" w:line="240" w:lineRule="auto"/>
              <w:rPr>
                <w:rFonts w:cs="Arial"/>
                <w:color w:val="A6A6A6" w:themeColor="background1" w:themeShade="A6"/>
                <w:sz w:val="20"/>
              </w:rPr>
            </w:pPr>
          </w:p>
        </w:tc>
        <w:tc>
          <w:tcPr>
            <w:tcW w:w="639" w:type="pct"/>
            <w:vMerge/>
            <w:tcMar/>
            <w:vAlign w:val="center"/>
            <w:hideMark/>
          </w:tcPr>
          <w:p w:rsidR="00721699" w:rsidP="001E53F8" w:rsidRDefault="00721699" w14:paraId="0ADF8904" w14:textId="77777777">
            <w:pPr>
              <w:spacing w:after="0" w:line="240" w:lineRule="auto"/>
              <w:rPr>
                <w:rFonts w:cs="Arial"/>
                <w:i/>
                <w:iCs/>
                <w:color w:val="A6A6A6" w:themeColor="background1" w:themeShade="A6"/>
                <w:sz w:val="20"/>
              </w:rPr>
            </w:pPr>
          </w:p>
        </w:tc>
        <w:tc>
          <w:tcPr>
            <w:tcW w:w="1171" w:type="pct"/>
            <w:vMerge/>
            <w:tcMar/>
            <w:vAlign w:val="center"/>
            <w:hideMark/>
          </w:tcPr>
          <w:p w:rsidR="00721699" w:rsidP="001E53F8" w:rsidRDefault="00721699" w14:paraId="3C9806C4" w14:textId="77777777">
            <w:pPr>
              <w:spacing w:after="0" w:line="240" w:lineRule="auto"/>
              <w:rPr>
                <w:rFonts w:cs="Arial"/>
                <w:i/>
                <w:iCs/>
                <w:color w:val="A6A6A6" w:themeColor="background1" w:themeShade="A6"/>
                <w:sz w:val="20"/>
              </w:rPr>
            </w:pPr>
          </w:p>
        </w:tc>
        <w:tc>
          <w:tcPr>
            <w:tcW w:w="1862" w:type="pct"/>
            <w:tcBorders>
              <w:top w:val="single" w:color="auto" w:sz="4" w:space="0"/>
              <w:left w:val="single" w:color="auto" w:sz="4" w:space="0"/>
              <w:right w:val="single" w:color="auto" w:sz="4" w:space="0"/>
            </w:tcBorders>
            <w:tcMar/>
            <w:hideMark/>
          </w:tcPr>
          <w:p w:rsidRPr="00D83C08" w:rsidR="00F44323" w:rsidP="00F44323" w:rsidRDefault="00F44323" w14:paraId="04B90412" w14:textId="77777777">
            <w:pPr>
              <w:widowControl w:val="0"/>
              <w:spacing w:after="120" w:line="240" w:lineRule="auto"/>
              <w:rPr>
                <w:rFonts w:cs="Arial"/>
                <w:i/>
                <w:iCs/>
                <w:color w:val="A6A6A6" w:themeColor="background1" w:themeShade="A6"/>
                <w:sz w:val="20"/>
                <w:szCs w:val="20"/>
              </w:rPr>
            </w:pPr>
            <w:r w:rsidRPr="00D83C08">
              <w:rPr>
                <w:rFonts w:cs="Arial"/>
                <w:b/>
                <w:bCs/>
                <w:i/>
                <w:iCs/>
                <w:sz w:val="20"/>
                <w:szCs w:val="20"/>
              </w:rPr>
              <w:t xml:space="preserve">Encuentro virtual </w:t>
            </w:r>
            <w:r>
              <w:rPr>
                <w:rFonts w:cs="Arial"/>
                <w:b/>
                <w:bCs/>
                <w:i/>
                <w:iCs/>
                <w:sz w:val="20"/>
                <w:szCs w:val="20"/>
              </w:rPr>
              <w:t>3</w:t>
            </w:r>
            <w:r w:rsidRPr="00D83C08">
              <w:rPr>
                <w:rFonts w:cs="Arial"/>
                <w:i/>
                <w:iCs/>
                <w:sz w:val="20"/>
                <w:szCs w:val="20"/>
              </w:rPr>
              <w:t>.</w:t>
            </w:r>
          </w:p>
          <w:p w:rsidR="00F44323" w:rsidP="525DE29D" w:rsidRDefault="00F44323" w14:paraId="4CE8BBE0" w14:textId="68263C4B">
            <w:pPr>
              <w:pStyle w:val="Prrafodelista"/>
              <w:widowControl w:val="0"/>
              <w:numPr>
                <w:ilvl w:val="0"/>
                <w:numId w:val="6"/>
              </w:numPr>
              <w:spacing w:after="120" w:line="240" w:lineRule="auto"/>
              <w:rPr>
                <w:rFonts w:cs="Arial"/>
                <w:i w:val="1"/>
                <w:iCs w:val="1"/>
                <w:sz w:val="20"/>
                <w:szCs w:val="20"/>
                <w:lang w:val="es-ES"/>
              </w:rPr>
            </w:pPr>
            <w:r w:rsidRPr="525DE29D" w:rsidR="00F44323">
              <w:rPr>
                <w:rFonts w:cs="Arial"/>
                <w:i w:val="1"/>
                <w:iCs w:val="1"/>
                <w:sz w:val="20"/>
                <w:szCs w:val="20"/>
                <w:lang w:val="es-ES"/>
              </w:rPr>
              <w:t xml:space="preserve">Feedback: </w:t>
            </w:r>
            <w:r w:rsidRPr="525DE29D" w:rsidR="00F44323">
              <w:rPr>
                <w:rFonts w:cs="Arial"/>
                <w:i w:val="1"/>
                <w:iCs w:val="1"/>
                <w:sz w:val="20"/>
                <w:szCs w:val="20"/>
                <w:lang w:val="es-ES"/>
              </w:rPr>
              <w:t>¿Dónde voy?</w:t>
            </w:r>
            <w:r w:rsidRPr="525DE29D" w:rsidR="00F44323">
              <w:rPr>
                <w:rFonts w:cs="Arial"/>
                <w:i w:val="1"/>
                <w:iCs w:val="1"/>
                <w:sz w:val="20"/>
                <w:szCs w:val="20"/>
                <w:lang w:val="es-ES"/>
              </w:rPr>
              <w:t xml:space="preserve"> </w:t>
            </w:r>
            <w:r w:rsidRPr="525DE29D" w:rsidR="00F44323">
              <w:rPr>
                <w:rFonts w:cs="Arial"/>
                <w:i w:val="1"/>
                <w:iCs w:val="1"/>
                <w:sz w:val="20"/>
                <w:szCs w:val="20"/>
                <w:lang w:val="es-ES"/>
              </w:rPr>
              <w:t xml:space="preserve"> ¿Cómo voy? (¿Qué progresos se están haciendo hacia la meta?)</w:t>
            </w:r>
            <w:r w:rsidRPr="525DE29D" w:rsidR="00F44323">
              <w:rPr>
                <w:rFonts w:cs="Arial"/>
                <w:i w:val="1"/>
                <w:iCs w:val="1"/>
                <w:sz w:val="20"/>
                <w:szCs w:val="20"/>
                <w:lang w:val="es-ES"/>
              </w:rPr>
              <w:t xml:space="preserve"> </w:t>
            </w:r>
            <w:r w:rsidRPr="525DE29D" w:rsidR="00F44323">
              <w:rPr>
                <w:rFonts w:cs="Arial"/>
                <w:i w:val="1"/>
                <w:iCs w:val="1"/>
                <w:sz w:val="20"/>
                <w:szCs w:val="20"/>
                <w:lang w:val="es-ES"/>
              </w:rPr>
              <w:t xml:space="preserve">secciones </w:t>
            </w:r>
            <w:r w:rsidRPr="525DE29D" w:rsidR="00F44323">
              <w:rPr>
                <w:rFonts w:cs="Arial"/>
                <w:i w:val="1"/>
                <w:iCs w:val="1"/>
                <w:sz w:val="20"/>
                <w:szCs w:val="20"/>
                <w:lang w:val="es-ES"/>
              </w:rPr>
              <w:t>1.</w:t>
            </w:r>
            <w:r w:rsidRPr="525DE29D" w:rsidR="00F44323">
              <w:rPr>
                <w:rFonts w:cs="Arial"/>
                <w:i w:val="1"/>
                <w:iCs w:val="1"/>
                <w:sz w:val="20"/>
                <w:szCs w:val="20"/>
                <w:lang w:val="es-ES"/>
              </w:rPr>
              <w:t>4 a</w:t>
            </w:r>
            <w:r w:rsidRPr="525DE29D" w:rsidR="00F44323">
              <w:rPr>
                <w:rFonts w:cs="Arial"/>
                <w:i w:val="1"/>
                <w:iCs w:val="1"/>
                <w:sz w:val="20"/>
                <w:szCs w:val="20"/>
                <w:lang w:val="es-ES"/>
              </w:rPr>
              <w:t xml:space="preserve"> 1.</w:t>
            </w:r>
            <w:r w:rsidRPr="525DE29D" w:rsidR="00F44323">
              <w:rPr>
                <w:rFonts w:cs="Arial"/>
                <w:i w:val="1"/>
                <w:iCs w:val="1"/>
                <w:sz w:val="20"/>
                <w:szCs w:val="20"/>
                <w:lang w:val="es-ES"/>
              </w:rPr>
              <w:t>6</w:t>
            </w:r>
          </w:p>
          <w:p w:rsidRPr="00F44323" w:rsidR="00F44323" w:rsidRDefault="00F44323" w14:paraId="59965CCC" w14:textId="6B53600F">
            <w:pPr>
              <w:pStyle w:val="Prrafodelista"/>
              <w:widowControl w:val="0"/>
              <w:numPr>
                <w:ilvl w:val="0"/>
                <w:numId w:val="6"/>
              </w:numPr>
              <w:spacing w:after="120" w:line="240" w:lineRule="auto"/>
              <w:rPr>
                <w:rFonts w:cs="Arial"/>
                <w:i/>
                <w:iCs/>
                <w:sz w:val="20"/>
              </w:rPr>
            </w:pPr>
            <w:r w:rsidRPr="00F44323">
              <w:rPr>
                <w:rFonts w:cs="Arial"/>
                <w:i/>
                <w:iCs/>
                <w:sz w:val="20"/>
              </w:rPr>
              <w:t>Introducción a las secciones 1.7 a 1.</w:t>
            </w:r>
            <w:r w:rsidR="00AB179B">
              <w:rPr>
                <w:rFonts w:cs="Arial"/>
                <w:i/>
                <w:iCs/>
                <w:sz w:val="20"/>
              </w:rPr>
              <w:t>9</w:t>
            </w:r>
          </w:p>
          <w:p w:rsidRPr="00AF4798" w:rsidR="00721699" w:rsidP="001E53F8" w:rsidRDefault="00721699" w14:paraId="060DB509" w14:textId="3D9413B1">
            <w:pPr>
              <w:widowControl w:val="0"/>
              <w:spacing w:after="120" w:line="240" w:lineRule="auto"/>
              <w:rPr>
                <w:rFonts w:cs="Arial"/>
                <w:i/>
                <w:iCs/>
                <w:sz w:val="20"/>
              </w:rPr>
            </w:pPr>
          </w:p>
        </w:tc>
        <w:tc>
          <w:tcPr>
            <w:tcW w:w="479" w:type="pct"/>
            <w:tcBorders>
              <w:top w:val="single" w:color="auto" w:sz="4" w:space="0"/>
              <w:left w:val="single" w:color="auto" w:sz="4" w:space="0"/>
              <w:right w:val="single" w:color="auto" w:sz="4" w:space="0"/>
            </w:tcBorders>
            <w:tcMar/>
            <w:hideMark/>
          </w:tcPr>
          <w:p w:rsidR="00721699" w:rsidP="001E53F8" w:rsidRDefault="00F80369" w14:paraId="56E6D709" w14:textId="330109DA">
            <w:pPr>
              <w:widowControl w:val="0"/>
              <w:spacing w:after="120" w:line="240" w:lineRule="auto"/>
              <w:rPr>
                <w:rFonts w:cs="Arial"/>
                <w:i/>
                <w:iCs/>
                <w:color w:val="A6A6A6" w:themeColor="background1" w:themeShade="A6"/>
                <w:sz w:val="20"/>
                <w:szCs w:val="20"/>
              </w:rPr>
            </w:pPr>
            <w:r w:rsidRPr="0065227E">
              <w:rPr>
                <w:rFonts w:cs="Arial"/>
                <w:b/>
                <w:bCs/>
                <w:i/>
                <w:iCs/>
                <w:sz w:val="20"/>
                <w:szCs w:val="20"/>
              </w:rPr>
              <w:t xml:space="preserve">Semana </w:t>
            </w:r>
            <w:r>
              <w:rPr>
                <w:rFonts w:cs="Arial"/>
                <w:b/>
                <w:bCs/>
                <w:i/>
                <w:iCs/>
                <w:sz w:val="20"/>
                <w:szCs w:val="20"/>
              </w:rPr>
              <w:t>3</w:t>
            </w:r>
          </w:p>
        </w:tc>
        <w:tc>
          <w:tcPr>
            <w:tcW w:w="372" w:type="pct"/>
            <w:tcBorders>
              <w:top w:val="single" w:color="auto" w:sz="4" w:space="0"/>
              <w:left w:val="single" w:color="auto" w:sz="4" w:space="0"/>
              <w:right w:val="single" w:color="auto" w:sz="4" w:space="0"/>
            </w:tcBorders>
            <w:tcMar/>
            <w:hideMark/>
          </w:tcPr>
          <w:p w:rsidRPr="00A426A6" w:rsidR="00721699" w:rsidP="001E53F8" w:rsidRDefault="00721699" w14:paraId="70D45A05" w14:textId="3886989B">
            <w:pPr>
              <w:widowControl w:val="0"/>
              <w:spacing w:after="120" w:line="240" w:lineRule="auto"/>
              <w:rPr>
                <w:rFonts w:cs="Arial"/>
                <w:i/>
                <w:iCs/>
                <w:sz w:val="20"/>
              </w:rPr>
            </w:pPr>
          </w:p>
        </w:tc>
      </w:tr>
      <w:tr w:rsidR="00F44323" w:rsidTr="4251143B" w14:paraId="2ADD804C" w14:textId="77777777">
        <w:trPr>
          <w:trHeight w:val="2487"/>
        </w:trPr>
        <w:tc>
          <w:tcPr>
            <w:tcW w:w="0" w:type="auto"/>
            <w:vMerge/>
            <w:tcMar/>
            <w:vAlign w:val="center"/>
          </w:tcPr>
          <w:p w:rsidR="00F44323" w:rsidP="001E53F8" w:rsidRDefault="00F44323" w14:paraId="0BA1909E" w14:textId="77777777">
            <w:pPr>
              <w:spacing w:after="0" w:line="240" w:lineRule="auto"/>
              <w:rPr>
                <w:rFonts w:cs="Arial"/>
                <w:color w:val="A6A6A6" w:themeColor="background1" w:themeShade="A6"/>
                <w:sz w:val="20"/>
              </w:rPr>
            </w:pPr>
          </w:p>
        </w:tc>
        <w:tc>
          <w:tcPr>
            <w:tcW w:w="639" w:type="pct"/>
            <w:vMerge/>
            <w:tcMar/>
            <w:vAlign w:val="center"/>
          </w:tcPr>
          <w:p w:rsidR="00F44323" w:rsidP="001E53F8" w:rsidRDefault="00F44323" w14:paraId="5035A8EE" w14:textId="77777777">
            <w:pPr>
              <w:spacing w:after="0" w:line="240" w:lineRule="auto"/>
              <w:rPr>
                <w:rFonts w:cs="Arial"/>
                <w:i/>
                <w:iCs/>
                <w:color w:val="A6A6A6" w:themeColor="background1" w:themeShade="A6"/>
                <w:sz w:val="20"/>
              </w:rPr>
            </w:pPr>
          </w:p>
        </w:tc>
        <w:tc>
          <w:tcPr>
            <w:tcW w:w="1171" w:type="pct"/>
            <w:vMerge/>
            <w:tcMar/>
            <w:vAlign w:val="center"/>
          </w:tcPr>
          <w:p w:rsidR="00F44323" w:rsidP="001E53F8" w:rsidRDefault="00F44323" w14:paraId="359EA0C2" w14:textId="77777777">
            <w:pPr>
              <w:spacing w:after="0" w:line="240" w:lineRule="auto"/>
              <w:rPr>
                <w:rFonts w:cs="Arial"/>
                <w:i/>
                <w:iCs/>
                <w:color w:val="A6A6A6" w:themeColor="background1" w:themeShade="A6"/>
                <w:sz w:val="20"/>
              </w:rPr>
            </w:pPr>
          </w:p>
        </w:tc>
        <w:tc>
          <w:tcPr>
            <w:tcW w:w="1862" w:type="pct"/>
            <w:tcBorders>
              <w:top w:val="single" w:color="auto" w:sz="4" w:space="0"/>
              <w:left w:val="single" w:color="auto" w:sz="4" w:space="0"/>
              <w:right w:val="single" w:color="auto" w:sz="4" w:space="0"/>
            </w:tcBorders>
            <w:tcMar/>
          </w:tcPr>
          <w:p w:rsidRPr="00613137" w:rsidR="00F44323" w:rsidP="00F44323" w:rsidRDefault="00F44323" w14:paraId="3B6F35EF" w14:textId="14345205">
            <w:pPr>
              <w:rPr>
                <w:rFonts w:cs="Arial"/>
                <w:b/>
                <w:bCs/>
                <w:i/>
                <w:iCs/>
                <w:sz w:val="20"/>
              </w:rPr>
            </w:pPr>
            <w:r w:rsidRPr="00613137">
              <w:rPr>
                <w:rFonts w:cs="Arial"/>
                <w:b/>
                <w:i/>
                <w:iCs/>
                <w:sz w:val="20"/>
                <w:u w:val="single"/>
              </w:rPr>
              <w:t xml:space="preserve">Actividad </w:t>
            </w:r>
            <w:r w:rsidR="00D61855">
              <w:rPr>
                <w:rFonts w:cs="Arial"/>
                <w:b/>
                <w:i/>
                <w:iCs/>
                <w:sz w:val="20"/>
                <w:u w:val="single"/>
              </w:rPr>
              <w:t>1.</w:t>
            </w:r>
            <w:r w:rsidRPr="00613137">
              <w:rPr>
                <w:rFonts w:cs="Arial"/>
                <w:b/>
                <w:i/>
                <w:iCs/>
                <w:sz w:val="20"/>
                <w:u w:val="single"/>
              </w:rPr>
              <w:t xml:space="preserve">2 </w:t>
            </w:r>
          </w:p>
          <w:p w:rsidRPr="00D67E26" w:rsidR="00F44323" w:rsidP="00F44323" w:rsidRDefault="00F44323" w14:paraId="3474DABB" w14:textId="433CD059">
            <w:pPr>
              <w:widowControl w:val="0"/>
              <w:spacing w:after="120" w:line="240" w:lineRule="auto"/>
              <w:rPr>
                <w:rFonts w:cs="Arial"/>
                <w:b/>
                <w:bCs/>
                <w:i/>
                <w:iCs/>
                <w:sz w:val="20"/>
              </w:rPr>
            </w:pPr>
            <w:r w:rsidRPr="00CA4371">
              <w:rPr>
                <w:rFonts w:cs="Arial"/>
                <w:i/>
                <w:iCs/>
                <w:sz w:val="20"/>
              </w:rPr>
              <w:t xml:space="preserve"> </w:t>
            </w:r>
            <w:r w:rsidRPr="00D67E26">
              <w:rPr>
                <w:rFonts w:cs="Arial"/>
                <w:b/>
                <w:bCs/>
                <w:i/>
                <w:iCs/>
                <w:color w:val="2F5496" w:themeColor="accent5" w:themeShade="BF"/>
                <w:sz w:val="20"/>
              </w:rPr>
              <w:t>¿</w:t>
            </w:r>
            <w:r>
              <w:rPr>
                <w:rFonts w:cs="Arial"/>
                <w:b/>
                <w:bCs/>
                <w:i/>
                <w:iCs/>
                <w:color w:val="2F5496" w:themeColor="accent5" w:themeShade="BF"/>
                <w:sz w:val="20"/>
              </w:rPr>
              <w:t xml:space="preserve">Cómo usar el cálculo de probabilidad </w:t>
            </w:r>
            <w:r w:rsidR="004F0D14">
              <w:rPr>
                <w:rFonts w:cs="Arial"/>
                <w:b/>
                <w:bCs/>
                <w:i/>
                <w:iCs/>
                <w:color w:val="2F5496" w:themeColor="accent5" w:themeShade="BF"/>
                <w:sz w:val="20"/>
              </w:rPr>
              <w:t>y la</w:t>
            </w:r>
            <w:r>
              <w:rPr>
                <w:rFonts w:cs="Arial"/>
                <w:b/>
                <w:bCs/>
                <w:i/>
                <w:iCs/>
                <w:color w:val="2F5496" w:themeColor="accent5" w:themeShade="BF"/>
                <w:sz w:val="20"/>
              </w:rPr>
              <w:t xml:space="preserve"> distribución de </w:t>
            </w:r>
            <w:r w:rsidR="008D7070">
              <w:rPr>
                <w:rFonts w:cs="Arial"/>
                <w:b/>
                <w:bCs/>
                <w:i/>
                <w:iCs/>
                <w:color w:val="2F5496" w:themeColor="accent5" w:themeShade="BF"/>
                <w:sz w:val="20"/>
              </w:rPr>
              <w:t xml:space="preserve">los </w:t>
            </w:r>
            <w:r w:rsidR="00C26F7D">
              <w:rPr>
                <w:rFonts w:cs="Arial"/>
                <w:b/>
                <w:bCs/>
                <w:i/>
                <w:iCs/>
                <w:color w:val="2F5496" w:themeColor="accent5" w:themeShade="BF"/>
                <w:sz w:val="20"/>
              </w:rPr>
              <w:t>datos, en</w:t>
            </w:r>
            <w:r>
              <w:rPr>
                <w:rFonts w:cs="Arial"/>
                <w:b/>
                <w:bCs/>
                <w:i/>
                <w:iCs/>
                <w:color w:val="2F5496" w:themeColor="accent5" w:themeShade="BF"/>
                <w:sz w:val="20"/>
              </w:rPr>
              <w:t xml:space="preserve"> la toma de </w:t>
            </w:r>
            <w:r w:rsidR="00405123">
              <w:rPr>
                <w:rFonts w:cs="Arial"/>
                <w:b/>
                <w:bCs/>
                <w:i/>
                <w:iCs/>
                <w:color w:val="2F5496" w:themeColor="accent5" w:themeShade="BF"/>
                <w:sz w:val="20"/>
              </w:rPr>
              <w:t>decisiones?</w:t>
            </w:r>
            <w:r w:rsidRPr="00D67E26">
              <w:rPr>
                <w:rFonts w:cs="Arial"/>
                <w:b/>
                <w:bCs/>
                <w:i/>
                <w:iCs/>
                <w:color w:val="2F5496" w:themeColor="accent5" w:themeShade="BF"/>
                <w:sz w:val="20"/>
              </w:rPr>
              <w:t xml:space="preserve">  </w:t>
            </w:r>
          </w:p>
          <w:p w:rsidR="00F44323" w:rsidP="00F44323" w:rsidRDefault="00F44323" w14:paraId="0051D81A" w14:textId="77777777">
            <w:pPr>
              <w:widowControl w:val="0"/>
              <w:spacing w:after="120" w:line="240" w:lineRule="auto"/>
              <w:ind w:left="360"/>
              <w:rPr>
                <w:rFonts w:cs="Arial"/>
                <w:i/>
                <w:iCs/>
                <w:sz w:val="20"/>
              </w:rPr>
            </w:pPr>
            <w:r w:rsidRPr="0082161E">
              <w:rPr>
                <w:rFonts w:cs="Arial"/>
                <w:b/>
                <w:bCs/>
                <w:i/>
                <w:iCs/>
                <w:sz w:val="20"/>
              </w:rPr>
              <w:t>Producto:</w:t>
            </w:r>
            <w:r w:rsidRPr="0082161E">
              <w:rPr>
                <w:rFonts w:cs="Arial"/>
                <w:i/>
                <w:iCs/>
                <w:sz w:val="20"/>
              </w:rPr>
              <w:t xml:space="preserve"> </w:t>
            </w:r>
          </w:p>
          <w:p w:rsidR="00F44323" w:rsidRDefault="00F44323" w14:paraId="5EDC1018" w14:textId="77777777">
            <w:pPr>
              <w:pStyle w:val="Prrafodelista"/>
              <w:widowControl w:val="0"/>
              <w:numPr>
                <w:ilvl w:val="0"/>
                <w:numId w:val="8"/>
              </w:numPr>
              <w:spacing w:after="120" w:line="240" w:lineRule="auto"/>
              <w:rPr>
                <w:rFonts w:cs="Arial"/>
                <w:i/>
                <w:iCs/>
                <w:sz w:val="20"/>
              </w:rPr>
            </w:pPr>
            <w:r w:rsidRPr="0082161E">
              <w:rPr>
                <w:rFonts w:cs="Arial"/>
                <w:i/>
                <w:iCs/>
                <w:sz w:val="20"/>
              </w:rPr>
              <w:t>Registro del desarrollo de los ejercicios propuestos en el aula virtual y el tiempo de dedicación.</w:t>
            </w:r>
          </w:p>
          <w:p w:rsidRPr="00C26F7D" w:rsidR="00F44323" w:rsidP="00C26F7D" w:rsidRDefault="00F44323" w14:paraId="2189F457" w14:textId="77777777">
            <w:pPr>
              <w:widowControl w:val="0"/>
              <w:spacing w:after="120" w:line="240" w:lineRule="auto"/>
              <w:rPr>
                <w:rFonts w:cs="Arial"/>
                <w:b/>
                <w:i/>
                <w:iCs/>
                <w:sz w:val="20"/>
                <w:u w:val="single"/>
              </w:rPr>
            </w:pPr>
          </w:p>
        </w:tc>
        <w:tc>
          <w:tcPr>
            <w:tcW w:w="479" w:type="pct"/>
            <w:tcBorders>
              <w:top w:val="single" w:color="auto" w:sz="4" w:space="0"/>
              <w:left w:val="single" w:color="auto" w:sz="4" w:space="0"/>
              <w:right w:val="single" w:color="auto" w:sz="4" w:space="0"/>
            </w:tcBorders>
            <w:tcMar/>
          </w:tcPr>
          <w:p w:rsidR="00815EFC" w:rsidP="001E53F8" w:rsidRDefault="00F80369" w14:paraId="2FBFEA16" w14:textId="77777777">
            <w:pPr>
              <w:widowControl w:val="0"/>
              <w:spacing w:after="120" w:line="240" w:lineRule="auto"/>
              <w:rPr>
                <w:rFonts w:cs="Arial"/>
                <w:b/>
                <w:bCs/>
                <w:i/>
                <w:iCs/>
                <w:sz w:val="20"/>
                <w:szCs w:val="20"/>
              </w:rPr>
            </w:pPr>
            <w:r w:rsidRPr="0065227E">
              <w:rPr>
                <w:rFonts w:cs="Arial"/>
                <w:b/>
                <w:bCs/>
                <w:i/>
                <w:iCs/>
                <w:sz w:val="20"/>
                <w:szCs w:val="20"/>
              </w:rPr>
              <w:t xml:space="preserve">Semana </w:t>
            </w:r>
          </w:p>
          <w:p w:rsidR="00F44323" w:rsidP="001E53F8" w:rsidRDefault="00815EFC" w14:paraId="446F7A7B" w14:textId="0698D213">
            <w:pPr>
              <w:widowControl w:val="0"/>
              <w:spacing w:after="120" w:line="240" w:lineRule="auto"/>
              <w:rPr>
                <w:rFonts w:cs="Arial"/>
                <w:i/>
                <w:iCs/>
                <w:color w:val="A6A6A6" w:themeColor="background1" w:themeShade="A6"/>
                <w:sz w:val="20"/>
                <w:szCs w:val="20"/>
              </w:rPr>
            </w:pPr>
            <w:r>
              <w:rPr>
                <w:rFonts w:cs="Arial"/>
                <w:b/>
                <w:bCs/>
                <w:i/>
                <w:iCs/>
                <w:sz w:val="20"/>
                <w:szCs w:val="20"/>
              </w:rPr>
              <w:t>4 a 5</w:t>
            </w:r>
          </w:p>
        </w:tc>
        <w:tc>
          <w:tcPr>
            <w:tcW w:w="372" w:type="pct"/>
            <w:tcBorders>
              <w:top w:val="single" w:color="auto" w:sz="4" w:space="0"/>
              <w:left w:val="single" w:color="auto" w:sz="4" w:space="0"/>
              <w:right w:val="single" w:color="auto" w:sz="4" w:space="0"/>
            </w:tcBorders>
            <w:tcMar/>
          </w:tcPr>
          <w:p w:rsidRPr="00A426A6" w:rsidR="00F44323" w:rsidP="001E53F8" w:rsidRDefault="009E4B6E" w14:paraId="03BAA877" w14:textId="2B56C7EB">
            <w:pPr>
              <w:widowControl w:val="0"/>
              <w:spacing w:after="120" w:line="240" w:lineRule="auto"/>
              <w:rPr>
                <w:rFonts w:cs="Arial"/>
                <w:i/>
                <w:iCs/>
                <w:sz w:val="20"/>
              </w:rPr>
            </w:pPr>
            <w:r>
              <w:rPr>
                <w:rFonts w:cs="Arial"/>
                <w:i/>
                <w:iCs/>
                <w:sz w:val="20"/>
              </w:rPr>
              <w:t>1</w:t>
            </w:r>
            <w:r w:rsidR="00E517FF">
              <w:rPr>
                <w:rFonts w:cs="Arial"/>
                <w:i/>
                <w:iCs/>
                <w:sz w:val="20"/>
              </w:rPr>
              <w:t>0</w:t>
            </w:r>
            <w:r>
              <w:rPr>
                <w:rFonts w:cs="Arial"/>
                <w:i/>
                <w:iCs/>
                <w:sz w:val="20"/>
              </w:rPr>
              <w:t>%</w:t>
            </w:r>
          </w:p>
        </w:tc>
      </w:tr>
      <w:tr w:rsidR="001E53F8" w:rsidTr="4251143B" w14:paraId="57036270" w14:textId="77777777">
        <w:trPr>
          <w:trHeight w:val="1095"/>
        </w:trPr>
        <w:tc>
          <w:tcPr>
            <w:tcW w:w="0" w:type="auto"/>
            <w:vMerge/>
            <w:tcMar/>
            <w:vAlign w:val="center"/>
          </w:tcPr>
          <w:p w:rsidR="001E53F8" w:rsidP="001E53F8" w:rsidRDefault="001E53F8" w14:paraId="3528BA98" w14:textId="77777777">
            <w:pPr>
              <w:spacing w:after="0" w:line="240" w:lineRule="auto"/>
              <w:rPr>
                <w:rFonts w:cs="Arial"/>
                <w:color w:val="A6A6A6" w:themeColor="background1" w:themeShade="A6"/>
                <w:sz w:val="20"/>
              </w:rPr>
            </w:pPr>
          </w:p>
        </w:tc>
        <w:tc>
          <w:tcPr>
            <w:tcW w:w="639" w:type="pct"/>
            <w:vMerge/>
            <w:tcMar/>
            <w:vAlign w:val="center"/>
          </w:tcPr>
          <w:p w:rsidR="001E53F8" w:rsidP="001E53F8" w:rsidRDefault="001E53F8" w14:paraId="768B3394" w14:textId="77777777">
            <w:pPr>
              <w:spacing w:after="0" w:line="240" w:lineRule="auto"/>
              <w:rPr>
                <w:rFonts w:cs="Arial"/>
                <w:i/>
                <w:iCs/>
                <w:color w:val="A6A6A6" w:themeColor="background1" w:themeShade="A6"/>
                <w:sz w:val="20"/>
              </w:rPr>
            </w:pPr>
          </w:p>
        </w:tc>
        <w:tc>
          <w:tcPr>
            <w:tcW w:w="1171" w:type="pct"/>
            <w:vMerge/>
            <w:tcMar/>
            <w:vAlign w:val="center"/>
          </w:tcPr>
          <w:p w:rsidR="001E53F8" w:rsidP="001E53F8" w:rsidRDefault="001E53F8" w14:paraId="5546B737" w14:textId="77777777">
            <w:pPr>
              <w:spacing w:after="0" w:line="240" w:lineRule="auto"/>
              <w:rPr>
                <w:rFonts w:cs="Arial"/>
                <w:i/>
                <w:iCs/>
                <w:color w:val="A6A6A6" w:themeColor="background1" w:themeShade="A6"/>
                <w:sz w:val="20"/>
              </w:rPr>
            </w:pPr>
          </w:p>
        </w:tc>
        <w:tc>
          <w:tcPr>
            <w:tcW w:w="1862" w:type="pct"/>
            <w:tcBorders>
              <w:top w:val="single" w:color="auto" w:sz="4" w:space="0"/>
              <w:left w:val="single" w:color="auto" w:sz="4" w:space="0"/>
              <w:bottom w:val="single" w:color="auto" w:sz="4" w:space="0"/>
              <w:right w:val="single" w:color="auto" w:sz="4" w:space="0"/>
            </w:tcBorders>
            <w:tcMar/>
          </w:tcPr>
          <w:p w:rsidRPr="00D83C08" w:rsidR="00665D6B" w:rsidP="00665D6B" w:rsidRDefault="00665D6B" w14:paraId="55E667B6" w14:textId="19C5D456">
            <w:pPr>
              <w:widowControl w:val="0"/>
              <w:spacing w:after="120" w:line="240" w:lineRule="auto"/>
              <w:rPr>
                <w:rFonts w:cs="Arial"/>
                <w:i/>
                <w:iCs/>
                <w:color w:val="A6A6A6" w:themeColor="background1" w:themeShade="A6"/>
                <w:sz w:val="20"/>
                <w:szCs w:val="20"/>
              </w:rPr>
            </w:pPr>
            <w:r w:rsidRPr="00D83C08">
              <w:rPr>
                <w:rFonts w:cs="Arial"/>
                <w:b/>
                <w:bCs/>
                <w:i/>
                <w:iCs/>
                <w:sz w:val="20"/>
                <w:szCs w:val="20"/>
              </w:rPr>
              <w:t xml:space="preserve">Encuentro virtual </w:t>
            </w:r>
            <w:r w:rsidR="00F44323">
              <w:rPr>
                <w:rFonts w:cs="Arial"/>
                <w:b/>
                <w:bCs/>
                <w:i/>
                <w:iCs/>
                <w:sz w:val="20"/>
                <w:szCs w:val="20"/>
              </w:rPr>
              <w:t>4</w:t>
            </w:r>
            <w:r w:rsidRPr="00D83C08">
              <w:rPr>
                <w:rFonts w:cs="Arial"/>
                <w:i/>
                <w:iCs/>
                <w:sz w:val="20"/>
                <w:szCs w:val="20"/>
              </w:rPr>
              <w:t>.</w:t>
            </w:r>
          </w:p>
          <w:p w:rsidRPr="00F44323" w:rsidR="001E53F8" w:rsidP="4251143B" w:rsidRDefault="00665D6B" w14:paraId="14EF9BF7" w14:textId="0663D63A">
            <w:pPr>
              <w:pStyle w:val="Prrafodelista"/>
              <w:widowControl w:val="0"/>
              <w:numPr>
                <w:ilvl w:val="0"/>
                <w:numId w:val="6"/>
              </w:numPr>
              <w:spacing w:after="120" w:line="240" w:lineRule="auto"/>
              <w:rPr>
                <w:rFonts w:cs="Arial"/>
                <w:i w:val="1"/>
                <w:iCs w:val="1"/>
                <w:sz w:val="20"/>
                <w:szCs w:val="20"/>
                <w:lang w:val="es-ES"/>
              </w:rPr>
            </w:pPr>
            <w:r w:rsidRPr="4251143B" w:rsidR="00665D6B">
              <w:rPr>
                <w:rFonts w:cs="Arial"/>
                <w:i w:val="1"/>
                <w:iCs w:val="1"/>
                <w:sz w:val="20"/>
                <w:szCs w:val="20"/>
                <w:lang w:val="es-ES"/>
              </w:rPr>
              <w:t>Feedback</w:t>
            </w:r>
            <w:r w:rsidRPr="4251143B" w:rsidR="00AD3991">
              <w:rPr>
                <w:rFonts w:cs="Arial"/>
                <w:i w:val="1"/>
                <w:iCs w:val="1"/>
                <w:sz w:val="20"/>
                <w:szCs w:val="20"/>
                <w:lang w:val="es-ES"/>
              </w:rPr>
              <w:t xml:space="preserve">: </w:t>
            </w:r>
            <w:r w:rsidRPr="4251143B" w:rsidR="00AD3991">
              <w:rPr>
                <w:rFonts w:cs="Arial"/>
                <w:i w:val="1"/>
                <w:iCs w:val="1"/>
                <w:sz w:val="20"/>
                <w:szCs w:val="20"/>
                <w:lang w:val="es-ES"/>
              </w:rPr>
              <w:t>¿</w:t>
            </w:r>
            <w:r w:rsidRPr="4251143B" w:rsidR="00665D6B">
              <w:rPr>
                <w:rFonts w:cs="Arial"/>
                <w:i w:val="1"/>
                <w:iCs w:val="1"/>
                <w:sz w:val="20"/>
                <w:szCs w:val="20"/>
                <w:lang w:val="es-ES"/>
              </w:rPr>
              <w:t>Dónde voy?</w:t>
            </w:r>
            <w:r w:rsidRPr="4251143B" w:rsidR="00665D6B">
              <w:rPr>
                <w:rFonts w:cs="Arial"/>
                <w:i w:val="1"/>
                <w:iCs w:val="1"/>
                <w:sz w:val="20"/>
                <w:szCs w:val="20"/>
                <w:lang w:val="es-ES"/>
              </w:rPr>
              <w:t xml:space="preserve"> </w:t>
            </w:r>
            <w:r w:rsidRPr="4251143B" w:rsidR="00665D6B">
              <w:rPr>
                <w:rFonts w:cs="Arial"/>
                <w:i w:val="1"/>
                <w:iCs w:val="1"/>
                <w:sz w:val="20"/>
                <w:szCs w:val="20"/>
                <w:lang w:val="es-ES"/>
              </w:rPr>
              <w:t xml:space="preserve"> ¿Cómo voy? (¿Qué progresos se están haciendo hacia la meta?)</w:t>
            </w:r>
            <w:r w:rsidRPr="4251143B" w:rsidR="00687D26">
              <w:rPr>
                <w:rFonts w:cs="Arial"/>
                <w:i w:val="1"/>
                <w:iCs w:val="1"/>
                <w:sz w:val="20"/>
                <w:szCs w:val="20"/>
                <w:lang w:val="es-ES"/>
              </w:rPr>
              <w:t xml:space="preserve"> </w:t>
            </w:r>
            <w:r w:rsidRPr="4251143B" w:rsidR="00687D26">
              <w:rPr>
                <w:rFonts w:cs="Arial"/>
                <w:i w:val="1"/>
                <w:iCs w:val="1"/>
                <w:sz w:val="20"/>
                <w:szCs w:val="20"/>
                <w:lang w:val="es-ES"/>
              </w:rPr>
              <w:t xml:space="preserve">secciones </w:t>
            </w:r>
            <w:r w:rsidRPr="4251143B" w:rsidR="00687D26">
              <w:rPr>
                <w:rFonts w:cs="Arial"/>
                <w:i w:val="1"/>
                <w:iCs w:val="1"/>
                <w:sz w:val="20"/>
                <w:szCs w:val="20"/>
                <w:lang w:val="es-ES"/>
              </w:rPr>
              <w:t>1.</w:t>
            </w:r>
            <w:r w:rsidRPr="4251143B" w:rsidR="00F44323">
              <w:rPr>
                <w:rFonts w:cs="Arial"/>
                <w:i w:val="1"/>
                <w:iCs w:val="1"/>
                <w:sz w:val="20"/>
                <w:szCs w:val="20"/>
                <w:lang w:val="es-ES"/>
              </w:rPr>
              <w:t>7 a 1.</w:t>
            </w:r>
            <w:r w:rsidRPr="4251143B" w:rsidR="00AB179B">
              <w:rPr>
                <w:rFonts w:cs="Arial"/>
                <w:i w:val="1"/>
                <w:iCs w:val="1"/>
                <w:sz w:val="20"/>
                <w:szCs w:val="20"/>
                <w:lang w:val="es-ES"/>
              </w:rPr>
              <w:t>9</w:t>
            </w:r>
          </w:p>
        </w:tc>
        <w:tc>
          <w:tcPr>
            <w:tcW w:w="479" w:type="pct"/>
            <w:tcBorders>
              <w:left w:val="single" w:color="auto" w:sz="4" w:space="0"/>
              <w:bottom w:val="single" w:color="auto" w:sz="4" w:space="0"/>
              <w:right w:val="single" w:color="auto" w:sz="4" w:space="0"/>
            </w:tcBorders>
            <w:tcMar/>
          </w:tcPr>
          <w:p w:rsidR="001E53F8" w:rsidP="001E53F8" w:rsidRDefault="00815EFC" w14:paraId="473F042F" w14:textId="45C198D2">
            <w:pPr>
              <w:widowControl w:val="0"/>
              <w:spacing w:after="120" w:line="240" w:lineRule="auto"/>
              <w:rPr>
                <w:rFonts w:cs="Arial"/>
                <w:i/>
                <w:iCs/>
                <w:color w:val="A6A6A6" w:themeColor="background1" w:themeShade="A6"/>
                <w:sz w:val="20"/>
                <w:szCs w:val="20"/>
              </w:rPr>
            </w:pPr>
            <w:r w:rsidRPr="0065227E">
              <w:rPr>
                <w:rFonts w:cs="Arial"/>
                <w:b/>
                <w:bCs/>
                <w:i/>
                <w:iCs/>
                <w:sz w:val="20"/>
                <w:szCs w:val="20"/>
              </w:rPr>
              <w:t xml:space="preserve">Semana </w:t>
            </w:r>
            <w:r>
              <w:rPr>
                <w:rFonts w:cs="Arial"/>
                <w:b/>
                <w:bCs/>
                <w:i/>
                <w:iCs/>
                <w:sz w:val="20"/>
                <w:szCs w:val="20"/>
              </w:rPr>
              <w:t>4</w:t>
            </w:r>
          </w:p>
        </w:tc>
        <w:tc>
          <w:tcPr>
            <w:tcW w:w="372" w:type="pct"/>
            <w:tcBorders>
              <w:left w:val="single" w:color="auto" w:sz="4" w:space="0"/>
              <w:bottom w:val="single" w:color="auto" w:sz="4" w:space="0"/>
              <w:right w:val="single" w:color="auto" w:sz="4" w:space="0"/>
            </w:tcBorders>
            <w:tcMar/>
          </w:tcPr>
          <w:p w:rsidRPr="00A426A6" w:rsidR="001E53F8" w:rsidP="001E53F8" w:rsidRDefault="001E53F8" w14:paraId="5790546B" w14:textId="77B81A3E">
            <w:pPr>
              <w:widowControl w:val="0"/>
              <w:spacing w:after="120" w:line="240" w:lineRule="auto"/>
              <w:rPr>
                <w:rFonts w:cs="Arial"/>
                <w:i/>
                <w:iCs/>
                <w:sz w:val="20"/>
              </w:rPr>
            </w:pPr>
          </w:p>
        </w:tc>
      </w:tr>
      <w:tr w:rsidR="001E53F8" w:rsidTr="4251143B" w14:paraId="10F0C4DD" w14:textId="77777777">
        <w:trPr>
          <w:trHeight w:val="395"/>
        </w:trPr>
        <w:tc>
          <w:tcPr>
            <w:tcW w:w="0" w:type="auto"/>
            <w:vMerge/>
            <w:tcMar/>
            <w:vAlign w:val="center"/>
            <w:hideMark/>
          </w:tcPr>
          <w:p w:rsidR="001E53F8" w:rsidP="001E53F8" w:rsidRDefault="001E53F8" w14:paraId="7AD0518C" w14:textId="77777777">
            <w:pPr>
              <w:spacing w:after="0" w:line="240" w:lineRule="auto"/>
              <w:rPr>
                <w:rFonts w:cs="Arial"/>
                <w:color w:val="A6A6A6" w:themeColor="background1" w:themeShade="A6"/>
                <w:sz w:val="20"/>
              </w:rPr>
            </w:pPr>
          </w:p>
        </w:tc>
        <w:tc>
          <w:tcPr>
            <w:tcW w:w="639" w:type="pct"/>
            <w:vMerge/>
            <w:tcMar/>
            <w:vAlign w:val="center"/>
            <w:hideMark/>
          </w:tcPr>
          <w:p w:rsidR="001E53F8" w:rsidP="001E53F8" w:rsidRDefault="001E53F8" w14:paraId="24D55242" w14:textId="77777777">
            <w:pPr>
              <w:spacing w:after="0" w:line="240" w:lineRule="auto"/>
              <w:rPr>
                <w:rFonts w:cs="Arial"/>
                <w:i/>
                <w:iCs/>
                <w:color w:val="A6A6A6" w:themeColor="background1" w:themeShade="A6"/>
                <w:sz w:val="20"/>
              </w:rPr>
            </w:pPr>
          </w:p>
        </w:tc>
        <w:tc>
          <w:tcPr>
            <w:tcW w:w="1171" w:type="pct"/>
            <w:vMerge/>
            <w:tcMar/>
            <w:vAlign w:val="center"/>
            <w:hideMark/>
          </w:tcPr>
          <w:p w:rsidR="001E53F8" w:rsidP="001E53F8" w:rsidRDefault="001E53F8" w14:paraId="26C1851F" w14:textId="77777777">
            <w:pPr>
              <w:spacing w:after="0" w:line="240" w:lineRule="auto"/>
              <w:rPr>
                <w:rFonts w:cs="Arial"/>
                <w:i/>
                <w:iCs/>
                <w:color w:val="A6A6A6" w:themeColor="background1" w:themeShade="A6"/>
                <w:sz w:val="20"/>
              </w:rPr>
            </w:pPr>
          </w:p>
        </w:tc>
        <w:tc>
          <w:tcPr>
            <w:tcW w:w="1862" w:type="pct"/>
            <w:tcBorders>
              <w:top w:val="single" w:color="auto" w:sz="4" w:space="0"/>
              <w:left w:val="single" w:color="auto" w:sz="4" w:space="0"/>
              <w:bottom w:val="single" w:color="auto" w:sz="4" w:space="0"/>
              <w:right w:val="single" w:color="auto" w:sz="4" w:space="0"/>
            </w:tcBorders>
            <w:tcMar/>
            <w:hideMark/>
          </w:tcPr>
          <w:p w:rsidRPr="00DF08D5" w:rsidR="001E53F8" w:rsidP="001E53F8" w:rsidRDefault="001E53F8" w14:paraId="691CB340" w14:textId="2F8E6B97">
            <w:pPr>
              <w:widowControl w:val="0"/>
              <w:spacing w:after="120" w:line="240" w:lineRule="auto"/>
              <w:rPr>
                <w:rFonts w:cs="Arial"/>
                <w:i/>
                <w:iCs/>
                <w:sz w:val="20"/>
                <w:u w:val="single"/>
              </w:rPr>
            </w:pPr>
            <w:r w:rsidRPr="0081056F">
              <w:rPr>
                <w:rFonts w:cs="Arial"/>
                <w:b/>
                <w:i/>
                <w:iCs/>
                <w:sz w:val="20"/>
              </w:rPr>
              <w:t xml:space="preserve">Actividad </w:t>
            </w:r>
            <w:r w:rsidR="00D61855">
              <w:rPr>
                <w:rFonts w:cs="Arial"/>
                <w:b/>
                <w:i/>
                <w:iCs/>
                <w:sz w:val="20"/>
              </w:rPr>
              <w:t>1.</w:t>
            </w:r>
            <w:r w:rsidRPr="0081056F">
              <w:rPr>
                <w:rFonts w:cs="Arial"/>
                <w:b/>
                <w:i/>
                <w:iCs/>
                <w:sz w:val="20"/>
              </w:rPr>
              <w:t>3</w:t>
            </w:r>
            <w:r w:rsidRPr="0081056F">
              <w:rPr>
                <w:rFonts w:cs="Arial"/>
                <w:i/>
                <w:iCs/>
                <w:sz w:val="20"/>
              </w:rPr>
              <w:t xml:space="preserve">. </w:t>
            </w:r>
            <w:r w:rsidRPr="00DF08D5">
              <w:rPr>
                <w:rFonts w:cs="Arial"/>
                <w:i/>
                <w:iCs/>
                <w:sz w:val="20"/>
                <w:u w:val="single"/>
              </w:rPr>
              <w:t>Evaluemos lo aprendido</w:t>
            </w:r>
            <w:r w:rsidRPr="00DF08D5" w:rsidR="0081056F">
              <w:rPr>
                <w:rFonts w:cs="Arial"/>
                <w:i/>
                <w:iCs/>
                <w:sz w:val="20"/>
                <w:u w:val="single"/>
              </w:rPr>
              <w:t xml:space="preserve"> </w:t>
            </w:r>
            <w:r w:rsidRPr="00DF08D5" w:rsidR="00815EFC">
              <w:rPr>
                <w:rFonts w:cs="Arial"/>
                <w:i/>
                <w:iCs/>
                <w:sz w:val="20"/>
                <w:u w:val="single"/>
              </w:rPr>
              <w:t xml:space="preserve">Unidad 1, </w:t>
            </w:r>
            <w:r w:rsidRPr="00DF08D5" w:rsidR="0081056F">
              <w:rPr>
                <w:rFonts w:cs="Arial"/>
                <w:i/>
                <w:iCs/>
                <w:sz w:val="20"/>
                <w:u w:val="single"/>
              </w:rPr>
              <w:t xml:space="preserve">actividades </w:t>
            </w:r>
            <w:r w:rsidRPr="00DF08D5" w:rsidR="00D61855">
              <w:rPr>
                <w:rFonts w:cs="Arial"/>
                <w:i/>
                <w:iCs/>
                <w:sz w:val="20"/>
                <w:u w:val="single"/>
              </w:rPr>
              <w:t>1.</w:t>
            </w:r>
            <w:r w:rsidRPr="00DF08D5" w:rsidR="0081056F">
              <w:rPr>
                <w:rFonts w:cs="Arial"/>
                <w:i/>
                <w:iCs/>
                <w:sz w:val="20"/>
                <w:u w:val="single"/>
              </w:rPr>
              <w:t xml:space="preserve">1 y </w:t>
            </w:r>
            <w:r w:rsidRPr="00DF08D5" w:rsidR="00D61855">
              <w:rPr>
                <w:rFonts w:cs="Arial"/>
                <w:i/>
                <w:iCs/>
                <w:sz w:val="20"/>
                <w:u w:val="single"/>
              </w:rPr>
              <w:t>1.</w:t>
            </w:r>
            <w:r w:rsidRPr="00DF08D5" w:rsidR="0081056F">
              <w:rPr>
                <w:rFonts w:cs="Arial"/>
                <w:i/>
                <w:iCs/>
                <w:sz w:val="20"/>
                <w:u w:val="single"/>
              </w:rPr>
              <w:t>2</w:t>
            </w:r>
          </w:p>
          <w:p w:rsidR="001E53F8" w:rsidP="0081056F" w:rsidRDefault="001E53F8" w14:paraId="12605ACF" w14:textId="319E3383">
            <w:pPr>
              <w:widowControl w:val="0"/>
              <w:spacing w:after="120" w:line="240" w:lineRule="auto"/>
              <w:rPr>
                <w:rFonts w:cs="Arial"/>
                <w:i/>
                <w:iCs/>
                <w:sz w:val="20"/>
              </w:rPr>
            </w:pPr>
            <w:r w:rsidRPr="00F44323">
              <w:rPr>
                <w:rFonts w:cs="Arial"/>
                <w:b/>
                <w:bCs/>
                <w:i/>
                <w:iCs/>
                <w:sz w:val="20"/>
              </w:rPr>
              <w:t>Producto</w:t>
            </w:r>
            <w:r w:rsidRPr="0081056F">
              <w:rPr>
                <w:rFonts w:cs="Arial"/>
                <w:i/>
                <w:iCs/>
                <w:sz w:val="20"/>
              </w:rPr>
              <w:t xml:space="preserve">: cuestionario </w:t>
            </w:r>
            <w:r w:rsidR="00583B45">
              <w:rPr>
                <w:rFonts w:cs="Arial"/>
                <w:i/>
                <w:iCs/>
                <w:sz w:val="20"/>
              </w:rPr>
              <w:t xml:space="preserve">con </w:t>
            </w:r>
            <w:r w:rsidRPr="0081056F" w:rsidR="00583B45">
              <w:rPr>
                <w:rFonts w:cs="Arial"/>
                <w:i/>
                <w:iCs/>
                <w:sz w:val="20"/>
              </w:rPr>
              <w:t>preguntas de</w:t>
            </w:r>
            <w:r w:rsidRPr="0081056F">
              <w:rPr>
                <w:rFonts w:cs="Arial"/>
                <w:i/>
                <w:iCs/>
                <w:sz w:val="20"/>
              </w:rPr>
              <w:t xml:space="preserve"> los </w:t>
            </w:r>
            <w:r w:rsidRPr="0081056F" w:rsidR="00815EFC">
              <w:rPr>
                <w:rFonts w:cs="Arial"/>
                <w:i/>
                <w:iCs/>
                <w:sz w:val="20"/>
              </w:rPr>
              <w:t>temas de</w:t>
            </w:r>
            <w:r w:rsidRPr="0081056F">
              <w:rPr>
                <w:rFonts w:cs="Arial"/>
                <w:i/>
                <w:iCs/>
                <w:sz w:val="20"/>
              </w:rPr>
              <w:t xml:space="preserve"> la unidad</w:t>
            </w:r>
            <w:r w:rsidRPr="0081056F" w:rsidR="0081056F">
              <w:rPr>
                <w:rFonts w:cs="Arial"/>
                <w:i/>
                <w:iCs/>
                <w:sz w:val="20"/>
              </w:rPr>
              <w:t xml:space="preserve"> 1</w:t>
            </w:r>
            <w:r w:rsidR="00DD0391">
              <w:rPr>
                <w:rFonts w:cs="Arial"/>
                <w:i/>
                <w:iCs/>
                <w:sz w:val="20"/>
              </w:rPr>
              <w:t>.</w:t>
            </w:r>
          </w:p>
          <w:p w:rsidRPr="0081056F" w:rsidR="00DD0391" w:rsidP="0081056F" w:rsidRDefault="00DD0391" w14:paraId="0D1598E9" w14:textId="142CB675">
            <w:pPr>
              <w:widowControl w:val="0"/>
              <w:spacing w:after="120" w:line="240" w:lineRule="auto"/>
              <w:rPr>
                <w:rFonts w:cs="Arial"/>
                <w:i/>
                <w:iCs/>
                <w:sz w:val="20"/>
              </w:rPr>
            </w:pPr>
          </w:p>
        </w:tc>
        <w:tc>
          <w:tcPr>
            <w:tcW w:w="479" w:type="pct"/>
            <w:tcBorders>
              <w:top w:val="single" w:color="auto" w:sz="4" w:space="0"/>
              <w:left w:val="single" w:color="auto" w:sz="4" w:space="0"/>
              <w:bottom w:val="single" w:color="auto" w:sz="4" w:space="0"/>
              <w:right w:val="single" w:color="auto" w:sz="4" w:space="0"/>
            </w:tcBorders>
            <w:tcMar/>
            <w:hideMark/>
          </w:tcPr>
          <w:p w:rsidRPr="00815EFC" w:rsidR="001E53F8" w:rsidP="001E53F8" w:rsidRDefault="00815EFC" w14:paraId="1097E363" w14:textId="3FF8F7F5">
            <w:pPr>
              <w:widowControl w:val="0"/>
              <w:spacing w:after="120" w:line="240" w:lineRule="auto"/>
              <w:rPr>
                <w:rFonts w:cs="Arial"/>
                <w:i/>
                <w:iCs/>
                <w:sz w:val="20"/>
              </w:rPr>
            </w:pPr>
            <w:r w:rsidRPr="00815EFC">
              <w:rPr>
                <w:rFonts w:cs="Arial"/>
                <w:b/>
                <w:bCs/>
                <w:i/>
                <w:iCs/>
                <w:sz w:val="20"/>
                <w:szCs w:val="20"/>
              </w:rPr>
              <w:t>Semana 5</w:t>
            </w:r>
          </w:p>
        </w:tc>
        <w:tc>
          <w:tcPr>
            <w:tcW w:w="372" w:type="pct"/>
            <w:tcBorders>
              <w:top w:val="single" w:color="auto" w:sz="4" w:space="0"/>
              <w:left w:val="single" w:color="auto" w:sz="4" w:space="0"/>
              <w:bottom w:val="single" w:color="auto" w:sz="4" w:space="0"/>
              <w:right w:val="single" w:color="auto" w:sz="4" w:space="0"/>
            </w:tcBorders>
            <w:tcMar/>
            <w:hideMark/>
          </w:tcPr>
          <w:p w:rsidRPr="00A426A6" w:rsidR="001E53F8" w:rsidP="001E53F8" w:rsidRDefault="005862BC" w14:paraId="2DFAFE0B" w14:textId="7EE6F633">
            <w:pPr>
              <w:widowControl w:val="0"/>
              <w:spacing w:after="120" w:line="240" w:lineRule="auto"/>
              <w:rPr>
                <w:rFonts w:cs="Arial"/>
                <w:i/>
                <w:iCs/>
                <w:sz w:val="20"/>
              </w:rPr>
            </w:pPr>
            <w:r>
              <w:rPr>
                <w:rFonts w:cs="Arial"/>
                <w:i/>
                <w:iCs/>
                <w:sz w:val="20"/>
              </w:rPr>
              <w:t>20</w:t>
            </w:r>
            <w:r w:rsidRPr="00A426A6" w:rsidR="001E53F8">
              <w:rPr>
                <w:rFonts w:cs="Arial"/>
                <w:i/>
                <w:iCs/>
                <w:sz w:val="20"/>
              </w:rPr>
              <w:t>%</w:t>
            </w:r>
          </w:p>
        </w:tc>
      </w:tr>
      <w:tr w:rsidR="001E53F8" w:rsidTr="4251143B" w14:paraId="16D37925" w14:textId="77777777">
        <w:trPr>
          <w:trHeight w:val="76"/>
        </w:trPr>
        <w:tc>
          <w:tcPr>
            <w:tcW w:w="477" w:type="pct"/>
            <w:vMerge w:val="restart"/>
            <w:tcBorders>
              <w:top w:val="single" w:color="auto" w:sz="4" w:space="0"/>
              <w:left w:val="single" w:color="auto" w:sz="4" w:space="0"/>
              <w:bottom w:val="single" w:color="auto" w:sz="4" w:space="0"/>
              <w:right w:val="single" w:color="auto" w:sz="4" w:space="0"/>
            </w:tcBorders>
            <w:tcMar/>
          </w:tcPr>
          <w:p w:rsidRPr="0044351C" w:rsidR="001E53F8" w:rsidP="001E53F8" w:rsidRDefault="001E53F8" w14:paraId="1629CAB1" w14:textId="4B20443A">
            <w:pPr>
              <w:widowControl w:val="0"/>
              <w:spacing w:after="120" w:line="240" w:lineRule="auto"/>
              <w:rPr>
                <w:rFonts w:cs="Arial"/>
                <w:b/>
                <w:bCs/>
                <w:i/>
                <w:sz w:val="32"/>
                <w:szCs w:val="36"/>
              </w:rPr>
            </w:pPr>
            <w:r w:rsidRPr="0044351C">
              <w:rPr>
                <w:rFonts w:cs="Arial"/>
                <w:b/>
                <w:bCs/>
                <w:i/>
                <w:sz w:val="32"/>
                <w:szCs w:val="36"/>
              </w:rPr>
              <w:t xml:space="preserve">Unidad </w:t>
            </w:r>
            <w:r w:rsidRPr="0044351C" w:rsidR="00DD0391">
              <w:rPr>
                <w:rFonts w:cs="Arial"/>
                <w:b/>
                <w:bCs/>
                <w:i/>
                <w:sz w:val="32"/>
                <w:szCs w:val="36"/>
              </w:rPr>
              <w:t>2</w:t>
            </w:r>
            <w:r w:rsidRPr="0044351C">
              <w:rPr>
                <w:rFonts w:cs="Arial"/>
                <w:b/>
                <w:bCs/>
                <w:i/>
                <w:sz w:val="32"/>
                <w:szCs w:val="36"/>
              </w:rPr>
              <w:t xml:space="preserve">: </w:t>
            </w:r>
          </w:p>
          <w:p w:rsidRPr="00594664" w:rsidR="001E53F8" w:rsidP="001E53F8" w:rsidRDefault="001E53F8" w14:paraId="6117BF81" w14:textId="61D3D1F0">
            <w:pPr>
              <w:widowControl w:val="0"/>
              <w:spacing w:after="120" w:line="240" w:lineRule="auto"/>
              <w:jc w:val="center"/>
              <w:rPr>
                <w:rFonts w:cs="Arial"/>
                <w:i/>
                <w:color w:val="A6A6A6" w:themeColor="background1" w:themeShade="A6"/>
                <w:sz w:val="20"/>
              </w:rPr>
            </w:pPr>
            <w:r w:rsidRPr="00EA631D">
              <w:rPr>
                <w:rFonts w:cstheme="minorHAnsi"/>
                <w:bCs/>
              </w:rPr>
              <w:t xml:space="preserve">Algebra lineal, sistemas de ecuaciones lineales y aplicaciones en el análisis de </w:t>
            </w:r>
            <w:r w:rsidRPr="00EA631D">
              <w:rPr>
                <w:rFonts w:cstheme="minorHAnsi"/>
                <w:bCs/>
              </w:rPr>
              <w:t xml:space="preserve">datos </w:t>
            </w:r>
          </w:p>
          <w:p w:rsidR="001E53F8" w:rsidP="001E53F8" w:rsidRDefault="001E53F8" w14:paraId="217B19CB" w14:textId="77777777">
            <w:pPr>
              <w:widowControl w:val="0"/>
              <w:spacing w:after="120" w:line="240" w:lineRule="auto"/>
              <w:rPr>
                <w:rFonts w:cs="Arial"/>
                <w:i/>
                <w:color w:val="A6A6A6" w:themeColor="background1" w:themeShade="A6"/>
                <w:sz w:val="20"/>
              </w:rPr>
            </w:pPr>
          </w:p>
          <w:p w:rsidR="001E53F8" w:rsidP="001E53F8" w:rsidRDefault="001E53F8" w14:paraId="0A9936FF" w14:textId="77777777">
            <w:pPr>
              <w:widowControl w:val="0"/>
              <w:spacing w:after="120" w:line="240" w:lineRule="auto"/>
              <w:rPr>
                <w:rFonts w:cs="Arial"/>
                <w:i/>
                <w:color w:val="A6A6A6" w:themeColor="background1" w:themeShade="A6"/>
                <w:sz w:val="20"/>
              </w:rPr>
            </w:pPr>
          </w:p>
          <w:p w:rsidR="001E53F8" w:rsidP="001E53F8" w:rsidRDefault="001E53F8" w14:paraId="32DF9B98" w14:textId="77777777">
            <w:pPr>
              <w:widowControl w:val="0"/>
              <w:spacing w:after="120" w:line="240" w:lineRule="auto"/>
              <w:rPr>
                <w:rFonts w:cs="Arial"/>
                <w:i/>
                <w:color w:val="A6A6A6" w:themeColor="background1" w:themeShade="A6"/>
                <w:sz w:val="20"/>
              </w:rPr>
            </w:pPr>
          </w:p>
          <w:p w:rsidR="001E53F8" w:rsidP="001E53F8" w:rsidRDefault="001E53F8" w14:paraId="4760F095" w14:textId="77777777">
            <w:pPr>
              <w:widowControl w:val="0"/>
              <w:spacing w:after="120" w:line="240" w:lineRule="auto"/>
              <w:rPr>
                <w:rFonts w:cs="Arial"/>
                <w:i/>
                <w:color w:val="A6A6A6" w:themeColor="background1" w:themeShade="A6"/>
                <w:sz w:val="20"/>
              </w:rPr>
            </w:pPr>
          </w:p>
          <w:p w:rsidR="001E53F8" w:rsidP="001E53F8" w:rsidRDefault="001E53F8" w14:paraId="6CFA6037" w14:textId="77777777">
            <w:pPr>
              <w:widowControl w:val="0"/>
              <w:spacing w:after="120" w:line="240" w:lineRule="auto"/>
              <w:rPr>
                <w:rFonts w:cs="Arial"/>
                <w:i/>
                <w:color w:val="A6A6A6" w:themeColor="background1" w:themeShade="A6"/>
                <w:sz w:val="20"/>
              </w:rPr>
            </w:pPr>
          </w:p>
        </w:tc>
        <w:tc>
          <w:tcPr>
            <w:tcW w:w="639" w:type="pct"/>
            <w:vMerge w:val="restart"/>
            <w:tcBorders>
              <w:top w:val="single" w:color="auto" w:sz="4" w:space="0"/>
              <w:left w:val="single" w:color="auto" w:sz="4" w:space="0"/>
              <w:bottom w:val="single" w:color="auto" w:sz="4" w:space="0"/>
              <w:right w:val="single" w:color="auto" w:sz="4" w:space="0"/>
            </w:tcBorders>
            <w:tcMar/>
          </w:tcPr>
          <w:p w:rsidRPr="00151B8C" w:rsidR="001E53F8" w:rsidP="001E53F8" w:rsidRDefault="001E53F8" w14:paraId="1E10D551" w14:textId="77777777">
            <w:pPr>
              <w:widowControl w:val="0"/>
              <w:spacing w:after="120" w:line="240" w:lineRule="auto"/>
              <w:rPr>
                <w:rFonts w:cs="Arial"/>
                <w:i/>
                <w:iCs/>
                <w:sz w:val="20"/>
              </w:rPr>
            </w:pPr>
          </w:p>
          <w:p w:rsidRPr="00151B8C" w:rsidR="001E53F8" w:rsidP="001E53F8" w:rsidRDefault="001E53F8" w14:paraId="06D43788" w14:textId="3F8458AE">
            <w:pPr>
              <w:widowControl w:val="0"/>
              <w:spacing w:after="120" w:line="240" w:lineRule="auto"/>
              <w:rPr>
                <w:rFonts w:cs="Arial"/>
                <w:i/>
                <w:iCs/>
                <w:sz w:val="20"/>
              </w:rPr>
            </w:pPr>
            <w:r w:rsidRPr="00151B8C">
              <w:rPr>
                <w:rFonts w:cs="Arial"/>
                <w:i/>
                <w:iCs/>
                <w:sz w:val="20"/>
              </w:rPr>
              <w:t>Utiliza las operaciones y propiedades del cálculo matricial</w:t>
            </w:r>
            <w:r>
              <w:rPr>
                <w:rFonts w:cs="Arial"/>
                <w:i/>
                <w:iCs/>
                <w:sz w:val="20"/>
              </w:rPr>
              <w:t xml:space="preserve"> y </w:t>
            </w:r>
            <w:r w:rsidR="005862BC">
              <w:rPr>
                <w:rFonts w:cs="Arial"/>
                <w:i/>
                <w:iCs/>
                <w:sz w:val="20"/>
              </w:rPr>
              <w:t>de los</w:t>
            </w:r>
            <w:r>
              <w:rPr>
                <w:rFonts w:cs="Arial"/>
                <w:i/>
                <w:iCs/>
                <w:sz w:val="20"/>
              </w:rPr>
              <w:t xml:space="preserve"> sistemas </w:t>
            </w:r>
            <w:r w:rsidR="00E94F01">
              <w:rPr>
                <w:rFonts w:cs="Arial"/>
                <w:i/>
                <w:iCs/>
                <w:sz w:val="20"/>
              </w:rPr>
              <w:t xml:space="preserve">lineales </w:t>
            </w:r>
            <w:r w:rsidRPr="00151B8C" w:rsidR="00E94F01">
              <w:rPr>
                <w:rFonts w:cs="Arial"/>
                <w:i/>
                <w:iCs/>
                <w:sz w:val="20"/>
              </w:rPr>
              <w:t>en</w:t>
            </w:r>
            <w:r>
              <w:rPr>
                <w:rFonts w:cs="Arial"/>
                <w:i/>
                <w:iCs/>
                <w:sz w:val="20"/>
              </w:rPr>
              <w:t xml:space="preserve"> </w:t>
            </w:r>
            <w:r w:rsidRPr="00151B8C">
              <w:rPr>
                <w:rFonts w:cs="Arial"/>
                <w:i/>
                <w:iCs/>
                <w:sz w:val="20"/>
              </w:rPr>
              <w:t>el manejo, modela</w:t>
            </w:r>
            <w:r>
              <w:rPr>
                <w:rFonts w:cs="Arial"/>
                <w:i/>
                <w:iCs/>
                <w:sz w:val="20"/>
              </w:rPr>
              <w:t xml:space="preserve">miento y </w:t>
            </w:r>
            <w:r w:rsidRPr="00151B8C">
              <w:rPr>
                <w:rFonts w:cs="Arial"/>
                <w:i/>
                <w:iCs/>
                <w:sz w:val="20"/>
              </w:rPr>
              <w:t xml:space="preserve">estimación de parámetros </w:t>
            </w:r>
            <w:r w:rsidR="00027A4A">
              <w:rPr>
                <w:rFonts w:cs="Arial"/>
                <w:i/>
                <w:iCs/>
                <w:sz w:val="20"/>
              </w:rPr>
              <w:t xml:space="preserve">en </w:t>
            </w:r>
            <w:r w:rsidRPr="00151B8C" w:rsidR="00027A4A">
              <w:rPr>
                <w:rFonts w:cs="Arial"/>
                <w:i/>
                <w:iCs/>
                <w:sz w:val="20"/>
              </w:rPr>
              <w:t>grandes</w:t>
            </w:r>
            <w:r w:rsidRPr="00151B8C">
              <w:rPr>
                <w:rFonts w:cs="Arial"/>
                <w:i/>
                <w:iCs/>
                <w:sz w:val="20"/>
              </w:rPr>
              <w:t xml:space="preserve"> bases de datos</w:t>
            </w:r>
            <w:r>
              <w:rPr>
                <w:rFonts w:cs="Arial"/>
                <w:i/>
                <w:iCs/>
                <w:sz w:val="20"/>
              </w:rPr>
              <w:t xml:space="preserve">. </w:t>
            </w:r>
            <w:r w:rsidRPr="00151B8C">
              <w:rPr>
                <w:rFonts w:cs="Arial"/>
                <w:i/>
                <w:iCs/>
                <w:sz w:val="20"/>
              </w:rPr>
              <w:t xml:space="preserve"> </w:t>
            </w:r>
          </w:p>
          <w:p w:rsidRPr="00151B8C" w:rsidR="001E53F8" w:rsidP="001E53F8" w:rsidRDefault="001E53F8" w14:paraId="16630B3D" w14:textId="77777777">
            <w:pPr>
              <w:widowControl w:val="0"/>
              <w:spacing w:after="120" w:line="240" w:lineRule="auto"/>
              <w:rPr>
                <w:rFonts w:cs="Arial"/>
                <w:i/>
                <w:iCs/>
                <w:sz w:val="20"/>
              </w:rPr>
            </w:pPr>
          </w:p>
        </w:tc>
        <w:tc>
          <w:tcPr>
            <w:tcW w:w="1171" w:type="pct"/>
            <w:vMerge w:val="restart"/>
            <w:tcBorders>
              <w:top w:val="single" w:color="auto" w:sz="4" w:space="0"/>
              <w:left w:val="single" w:color="auto" w:sz="4" w:space="0"/>
              <w:bottom w:val="single" w:color="auto" w:sz="4" w:space="0"/>
              <w:right w:val="single" w:color="auto" w:sz="4" w:space="0"/>
            </w:tcBorders>
            <w:tcMar/>
            <w:hideMark/>
          </w:tcPr>
          <w:p w:rsidRPr="00B0333E" w:rsidR="005443F5" w:rsidP="005443F5" w:rsidRDefault="005443F5" w14:paraId="2FC17C71" w14:textId="77777777">
            <w:pPr>
              <w:widowControl w:val="0"/>
              <w:spacing w:after="120" w:line="240" w:lineRule="auto"/>
              <w:rPr>
                <w:rFonts w:cs="Arial"/>
                <w:b/>
                <w:bCs/>
                <w:i/>
                <w:iCs/>
                <w:sz w:val="20"/>
              </w:rPr>
            </w:pPr>
            <w:r>
              <w:rPr>
                <w:rFonts w:cs="Arial"/>
                <w:b/>
                <w:i/>
                <w:iCs/>
                <w:sz w:val="20"/>
              </w:rPr>
              <w:t>Vectores, transformaciones lineales y Algebra matricial</w:t>
            </w:r>
          </w:p>
          <w:p w:rsidR="005443F5" w:rsidP="001E53F8" w:rsidRDefault="005443F5" w14:paraId="2F1ABC95" w14:textId="77777777">
            <w:pPr>
              <w:spacing w:after="0" w:line="240" w:lineRule="auto"/>
              <w:jc w:val="both"/>
              <w:rPr>
                <w:rFonts w:cstheme="minorHAnsi"/>
                <w:bCs/>
              </w:rPr>
            </w:pPr>
          </w:p>
          <w:p w:rsidR="001E53F8" w:rsidP="001E53F8" w:rsidRDefault="001E53F8" w14:paraId="28D412AB" w14:textId="1249AA66">
            <w:pPr>
              <w:spacing w:after="0" w:line="240" w:lineRule="auto"/>
              <w:jc w:val="both"/>
              <w:rPr>
                <w:rFonts w:cstheme="minorHAnsi"/>
                <w:bCs/>
              </w:rPr>
            </w:pPr>
            <w:r>
              <w:rPr>
                <w:rFonts w:cstheme="minorHAnsi"/>
                <w:bCs/>
              </w:rPr>
              <w:t>2.1</w:t>
            </w:r>
            <w:r w:rsidRPr="00D04704">
              <w:rPr>
                <w:rFonts w:cstheme="minorHAnsi"/>
                <w:bCs/>
              </w:rPr>
              <w:t>. Vectores: adición y combinación de vectores, vector escala, intervalo y dependencia lineal.</w:t>
            </w:r>
          </w:p>
          <w:p w:rsidR="001E53F8" w:rsidP="001E53F8" w:rsidRDefault="001E53F8" w14:paraId="53A76CFD" w14:textId="77777777">
            <w:pPr>
              <w:spacing w:after="0" w:line="240" w:lineRule="auto"/>
              <w:jc w:val="both"/>
              <w:rPr>
                <w:rFonts w:cstheme="minorHAnsi"/>
                <w:bCs/>
              </w:rPr>
            </w:pPr>
            <w:r>
              <w:rPr>
                <w:rFonts w:cstheme="minorHAnsi"/>
                <w:bCs/>
              </w:rPr>
              <w:t xml:space="preserve">2.2. </w:t>
            </w:r>
            <w:r w:rsidRPr="00D04704">
              <w:rPr>
                <w:rFonts w:cstheme="minorHAnsi"/>
                <w:bCs/>
              </w:rPr>
              <w:t>Transformaciones lineales: vector base.</w:t>
            </w:r>
          </w:p>
          <w:p w:rsidRPr="00D04704" w:rsidR="001E53F8" w:rsidP="001E53F8" w:rsidRDefault="001E53F8" w14:paraId="7ABB9CDE" w14:textId="085CE214">
            <w:pPr>
              <w:spacing w:after="0" w:line="240" w:lineRule="auto"/>
              <w:jc w:val="both"/>
              <w:rPr>
                <w:rFonts w:cstheme="minorHAnsi"/>
                <w:bCs/>
              </w:rPr>
            </w:pPr>
            <w:r>
              <w:rPr>
                <w:rFonts w:cstheme="minorHAnsi"/>
                <w:bCs/>
              </w:rPr>
              <w:t xml:space="preserve">2.3 </w:t>
            </w:r>
            <w:r w:rsidRPr="00D04704">
              <w:rPr>
                <w:rFonts w:cstheme="minorHAnsi"/>
                <w:bCs/>
              </w:rPr>
              <w:t>Multiplicación de vectores y matrices</w:t>
            </w:r>
          </w:p>
          <w:p w:rsidR="001E53F8" w:rsidRDefault="001E53F8" w14:paraId="27818A1E" w14:textId="77777777">
            <w:pPr>
              <w:pStyle w:val="Prrafodelista"/>
              <w:numPr>
                <w:ilvl w:val="1"/>
                <w:numId w:val="5"/>
              </w:numPr>
              <w:spacing w:after="0" w:line="240" w:lineRule="auto"/>
              <w:jc w:val="both"/>
              <w:rPr>
                <w:rFonts w:cstheme="minorHAnsi"/>
                <w:bCs/>
              </w:rPr>
            </w:pPr>
            <w:r w:rsidRPr="00D04704">
              <w:rPr>
                <w:rFonts w:cstheme="minorHAnsi"/>
                <w:bCs/>
              </w:rPr>
              <w:t xml:space="preserve">Determinantes </w:t>
            </w:r>
          </w:p>
          <w:p w:rsidR="001E53F8" w:rsidRDefault="001E53F8" w14:paraId="280CDA05" w14:textId="5C2FCD6C">
            <w:pPr>
              <w:pStyle w:val="Prrafodelista"/>
              <w:numPr>
                <w:ilvl w:val="1"/>
                <w:numId w:val="5"/>
              </w:numPr>
              <w:spacing w:after="0" w:line="240" w:lineRule="auto"/>
              <w:jc w:val="both"/>
              <w:rPr>
                <w:rFonts w:cstheme="minorHAnsi"/>
                <w:bCs/>
              </w:rPr>
            </w:pPr>
            <w:r w:rsidRPr="00D04704">
              <w:rPr>
                <w:rFonts w:cstheme="minorHAnsi"/>
                <w:bCs/>
              </w:rPr>
              <w:t>Tipos de matrices (identidad, inversa, diagonal, triangular y dispersa)</w:t>
            </w:r>
          </w:p>
          <w:p w:rsidR="005443F5" w:rsidP="005443F5" w:rsidRDefault="005443F5" w14:paraId="30E8A1FE" w14:textId="649DEDE6">
            <w:pPr>
              <w:spacing w:after="0" w:line="240" w:lineRule="auto"/>
              <w:jc w:val="both"/>
              <w:rPr>
                <w:rFonts w:cstheme="minorHAnsi"/>
                <w:bCs/>
              </w:rPr>
            </w:pPr>
          </w:p>
          <w:p w:rsidRPr="00B0333E" w:rsidR="005443F5" w:rsidP="005443F5" w:rsidRDefault="005443F5" w14:paraId="6E36003F" w14:textId="77777777">
            <w:pPr>
              <w:widowControl w:val="0"/>
              <w:spacing w:after="120" w:line="240" w:lineRule="auto"/>
              <w:rPr>
                <w:rFonts w:cs="Arial"/>
                <w:b/>
                <w:bCs/>
                <w:i/>
                <w:iCs/>
                <w:sz w:val="20"/>
              </w:rPr>
            </w:pPr>
            <w:r>
              <w:rPr>
                <w:rFonts w:cs="Arial"/>
                <w:b/>
                <w:i/>
                <w:iCs/>
                <w:sz w:val="20"/>
              </w:rPr>
              <w:t xml:space="preserve">Sistemas de ecuaciones lineales y aplicaciones en análisis de datos </w:t>
            </w:r>
          </w:p>
          <w:p w:rsidRPr="005443F5" w:rsidR="005443F5" w:rsidP="005443F5" w:rsidRDefault="005443F5" w14:paraId="19BC7736" w14:textId="77777777">
            <w:pPr>
              <w:spacing w:after="0" w:line="240" w:lineRule="auto"/>
              <w:jc w:val="both"/>
              <w:rPr>
                <w:rFonts w:cstheme="minorHAnsi"/>
                <w:bCs/>
              </w:rPr>
            </w:pPr>
          </w:p>
          <w:p w:rsidR="001E53F8" w:rsidRDefault="001E53F8" w14:paraId="70DD24C1" w14:textId="77777777">
            <w:pPr>
              <w:pStyle w:val="Prrafodelista"/>
              <w:numPr>
                <w:ilvl w:val="1"/>
                <w:numId w:val="5"/>
              </w:numPr>
              <w:spacing w:after="0" w:line="240" w:lineRule="auto"/>
              <w:jc w:val="both"/>
              <w:rPr>
                <w:rFonts w:cstheme="minorHAnsi"/>
                <w:bCs/>
              </w:rPr>
            </w:pPr>
            <w:r w:rsidRPr="00D04704">
              <w:rPr>
                <w:rFonts w:cstheme="minorHAnsi"/>
                <w:bCs/>
              </w:rPr>
              <w:t xml:space="preserve">Sistemas de ecuaciones lineales </w:t>
            </w:r>
          </w:p>
          <w:p w:rsidR="001E53F8" w:rsidRDefault="001E53F8" w14:paraId="04775151" w14:textId="77777777">
            <w:pPr>
              <w:pStyle w:val="Prrafodelista"/>
              <w:numPr>
                <w:ilvl w:val="1"/>
                <w:numId w:val="5"/>
              </w:numPr>
              <w:spacing w:after="0" w:line="240" w:lineRule="auto"/>
              <w:jc w:val="both"/>
              <w:rPr>
                <w:rFonts w:cstheme="minorHAnsi"/>
                <w:bCs/>
              </w:rPr>
            </w:pPr>
            <w:r w:rsidRPr="00D04704">
              <w:rPr>
                <w:rFonts w:cstheme="minorHAnsi"/>
                <w:bCs/>
              </w:rPr>
              <w:t>Valores y vectores propios</w:t>
            </w:r>
          </w:p>
          <w:p w:rsidRPr="00D04704" w:rsidR="001E53F8" w:rsidRDefault="001E53F8" w14:paraId="6EFD4C5F" w14:textId="3ED6FFC5">
            <w:pPr>
              <w:pStyle w:val="Prrafodelista"/>
              <w:numPr>
                <w:ilvl w:val="1"/>
                <w:numId w:val="5"/>
              </w:numPr>
              <w:spacing w:after="0" w:line="240" w:lineRule="auto"/>
              <w:jc w:val="both"/>
              <w:rPr>
                <w:rFonts w:cstheme="minorHAnsi"/>
                <w:bCs/>
              </w:rPr>
            </w:pPr>
            <w:r>
              <w:rPr>
                <w:rFonts w:cstheme="minorHAnsi"/>
                <w:bCs/>
              </w:rPr>
              <w:t>I</w:t>
            </w:r>
            <w:r w:rsidRPr="00D04704">
              <w:rPr>
                <w:rFonts w:cstheme="minorHAnsi"/>
                <w:bCs/>
              </w:rPr>
              <w:t xml:space="preserve">ntroducción en aplicaciones del algebra lineal en análisis de datos (teoría de gráficas y </w:t>
            </w:r>
            <w:r>
              <w:rPr>
                <w:rFonts w:cstheme="minorHAnsi"/>
                <w:bCs/>
              </w:rPr>
              <w:t xml:space="preserve">algunos </w:t>
            </w:r>
            <w:r w:rsidRPr="00D04704">
              <w:rPr>
                <w:rFonts w:cstheme="minorHAnsi"/>
                <w:bCs/>
              </w:rPr>
              <w:t>modelos lineales)</w:t>
            </w:r>
          </w:p>
          <w:p w:rsidRPr="00D04704" w:rsidR="001E53F8" w:rsidP="001E53F8" w:rsidRDefault="001E53F8" w14:paraId="3DCC2F15" w14:textId="0D2D4913">
            <w:pPr>
              <w:widowControl w:val="0"/>
              <w:spacing w:after="120" w:line="240" w:lineRule="auto"/>
              <w:rPr>
                <w:rFonts w:cs="Arial"/>
                <w:i/>
                <w:iCs/>
                <w:color w:val="A6A6A6" w:themeColor="background1" w:themeShade="A6"/>
                <w:sz w:val="20"/>
              </w:rPr>
            </w:pPr>
          </w:p>
        </w:tc>
        <w:tc>
          <w:tcPr>
            <w:tcW w:w="1862" w:type="pct"/>
            <w:tcBorders>
              <w:top w:val="single" w:color="auto" w:sz="4" w:space="0"/>
              <w:left w:val="single" w:color="auto" w:sz="4" w:space="0"/>
              <w:bottom w:val="single" w:color="auto" w:sz="4" w:space="0"/>
              <w:right w:val="single" w:color="auto" w:sz="4" w:space="0"/>
            </w:tcBorders>
            <w:tcMar/>
            <w:hideMark/>
          </w:tcPr>
          <w:p w:rsidRPr="00B0333E" w:rsidR="00DD0391" w:rsidP="00DD0391" w:rsidRDefault="00DD0391" w14:paraId="017D36B3" w14:textId="2DD3F3D4">
            <w:pPr>
              <w:widowControl w:val="0"/>
              <w:spacing w:after="120" w:line="240" w:lineRule="auto"/>
              <w:rPr>
                <w:rFonts w:cs="Arial"/>
                <w:b/>
                <w:bCs/>
                <w:i/>
                <w:iCs/>
                <w:sz w:val="20"/>
              </w:rPr>
            </w:pPr>
            <w:r w:rsidRPr="00B0333E">
              <w:rPr>
                <w:rFonts w:cs="Arial"/>
                <w:b/>
                <w:i/>
                <w:iCs/>
                <w:sz w:val="20"/>
                <w:u w:val="single"/>
              </w:rPr>
              <w:t xml:space="preserve"> Actividad </w:t>
            </w:r>
            <w:r w:rsidR="00F62A6A">
              <w:rPr>
                <w:rFonts w:cs="Arial"/>
                <w:b/>
                <w:i/>
                <w:iCs/>
                <w:sz w:val="20"/>
                <w:u w:val="single"/>
              </w:rPr>
              <w:t>2.</w:t>
            </w:r>
            <w:r w:rsidRPr="00B0333E">
              <w:rPr>
                <w:rFonts w:cs="Arial"/>
                <w:b/>
                <w:i/>
                <w:iCs/>
                <w:sz w:val="20"/>
                <w:u w:val="single"/>
              </w:rPr>
              <w:t>1</w:t>
            </w:r>
            <w:r>
              <w:rPr>
                <w:rFonts w:cs="Arial"/>
                <w:b/>
                <w:i/>
                <w:iCs/>
                <w:sz w:val="20"/>
              </w:rPr>
              <w:t xml:space="preserve"> </w:t>
            </w:r>
          </w:p>
          <w:p w:rsidR="00070386" w:rsidP="00070386" w:rsidRDefault="00DD0391" w14:paraId="52883D24" w14:textId="6721CBB5">
            <w:pPr>
              <w:widowControl w:val="0"/>
              <w:spacing w:after="120" w:line="240" w:lineRule="auto"/>
              <w:rPr>
                <w:rFonts w:cs="Arial"/>
                <w:b/>
                <w:bCs/>
                <w:i/>
                <w:iCs/>
                <w:color w:val="2F5496" w:themeColor="accent5" w:themeShade="BF"/>
                <w:sz w:val="20"/>
              </w:rPr>
            </w:pPr>
            <w:r w:rsidRPr="00CA4371">
              <w:rPr>
                <w:rFonts w:cs="Arial"/>
                <w:i/>
                <w:iCs/>
                <w:sz w:val="20"/>
              </w:rPr>
              <w:t xml:space="preserve"> </w:t>
            </w:r>
            <w:r w:rsidRPr="00D67E26">
              <w:rPr>
                <w:rFonts w:cs="Arial"/>
                <w:b/>
                <w:bCs/>
                <w:i/>
                <w:iCs/>
                <w:color w:val="2F5496" w:themeColor="accent5" w:themeShade="BF"/>
                <w:sz w:val="20"/>
              </w:rPr>
              <w:t>¿</w:t>
            </w:r>
            <w:r w:rsidR="00070386">
              <w:rPr>
                <w:rFonts w:cs="Arial"/>
                <w:b/>
                <w:bCs/>
                <w:i/>
                <w:iCs/>
                <w:color w:val="2F5496" w:themeColor="accent5" w:themeShade="BF"/>
                <w:sz w:val="20"/>
              </w:rPr>
              <w:t xml:space="preserve">Qué representaciones y transformaciones </w:t>
            </w:r>
            <w:r w:rsidR="00DE0847">
              <w:rPr>
                <w:rFonts w:cs="Arial"/>
                <w:b/>
                <w:bCs/>
                <w:i/>
                <w:iCs/>
                <w:color w:val="2F5496" w:themeColor="accent5" w:themeShade="BF"/>
                <w:sz w:val="20"/>
              </w:rPr>
              <w:t>matriciales son</w:t>
            </w:r>
            <w:r w:rsidR="00070386">
              <w:rPr>
                <w:rFonts w:cs="Arial"/>
                <w:b/>
                <w:bCs/>
                <w:i/>
                <w:iCs/>
                <w:color w:val="2F5496" w:themeColor="accent5" w:themeShade="BF"/>
                <w:sz w:val="20"/>
              </w:rPr>
              <w:t xml:space="preserve"> adecuadas </w:t>
            </w:r>
            <w:r w:rsidR="00CC60E5">
              <w:rPr>
                <w:rFonts w:cs="Arial"/>
                <w:b/>
                <w:bCs/>
                <w:i/>
                <w:iCs/>
                <w:color w:val="2F5496" w:themeColor="accent5" w:themeShade="BF"/>
                <w:sz w:val="20"/>
              </w:rPr>
              <w:t xml:space="preserve">para minimizar los tiempos de procesamiento </w:t>
            </w:r>
            <w:r w:rsidR="00070386">
              <w:rPr>
                <w:rFonts w:cs="Arial"/>
                <w:b/>
                <w:bCs/>
                <w:i/>
                <w:iCs/>
                <w:color w:val="2F5496" w:themeColor="accent5" w:themeShade="BF"/>
                <w:sz w:val="20"/>
              </w:rPr>
              <w:t>cuando se trabaja</w:t>
            </w:r>
            <w:r w:rsidR="00CC60E5">
              <w:rPr>
                <w:rFonts w:cs="Arial"/>
                <w:b/>
                <w:bCs/>
                <w:i/>
                <w:iCs/>
                <w:color w:val="2F5496" w:themeColor="accent5" w:themeShade="BF"/>
                <w:sz w:val="20"/>
              </w:rPr>
              <w:t xml:space="preserve"> </w:t>
            </w:r>
            <w:r w:rsidR="005443F5">
              <w:rPr>
                <w:rFonts w:cs="Arial"/>
                <w:b/>
                <w:bCs/>
                <w:i/>
                <w:iCs/>
                <w:color w:val="2F5496" w:themeColor="accent5" w:themeShade="BF"/>
                <w:sz w:val="20"/>
              </w:rPr>
              <w:t>con bases</w:t>
            </w:r>
            <w:r w:rsidR="004F0D14">
              <w:rPr>
                <w:rFonts w:cs="Arial"/>
                <w:b/>
                <w:bCs/>
                <w:i/>
                <w:iCs/>
                <w:color w:val="2F5496" w:themeColor="accent5" w:themeShade="BF"/>
                <w:sz w:val="20"/>
              </w:rPr>
              <w:t xml:space="preserve"> grandes</w:t>
            </w:r>
            <w:r w:rsidR="00CC60E5">
              <w:rPr>
                <w:rFonts w:cs="Arial"/>
                <w:b/>
                <w:bCs/>
                <w:i/>
                <w:iCs/>
                <w:color w:val="2F5496" w:themeColor="accent5" w:themeShade="BF"/>
                <w:sz w:val="20"/>
              </w:rPr>
              <w:t xml:space="preserve"> </w:t>
            </w:r>
            <w:r w:rsidR="00070386">
              <w:rPr>
                <w:rFonts w:cs="Arial"/>
                <w:b/>
                <w:bCs/>
                <w:i/>
                <w:iCs/>
                <w:color w:val="2F5496" w:themeColor="accent5" w:themeShade="BF"/>
                <w:sz w:val="20"/>
              </w:rPr>
              <w:t>de datos?</w:t>
            </w:r>
          </w:p>
          <w:p w:rsidR="00DD0391" w:rsidP="00DD0391" w:rsidRDefault="00DD0391" w14:paraId="6D106C73" w14:textId="77777777">
            <w:pPr>
              <w:widowControl w:val="0"/>
              <w:spacing w:after="120" w:line="240" w:lineRule="auto"/>
              <w:ind w:left="360"/>
              <w:rPr>
                <w:rFonts w:cs="Arial"/>
                <w:i/>
                <w:iCs/>
                <w:sz w:val="20"/>
              </w:rPr>
            </w:pPr>
            <w:r w:rsidRPr="0082161E">
              <w:rPr>
                <w:rFonts w:cs="Arial"/>
                <w:b/>
                <w:bCs/>
                <w:i/>
                <w:iCs/>
                <w:sz w:val="20"/>
              </w:rPr>
              <w:t>Producto:</w:t>
            </w:r>
            <w:r w:rsidRPr="0082161E">
              <w:rPr>
                <w:rFonts w:cs="Arial"/>
                <w:i/>
                <w:iCs/>
                <w:sz w:val="20"/>
              </w:rPr>
              <w:t xml:space="preserve"> </w:t>
            </w:r>
          </w:p>
          <w:p w:rsidR="00DD0391" w:rsidRDefault="00DD0391" w14:paraId="2A1D75A9" w14:textId="77777777">
            <w:pPr>
              <w:pStyle w:val="Prrafodelista"/>
              <w:widowControl w:val="0"/>
              <w:numPr>
                <w:ilvl w:val="0"/>
                <w:numId w:val="8"/>
              </w:numPr>
              <w:spacing w:after="120" w:line="240" w:lineRule="auto"/>
              <w:rPr>
                <w:rFonts w:cs="Arial"/>
                <w:i/>
                <w:iCs/>
                <w:sz w:val="20"/>
              </w:rPr>
            </w:pPr>
            <w:r w:rsidRPr="0082161E">
              <w:rPr>
                <w:rFonts w:cs="Arial"/>
                <w:i/>
                <w:iCs/>
                <w:sz w:val="20"/>
              </w:rPr>
              <w:t>Registro del desarrollo de los ejercicios propuestos en el aula virtual y el tiempo de dedicación.</w:t>
            </w:r>
          </w:p>
          <w:p w:rsidRPr="00C26F7D" w:rsidR="001E53F8" w:rsidP="00C26F7D" w:rsidRDefault="001E53F8" w14:paraId="5D370CFF" w14:textId="7FAF3772">
            <w:pPr>
              <w:widowControl w:val="0"/>
              <w:spacing w:after="120" w:line="240" w:lineRule="auto"/>
              <w:ind w:left="720"/>
              <w:rPr>
                <w:rFonts w:cs="Arial"/>
                <w:i/>
                <w:iCs/>
                <w:sz w:val="20"/>
              </w:rPr>
            </w:pPr>
          </w:p>
        </w:tc>
        <w:tc>
          <w:tcPr>
            <w:tcW w:w="479" w:type="pct"/>
            <w:tcBorders>
              <w:top w:val="single" w:color="auto" w:sz="4" w:space="0"/>
              <w:left w:val="single" w:color="auto" w:sz="4" w:space="0"/>
              <w:bottom w:val="single" w:color="auto" w:sz="4" w:space="0"/>
              <w:right w:val="single" w:color="auto" w:sz="4" w:space="0"/>
            </w:tcBorders>
            <w:tcMar/>
            <w:hideMark/>
          </w:tcPr>
          <w:p w:rsidR="005A0FE4" w:rsidP="001E53F8" w:rsidRDefault="005A0FE4" w14:paraId="47CE8210" w14:textId="77777777">
            <w:pPr>
              <w:widowControl w:val="0"/>
              <w:spacing w:after="120" w:line="240" w:lineRule="auto"/>
              <w:rPr>
                <w:rFonts w:cs="Arial"/>
                <w:b/>
                <w:bCs/>
                <w:i/>
                <w:iCs/>
                <w:sz w:val="20"/>
                <w:szCs w:val="20"/>
              </w:rPr>
            </w:pPr>
            <w:r w:rsidRPr="00815EFC">
              <w:rPr>
                <w:rFonts w:cs="Arial"/>
                <w:b/>
                <w:bCs/>
                <w:i/>
                <w:iCs/>
                <w:sz w:val="20"/>
                <w:szCs w:val="20"/>
              </w:rPr>
              <w:t xml:space="preserve">Semana </w:t>
            </w:r>
            <w:r>
              <w:rPr>
                <w:rFonts w:cs="Arial"/>
                <w:b/>
                <w:bCs/>
                <w:i/>
                <w:iCs/>
                <w:sz w:val="20"/>
                <w:szCs w:val="20"/>
              </w:rPr>
              <w:t xml:space="preserve"> </w:t>
            </w:r>
          </w:p>
          <w:p w:rsidR="001E53F8" w:rsidP="001E53F8" w:rsidRDefault="005A0FE4" w14:paraId="23FA80B5" w14:textId="36D9F349">
            <w:pPr>
              <w:widowControl w:val="0"/>
              <w:spacing w:after="120" w:line="240" w:lineRule="auto"/>
              <w:rPr>
                <w:rFonts w:cs="Arial"/>
                <w:i/>
                <w:iCs/>
                <w:color w:val="A6A6A6" w:themeColor="background1" w:themeShade="A6"/>
                <w:sz w:val="20"/>
                <w:szCs w:val="20"/>
              </w:rPr>
            </w:pPr>
            <w:r>
              <w:rPr>
                <w:rFonts w:cs="Arial"/>
                <w:b/>
                <w:bCs/>
                <w:i/>
                <w:iCs/>
                <w:sz w:val="20"/>
                <w:szCs w:val="20"/>
              </w:rPr>
              <w:t xml:space="preserve">6 </w:t>
            </w:r>
            <w:r w:rsidR="00A87E13">
              <w:rPr>
                <w:rFonts w:cs="Arial"/>
                <w:b/>
                <w:bCs/>
                <w:i/>
                <w:iCs/>
                <w:sz w:val="20"/>
                <w:szCs w:val="20"/>
              </w:rPr>
              <w:t>y</w:t>
            </w:r>
            <w:r>
              <w:rPr>
                <w:rFonts w:cs="Arial"/>
                <w:b/>
                <w:bCs/>
                <w:i/>
                <w:iCs/>
                <w:sz w:val="20"/>
                <w:szCs w:val="20"/>
              </w:rPr>
              <w:t xml:space="preserve"> </w:t>
            </w:r>
            <w:r w:rsidR="00936F32">
              <w:rPr>
                <w:rFonts w:cs="Arial"/>
                <w:b/>
                <w:bCs/>
                <w:i/>
                <w:iCs/>
                <w:sz w:val="20"/>
                <w:szCs w:val="20"/>
              </w:rPr>
              <w:t>7</w:t>
            </w:r>
          </w:p>
        </w:tc>
        <w:tc>
          <w:tcPr>
            <w:tcW w:w="372" w:type="pct"/>
            <w:tcBorders>
              <w:top w:val="single" w:color="auto" w:sz="4" w:space="0"/>
              <w:left w:val="single" w:color="auto" w:sz="4" w:space="0"/>
              <w:bottom w:val="single" w:color="auto" w:sz="4" w:space="0"/>
              <w:right w:val="single" w:color="auto" w:sz="4" w:space="0"/>
            </w:tcBorders>
            <w:tcMar/>
            <w:hideMark/>
          </w:tcPr>
          <w:p w:rsidRPr="00A426A6" w:rsidR="001E53F8" w:rsidP="001E53F8" w:rsidRDefault="00E517FF" w14:paraId="5C287313" w14:textId="718D3BD2">
            <w:pPr>
              <w:widowControl w:val="0"/>
              <w:spacing w:after="120" w:line="240" w:lineRule="auto"/>
              <w:rPr>
                <w:rFonts w:cs="Arial"/>
                <w:i/>
                <w:iCs/>
                <w:sz w:val="20"/>
              </w:rPr>
            </w:pPr>
            <w:r>
              <w:rPr>
                <w:rFonts w:cs="Arial"/>
                <w:i/>
                <w:iCs/>
                <w:sz w:val="20"/>
              </w:rPr>
              <w:t>20</w:t>
            </w:r>
            <w:r w:rsidR="005862BC">
              <w:rPr>
                <w:rFonts w:cs="Arial"/>
                <w:i/>
                <w:iCs/>
                <w:sz w:val="20"/>
              </w:rPr>
              <w:t>%</w:t>
            </w:r>
          </w:p>
        </w:tc>
      </w:tr>
      <w:tr w:rsidR="001E53F8" w:rsidTr="4251143B" w14:paraId="49E97689" w14:textId="77777777">
        <w:trPr>
          <w:trHeight w:val="497"/>
        </w:trPr>
        <w:tc>
          <w:tcPr>
            <w:tcW w:w="0" w:type="auto"/>
            <w:vMerge/>
            <w:tcMar/>
            <w:vAlign w:val="center"/>
            <w:hideMark/>
          </w:tcPr>
          <w:p w:rsidR="001E53F8" w:rsidP="001E53F8" w:rsidRDefault="001E53F8" w14:paraId="49DB40BB" w14:textId="77777777">
            <w:pPr>
              <w:spacing w:after="0" w:line="240" w:lineRule="auto"/>
              <w:rPr>
                <w:rFonts w:cs="Arial"/>
                <w:i/>
                <w:color w:val="A6A6A6" w:themeColor="background1" w:themeShade="A6"/>
                <w:sz w:val="20"/>
              </w:rPr>
            </w:pPr>
          </w:p>
        </w:tc>
        <w:tc>
          <w:tcPr>
            <w:tcW w:w="639" w:type="pct"/>
            <w:vMerge/>
            <w:tcMar/>
            <w:vAlign w:val="center"/>
            <w:hideMark/>
          </w:tcPr>
          <w:p w:rsidR="001E53F8" w:rsidP="001E53F8" w:rsidRDefault="001E53F8" w14:paraId="7B4F19ED" w14:textId="77777777">
            <w:pPr>
              <w:spacing w:after="0" w:line="240" w:lineRule="auto"/>
              <w:rPr>
                <w:rFonts w:cs="Arial"/>
                <w:i/>
                <w:iCs/>
                <w:color w:val="A6A6A6" w:themeColor="background1" w:themeShade="A6"/>
                <w:sz w:val="20"/>
              </w:rPr>
            </w:pPr>
          </w:p>
        </w:tc>
        <w:tc>
          <w:tcPr>
            <w:tcW w:w="1171" w:type="pct"/>
            <w:vMerge/>
            <w:tcMar/>
            <w:vAlign w:val="center"/>
            <w:hideMark/>
          </w:tcPr>
          <w:p w:rsidR="001E53F8" w:rsidP="001E53F8" w:rsidRDefault="001E53F8" w14:paraId="24A28AB1" w14:textId="77777777">
            <w:pPr>
              <w:spacing w:after="0" w:line="240" w:lineRule="auto"/>
              <w:rPr>
                <w:rFonts w:cs="Arial"/>
                <w:i/>
                <w:iCs/>
                <w:color w:val="A6A6A6" w:themeColor="background1" w:themeShade="A6"/>
                <w:sz w:val="20"/>
              </w:rPr>
            </w:pPr>
          </w:p>
        </w:tc>
        <w:tc>
          <w:tcPr>
            <w:tcW w:w="1862" w:type="pct"/>
            <w:tcBorders>
              <w:top w:val="single" w:color="auto" w:sz="4" w:space="0"/>
              <w:left w:val="single" w:color="auto" w:sz="4" w:space="0"/>
              <w:bottom w:val="single" w:color="auto" w:sz="4" w:space="0"/>
              <w:right w:val="single" w:color="auto" w:sz="4" w:space="0"/>
            </w:tcBorders>
            <w:tcMar/>
          </w:tcPr>
          <w:p w:rsidR="003B476D" w:rsidP="003B476D" w:rsidRDefault="003B476D" w14:paraId="7437963A" w14:textId="5BC5FC5C">
            <w:pPr>
              <w:widowControl w:val="0"/>
              <w:spacing w:after="120" w:line="240" w:lineRule="auto"/>
              <w:rPr>
                <w:rFonts w:cs="Arial"/>
                <w:i/>
                <w:iCs/>
                <w:color w:val="A6A6A6" w:themeColor="background1" w:themeShade="A6"/>
                <w:sz w:val="20"/>
                <w:szCs w:val="20"/>
              </w:rPr>
            </w:pPr>
            <w:r w:rsidRPr="00747C65">
              <w:rPr>
                <w:rFonts w:cs="Arial"/>
                <w:b/>
                <w:bCs/>
                <w:i/>
                <w:iCs/>
                <w:sz w:val="20"/>
                <w:szCs w:val="20"/>
              </w:rPr>
              <w:t xml:space="preserve">Encuentro virtual </w:t>
            </w:r>
            <w:r>
              <w:rPr>
                <w:rFonts w:cs="Arial"/>
                <w:b/>
                <w:bCs/>
                <w:i/>
                <w:iCs/>
                <w:sz w:val="20"/>
                <w:szCs w:val="20"/>
              </w:rPr>
              <w:t>5</w:t>
            </w:r>
            <w:r w:rsidRPr="00747C65">
              <w:rPr>
                <w:rFonts w:cs="Arial"/>
                <w:i/>
                <w:iCs/>
                <w:sz w:val="20"/>
                <w:szCs w:val="20"/>
              </w:rPr>
              <w:t xml:space="preserve">. </w:t>
            </w:r>
          </w:p>
          <w:p w:rsidR="00A607DE" w:rsidRDefault="00A607DE" w14:paraId="53A39DD7" w14:textId="3C5C31FB">
            <w:pPr>
              <w:pStyle w:val="Prrafodelista"/>
              <w:widowControl w:val="0"/>
              <w:numPr>
                <w:ilvl w:val="0"/>
                <w:numId w:val="6"/>
              </w:numPr>
              <w:spacing w:after="120" w:line="240" w:lineRule="auto"/>
              <w:rPr>
                <w:rFonts w:cs="Arial"/>
                <w:i/>
                <w:iCs/>
                <w:sz w:val="20"/>
              </w:rPr>
            </w:pPr>
            <w:r>
              <w:rPr>
                <w:rFonts w:cs="Arial"/>
                <w:i/>
                <w:iCs/>
                <w:sz w:val="20"/>
              </w:rPr>
              <w:t xml:space="preserve">Retroalimentación evaluación </w:t>
            </w:r>
          </w:p>
          <w:p w:rsidRPr="004F6AC5" w:rsidR="003B476D" w:rsidRDefault="004F6AC5" w14:paraId="2B10FA8F" w14:textId="78991D67">
            <w:pPr>
              <w:pStyle w:val="Prrafodelista"/>
              <w:widowControl w:val="0"/>
              <w:numPr>
                <w:ilvl w:val="0"/>
                <w:numId w:val="6"/>
              </w:numPr>
              <w:spacing w:after="120" w:line="240" w:lineRule="auto"/>
              <w:rPr>
                <w:rFonts w:cs="Arial"/>
                <w:i/>
                <w:iCs/>
                <w:sz w:val="20"/>
              </w:rPr>
            </w:pPr>
            <w:r w:rsidRPr="001E53F8">
              <w:rPr>
                <w:rFonts w:cs="Arial"/>
                <w:i/>
                <w:iCs/>
                <w:sz w:val="20"/>
              </w:rPr>
              <w:t xml:space="preserve">Introducción </w:t>
            </w:r>
            <w:r>
              <w:rPr>
                <w:rFonts w:cs="Arial"/>
                <w:i/>
                <w:iCs/>
                <w:sz w:val="20"/>
              </w:rPr>
              <w:t xml:space="preserve">Unidad 2: </w:t>
            </w:r>
            <w:r w:rsidRPr="004F6AC5" w:rsidR="003B476D">
              <w:rPr>
                <w:rFonts w:cs="Arial"/>
                <w:i/>
                <w:iCs/>
                <w:sz w:val="20"/>
              </w:rPr>
              <w:t xml:space="preserve">Orientación de las </w:t>
            </w:r>
            <w:r w:rsidRPr="004F6AC5" w:rsidR="003B476D">
              <w:rPr>
                <w:rFonts w:cs="Arial"/>
                <w:i/>
                <w:iCs/>
                <w:sz w:val="20"/>
              </w:rPr>
              <w:t>preguntas ¿Cuáles son los objetivos</w:t>
            </w:r>
            <w:r w:rsidRPr="004F6AC5" w:rsidR="00936F32">
              <w:rPr>
                <w:rFonts w:cs="Arial"/>
                <w:i/>
                <w:iCs/>
                <w:sz w:val="20"/>
              </w:rPr>
              <w:t xml:space="preserve"> de esta unidad</w:t>
            </w:r>
            <w:r w:rsidRPr="004F6AC5" w:rsidR="003B476D">
              <w:rPr>
                <w:rFonts w:cs="Arial"/>
                <w:i/>
                <w:iCs/>
                <w:sz w:val="20"/>
              </w:rPr>
              <w:t>? ¿Qué quiero lograr? ¿Y ahora? (¿Qué actividades debo llevar a cabo para progresar?).</w:t>
            </w:r>
          </w:p>
          <w:p w:rsidRPr="00084DC0" w:rsidR="003B476D" w:rsidRDefault="003B476D" w14:paraId="456917C4" w14:textId="087203F4">
            <w:pPr>
              <w:pStyle w:val="Prrafodelista"/>
              <w:widowControl w:val="0"/>
              <w:numPr>
                <w:ilvl w:val="0"/>
                <w:numId w:val="6"/>
              </w:numPr>
              <w:spacing w:after="120" w:line="240" w:lineRule="auto"/>
              <w:rPr>
                <w:rFonts w:cs="Arial"/>
                <w:i/>
                <w:iCs/>
                <w:sz w:val="20"/>
              </w:rPr>
            </w:pPr>
            <w:r w:rsidRPr="001E53F8">
              <w:rPr>
                <w:rFonts w:cs="Arial"/>
                <w:i/>
                <w:iCs/>
                <w:sz w:val="20"/>
              </w:rPr>
              <w:t xml:space="preserve">contenidos </w:t>
            </w:r>
            <w:r w:rsidR="00EC5F9E">
              <w:rPr>
                <w:rFonts w:cs="Arial"/>
                <w:i/>
                <w:iCs/>
                <w:sz w:val="20"/>
              </w:rPr>
              <w:t>2</w:t>
            </w:r>
            <w:r w:rsidRPr="001E53F8">
              <w:rPr>
                <w:rFonts w:cs="Arial"/>
                <w:i/>
                <w:iCs/>
                <w:sz w:val="20"/>
              </w:rPr>
              <w:t>.1</w:t>
            </w:r>
            <w:r w:rsidR="00EC5F9E">
              <w:rPr>
                <w:rFonts w:cs="Arial"/>
                <w:i/>
                <w:iCs/>
                <w:sz w:val="20"/>
              </w:rPr>
              <w:t xml:space="preserve"> a</w:t>
            </w:r>
            <w:r w:rsidRPr="001E53F8">
              <w:rPr>
                <w:rFonts w:cs="Arial"/>
                <w:i/>
                <w:iCs/>
                <w:sz w:val="20"/>
              </w:rPr>
              <w:t xml:space="preserve"> </w:t>
            </w:r>
            <w:r w:rsidR="00EC5F9E">
              <w:rPr>
                <w:rFonts w:cs="Arial"/>
                <w:i/>
                <w:iCs/>
                <w:sz w:val="20"/>
              </w:rPr>
              <w:t>2</w:t>
            </w:r>
            <w:r w:rsidRPr="001E53F8">
              <w:rPr>
                <w:rFonts w:cs="Arial"/>
                <w:i/>
                <w:iCs/>
                <w:sz w:val="20"/>
              </w:rPr>
              <w:t>.3</w:t>
            </w:r>
          </w:p>
          <w:p w:rsidR="001E53F8" w:rsidP="009B03D5" w:rsidRDefault="001E53F8" w14:paraId="067D1AA8" w14:textId="2D7F8DFF">
            <w:pPr>
              <w:pStyle w:val="Prrafodelista"/>
              <w:rPr>
                <w:rFonts w:cs="Arial"/>
                <w:i/>
                <w:iCs/>
                <w:color w:val="A6A6A6" w:themeColor="background1" w:themeShade="A6"/>
                <w:sz w:val="20"/>
                <w:szCs w:val="20"/>
              </w:rPr>
            </w:pPr>
          </w:p>
        </w:tc>
        <w:tc>
          <w:tcPr>
            <w:tcW w:w="479" w:type="pct"/>
            <w:tcBorders>
              <w:top w:val="single" w:color="auto" w:sz="4" w:space="0"/>
              <w:left w:val="single" w:color="auto" w:sz="4" w:space="0"/>
              <w:bottom w:val="single" w:color="auto" w:sz="4" w:space="0"/>
              <w:right w:val="single" w:color="auto" w:sz="4" w:space="0"/>
            </w:tcBorders>
            <w:tcMar/>
          </w:tcPr>
          <w:p w:rsidR="00936F32" w:rsidP="00936F32" w:rsidRDefault="00936F32" w14:paraId="24CFD119" w14:textId="77777777">
            <w:pPr>
              <w:widowControl w:val="0"/>
              <w:spacing w:after="120" w:line="240" w:lineRule="auto"/>
              <w:rPr>
                <w:rFonts w:cs="Arial"/>
                <w:b/>
                <w:bCs/>
                <w:i/>
                <w:iCs/>
                <w:sz w:val="20"/>
                <w:szCs w:val="20"/>
              </w:rPr>
            </w:pPr>
            <w:r w:rsidRPr="00815EFC">
              <w:rPr>
                <w:rFonts w:cs="Arial"/>
                <w:b/>
                <w:bCs/>
                <w:i/>
                <w:iCs/>
                <w:sz w:val="20"/>
                <w:szCs w:val="20"/>
              </w:rPr>
              <w:t xml:space="preserve">Semana </w:t>
            </w:r>
            <w:r>
              <w:rPr>
                <w:rFonts w:cs="Arial"/>
                <w:b/>
                <w:bCs/>
                <w:i/>
                <w:iCs/>
                <w:sz w:val="20"/>
                <w:szCs w:val="20"/>
              </w:rPr>
              <w:t xml:space="preserve"> </w:t>
            </w:r>
          </w:p>
          <w:p w:rsidR="001E53F8" w:rsidP="00936F32" w:rsidRDefault="00936F32" w14:paraId="08744A91" w14:textId="1EDEA7D6">
            <w:pPr>
              <w:widowControl w:val="0"/>
              <w:spacing w:after="120" w:line="240" w:lineRule="auto"/>
              <w:rPr>
                <w:rFonts w:cs="Arial"/>
                <w:i/>
                <w:iCs/>
                <w:color w:val="A6A6A6" w:themeColor="background1" w:themeShade="A6"/>
                <w:sz w:val="20"/>
                <w:szCs w:val="20"/>
              </w:rPr>
            </w:pPr>
            <w:r>
              <w:rPr>
                <w:rFonts w:cs="Arial"/>
                <w:b/>
                <w:bCs/>
                <w:i/>
                <w:iCs/>
                <w:sz w:val="20"/>
                <w:szCs w:val="20"/>
              </w:rPr>
              <w:t>6</w:t>
            </w:r>
          </w:p>
        </w:tc>
        <w:tc>
          <w:tcPr>
            <w:tcW w:w="372" w:type="pct"/>
            <w:tcBorders>
              <w:top w:val="single" w:color="auto" w:sz="4" w:space="0"/>
              <w:left w:val="single" w:color="auto" w:sz="4" w:space="0"/>
              <w:bottom w:val="single" w:color="auto" w:sz="4" w:space="0"/>
              <w:right w:val="single" w:color="auto" w:sz="4" w:space="0"/>
            </w:tcBorders>
            <w:tcMar/>
          </w:tcPr>
          <w:p w:rsidR="001E53F8" w:rsidP="001E53F8" w:rsidRDefault="001E53F8" w14:paraId="705D649B" w14:textId="756704CD">
            <w:pPr>
              <w:widowControl w:val="0"/>
              <w:spacing w:after="120" w:line="240" w:lineRule="auto"/>
              <w:rPr>
                <w:rFonts w:cs="Arial"/>
                <w:i/>
                <w:iCs/>
                <w:color w:val="A6A6A6" w:themeColor="background1" w:themeShade="A6"/>
                <w:sz w:val="20"/>
              </w:rPr>
            </w:pPr>
          </w:p>
        </w:tc>
      </w:tr>
      <w:tr w:rsidR="003B476D" w:rsidTr="4251143B" w14:paraId="09824C4C" w14:textId="77777777">
        <w:trPr>
          <w:trHeight w:val="497"/>
        </w:trPr>
        <w:tc>
          <w:tcPr>
            <w:tcW w:w="0" w:type="auto"/>
            <w:vMerge/>
            <w:tcMar/>
            <w:vAlign w:val="center"/>
          </w:tcPr>
          <w:p w:rsidR="003B476D" w:rsidP="003B476D" w:rsidRDefault="003B476D" w14:paraId="70B906A9" w14:textId="77777777">
            <w:pPr>
              <w:spacing w:after="0" w:line="240" w:lineRule="auto"/>
              <w:rPr>
                <w:rFonts w:cs="Arial"/>
                <w:i/>
                <w:color w:val="A6A6A6" w:themeColor="background1" w:themeShade="A6"/>
                <w:sz w:val="20"/>
              </w:rPr>
            </w:pPr>
          </w:p>
        </w:tc>
        <w:tc>
          <w:tcPr>
            <w:tcW w:w="639" w:type="pct"/>
            <w:vMerge/>
            <w:tcMar/>
            <w:vAlign w:val="center"/>
          </w:tcPr>
          <w:p w:rsidR="003B476D" w:rsidP="003B476D" w:rsidRDefault="003B476D" w14:paraId="0541722A" w14:textId="77777777">
            <w:pPr>
              <w:spacing w:after="0" w:line="240" w:lineRule="auto"/>
              <w:rPr>
                <w:rFonts w:cs="Arial"/>
                <w:i/>
                <w:iCs/>
                <w:color w:val="A6A6A6" w:themeColor="background1" w:themeShade="A6"/>
                <w:sz w:val="20"/>
              </w:rPr>
            </w:pPr>
          </w:p>
        </w:tc>
        <w:tc>
          <w:tcPr>
            <w:tcW w:w="1171" w:type="pct"/>
            <w:vMerge/>
            <w:tcMar/>
            <w:vAlign w:val="center"/>
          </w:tcPr>
          <w:p w:rsidR="003B476D" w:rsidP="003B476D" w:rsidRDefault="003B476D" w14:paraId="3AC576F8" w14:textId="77777777">
            <w:pPr>
              <w:spacing w:after="0" w:line="240" w:lineRule="auto"/>
              <w:rPr>
                <w:rFonts w:cs="Arial"/>
                <w:i/>
                <w:iCs/>
                <w:color w:val="A6A6A6" w:themeColor="background1" w:themeShade="A6"/>
                <w:sz w:val="20"/>
              </w:rPr>
            </w:pPr>
          </w:p>
        </w:tc>
        <w:tc>
          <w:tcPr>
            <w:tcW w:w="1862" w:type="pct"/>
            <w:tcBorders>
              <w:top w:val="single" w:color="auto" w:sz="4" w:space="0"/>
              <w:left w:val="single" w:color="auto" w:sz="4" w:space="0"/>
              <w:bottom w:val="single" w:color="auto" w:sz="4" w:space="0"/>
              <w:right w:val="single" w:color="auto" w:sz="4" w:space="0"/>
            </w:tcBorders>
            <w:tcMar/>
          </w:tcPr>
          <w:p w:rsidRPr="00D83C08" w:rsidR="003B476D" w:rsidP="003B476D" w:rsidRDefault="003B476D" w14:paraId="3CF2A0E1" w14:textId="6FD1AB76">
            <w:pPr>
              <w:widowControl w:val="0"/>
              <w:spacing w:after="120" w:line="240" w:lineRule="auto"/>
              <w:rPr>
                <w:rFonts w:cs="Arial"/>
                <w:i/>
                <w:iCs/>
                <w:color w:val="A6A6A6" w:themeColor="background1" w:themeShade="A6"/>
                <w:sz w:val="20"/>
                <w:szCs w:val="20"/>
              </w:rPr>
            </w:pPr>
            <w:r w:rsidRPr="00D83C08">
              <w:rPr>
                <w:rFonts w:cs="Arial"/>
                <w:b/>
                <w:bCs/>
                <w:i/>
                <w:iCs/>
                <w:sz w:val="20"/>
                <w:szCs w:val="20"/>
              </w:rPr>
              <w:t xml:space="preserve">Encuentro virtual </w:t>
            </w:r>
            <w:r>
              <w:rPr>
                <w:rFonts w:cs="Arial"/>
                <w:b/>
                <w:bCs/>
                <w:i/>
                <w:iCs/>
                <w:sz w:val="20"/>
                <w:szCs w:val="20"/>
              </w:rPr>
              <w:t>6</w:t>
            </w:r>
            <w:r w:rsidRPr="00D83C08">
              <w:rPr>
                <w:rFonts w:cs="Arial"/>
                <w:i/>
                <w:iCs/>
                <w:sz w:val="20"/>
                <w:szCs w:val="20"/>
              </w:rPr>
              <w:t>.</w:t>
            </w:r>
          </w:p>
          <w:p w:rsidRPr="00936F32" w:rsidR="003B476D" w:rsidP="4251143B" w:rsidRDefault="003B476D" w14:paraId="368D5014" w14:textId="46FBE294">
            <w:pPr>
              <w:pStyle w:val="Prrafodelista"/>
              <w:widowControl w:val="0"/>
              <w:numPr>
                <w:ilvl w:val="0"/>
                <w:numId w:val="10"/>
              </w:numPr>
              <w:spacing w:after="120" w:line="240" w:lineRule="auto"/>
              <w:rPr>
                <w:rFonts w:cs="Arial"/>
                <w:b w:val="1"/>
                <w:bCs w:val="1"/>
                <w:i w:val="1"/>
                <w:iCs w:val="1"/>
                <w:sz w:val="20"/>
                <w:szCs w:val="20"/>
                <w:lang w:val="es-ES"/>
              </w:rPr>
            </w:pPr>
            <w:r w:rsidRPr="4251143B" w:rsidR="003B476D">
              <w:rPr>
                <w:rFonts w:cs="Arial"/>
                <w:i w:val="1"/>
                <w:iCs w:val="1"/>
                <w:sz w:val="20"/>
                <w:szCs w:val="20"/>
                <w:lang w:val="es-ES"/>
              </w:rPr>
              <w:t>Feedback: ¿Dónde voy?  ¿Cómo voy? (¿Qué progresos se están haciendo hacia la meta?) secciones 2.1 a 2.</w:t>
            </w:r>
            <w:r w:rsidRPr="4251143B" w:rsidR="00936F32">
              <w:rPr>
                <w:rFonts w:cs="Arial"/>
                <w:i w:val="1"/>
                <w:iCs w:val="1"/>
                <w:sz w:val="20"/>
                <w:szCs w:val="20"/>
                <w:lang w:val="es-ES"/>
              </w:rPr>
              <w:t>3</w:t>
            </w:r>
            <w:r w:rsidRPr="4251143B" w:rsidR="00936F32">
              <w:rPr>
                <w:rFonts w:cs="Arial"/>
                <w:i w:val="1"/>
                <w:iCs w:val="1"/>
                <w:sz w:val="20"/>
                <w:szCs w:val="20"/>
                <w:lang w:val="es-ES"/>
              </w:rPr>
              <w:t>.</w:t>
            </w:r>
          </w:p>
          <w:p w:rsidRPr="00936F32" w:rsidR="00936F32" w:rsidRDefault="00936F32" w14:paraId="4471ED66" w14:textId="224C2869">
            <w:pPr>
              <w:pStyle w:val="Prrafodelista"/>
              <w:widowControl w:val="0"/>
              <w:numPr>
                <w:ilvl w:val="0"/>
                <w:numId w:val="10"/>
              </w:numPr>
              <w:spacing w:after="120" w:line="240" w:lineRule="auto"/>
              <w:rPr>
                <w:rFonts w:cs="Arial"/>
                <w:i/>
                <w:iCs/>
                <w:sz w:val="20"/>
              </w:rPr>
            </w:pPr>
            <w:r w:rsidRPr="001E53F8">
              <w:rPr>
                <w:rFonts w:cs="Arial"/>
                <w:i/>
                <w:iCs/>
                <w:sz w:val="20"/>
              </w:rPr>
              <w:t xml:space="preserve">Introducción a los contenidos </w:t>
            </w:r>
            <w:r>
              <w:rPr>
                <w:rFonts w:cs="Arial"/>
                <w:i/>
                <w:iCs/>
                <w:sz w:val="20"/>
              </w:rPr>
              <w:t>2</w:t>
            </w:r>
            <w:r w:rsidRPr="001E53F8">
              <w:rPr>
                <w:rFonts w:cs="Arial"/>
                <w:i/>
                <w:iCs/>
                <w:sz w:val="20"/>
              </w:rPr>
              <w:t>.</w:t>
            </w:r>
            <w:r w:rsidR="004F6AC5">
              <w:rPr>
                <w:rFonts w:cs="Arial"/>
                <w:i/>
                <w:iCs/>
                <w:sz w:val="20"/>
              </w:rPr>
              <w:t>4</w:t>
            </w:r>
            <w:r>
              <w:rPr>
                <w:rFonts w:cs="Arial"/>
                <w:i/>
                <w:iCs/>
                <w:sz w:val="20"/>
              </w:rPr>
              <w:t xml:space="preserve"> a</w:t>
            </w:r>
            <w:r w:rsidRPr="001E53F8">
              <w:rPr>
                <w:rFonts w:cs="Arial"/>
                <w:i/>
                <w:iCs/>
                <w:sz w:val="20"/>
              </w:rPr>
              <w:t xml:space="preserve"> </w:t>
            </w:r>
            <w:r>
              <w:rPr>
                <w:rFonts w:cs="Arial"/>
                <w:i/>
                <w:iCs/>
                <w:sz w:val="20"/>
              </w:rPr>
              <w:t>2</w:t>
            </w:r>
            <w:r w:rsidRPr="001E53F8">
              <w:rPr>
                <w:rFonts w:cs="Arial"/>
                <w:i/>
                <w:iCs/>
                <w:sz w:val="20"/>
              </w:rPr>
              <w:t>.</w:t>
            </w:r>
            <w:r w:rsidR="004F6AC5">
              <w:rPr>
                <w:rFonts w:cs="Arial"/>
                <w:i/>
                <w:iCs/>
                <w:sz w:val="20"/>
              </w:rPr>
              <w:t>5</w:t>
            </w:r>
          </w:p>
        </w:tc>
        <w:tc>
          <w:tcPr>
            <w:tcW w:w="479" w:type="pct"/>
            <w:tcBorders>
              <w:top w:val="single" w:color="auto" w:sz="4" w:space="0"/>
              <w:left w:val="single" w:color="auto" w:sz="4" w:space="0"/>
              <w:bottom w:val="single" w:color="auto" w:sz="4" w:space="0"/>
              <w:right w:val="single" w:color="auto" w:sz="4" w:space="0"/>
            </w:tcBorders>
            <w:tcMar/>
          </w:tcPr>
          <w:p w:rsidR="00A87E13" w:rsidP="00A87E13" w:rsidRDefault="00A87E13" w14:paraId="4A90360E" w14:textId="77777777">
            <w:pPr>
              <w:widowControl w:val="0"/>
              <w:spacing w:after="120" w:line="240" w:lineRule="auto"/>
              <w:rPr>
                <w:rFonts w:cs="Arial"/>
                <w:b/>
                <w:bCs/>
                <w:i/>
                <w:iCs/>
                <w:sz w:val="20"/>
                <w:szCs w:val="20"/>
              </w:rPr>
            </w:pPr>
            <w:r w:rsidRPr="00815EFC">
              <w:rPr>
                <w:rFonts w:cs="Arial"/>
                <w:b/>
                <w:bCs/>
                <w:i/>
                <w:iCs/>
                <w:sz w:val="20"/>
                <w:szCs w:val="20"/>
              </w:rPr>
              <w:t xml:space="preserve">Semana </w:t>
            </w:r>
            <w:r>
              <w:rPr>
                <w:rFonts w:cs="Arial"/>
                <w:b/>
                <w:bCs/>
                <w:i/>
                <w:iCs/>
                <w:sz w:val="20"/>
                <w:szCs w:val="20"/>
              </w:rPr>
              <w:t xml:space="preserve"> </w:t>
            </w:r>
          </w:p>
          <w:p w:rsidR="003B476D" w:rsidP="00A87E13" w:rsidRDefault="00A87E13" w14:paraId="61AD2BB5" w14:textId="27E7CF74">
            <w:pPr>
              <w:widowControl w:val="0"/>
              <w:spacing w:after="120" w:line="240" w:lineRule="auto"/>
              <w:rPr>
                <w:rFonts w:cs="Arial"/>
                <w:i/>
                <w:iCs/>
                <w:color w:val="A6A6A6" w:themeColor="background1" w:themeShade="A6"/>
                <w:sz w:val="20"/>
                <w:szCs w:val="20"/>
              </w:rPr>
            </w:pPr>
            <w:r w:rsidRPr="00A87E13">
              <w:rPr>
                <w:rFonts w:cs="Arial"/>
                <w:i/>
                <w:iCs/>
                <w:sz w:val="20"/>
                <w:szCs w:val="20"/>
              </w:rPr>
              <w:t>7</w:t>
            </w:r>
          </w:p>
        </w:tc>
        <w:tc>
          <w:tcPr>
            <w:tcW w:w="372" w:type="pct"/>
            <w:tcBorders>
              <w:top w:val="single" w:color="auto" w:sz="4" w:space="0"/>
              <w:left w:val="single" w:color="auto" w:sz="4" w:space="0"/>
              <w:bottom w:val="single" w:color="auto" w:sz="4" w:space="0"/>
              <w:right w:val="single" w:color="auto" w:sz="4" w:space="0"/>
            </w:tcBorders>
            <w:tcMar/>
          </w:tcPr>
          <w:p w:rsidR="003B476D" w:rsidP="003B476D" w:rsidRDefault="003B476D" w14:paraId="4B72ADCC" w14:textId="7728F346">
            <w:pPr>
              <w:widowControl w:val="0"/>
              <w:spacing w:after="120" w:line="240" w:lineRule="auto"/>
              <w:rPr>
                <w:rFonts w:cs="Arial"/>
                <w:i/>
                <w:iCs/>
                <w:color w:val="A6A6A6" w:themeColor="background1" w:themeShade="A6"/>
                <w:sz w:val="20"/>
              </w:rPr>
            </w:pPr>
          </w:p>
        </w:tc>
      </w:tr>
      <w:tr w:rsidR="003B476D" w:rsidTr="4251143B" w14:paraId="39AD1A2C" w14:textId="77777777">
        <w:trPr>
          <w:trHeight w:val="391"/>
        </w:trPr>
        <w:tc>
          <w:tcPr>
            <w:tcW w:w="0" w:type="auto"/>
            <w:vMerge/>
            <w:tcMar/>
            <w:vAlign w:val="center"/>
            <w:hideMark/>
          </w:tcPr>
          <w:p w:rsidR="003B476D" w:rsidP="003B476D" w:rsidRDefault="003B476D" w14:paraId="1C7532B9" w14:textId="77777777">
            <w:pPr>
              <w:spacing w:after="0" w:line="240" w:lineRule="auto"/>
              <w:rPr>
                <w:rFonts w:cs="Arial"/>
                <w:i/>
                <w:color w:val="A6A6A6" w:themeColor="background1" w:themeShade="A6"/>
                <w:sz w:val="20"/>
              </w:rPr>
            </w:pPr>
          </w:p>
        </w:tc>
        <w:tc>
          <w:tcPr>
            <w:tcW w:w="639" w:type="pct"/>
            <w:vMerge/>
            <w:tcMar/>
            <w:vAlign w:val="center"/>
            <w:hideMark/>
          </w:tcPr>
          <w:p w:rsidR="003B476D" w:rsidP="003B476D" w:rsidRDefault="003B476D" w14:paraId="5727AB96" w14:textId="77777777">
            <w:pPr>
              <w:spacing w:after="0" w:line="240" w:lineRule="auto"/>
              <w:rPr>
                <w:rFonts w:cs="Arial"/>
                <w:i/>
                <w:iCs/>
                <w:color w:val="A6A6A6" w:themeColor="background1" w:themeShade="A6"/>
                <w:sz w:val="20"/>
              </w:rPr>
            </w:pPr>
          </w:p>
        </w:tc>
        <w:tc>
          <w:tcPr>
            <w:tcW w:w="1171" w:type="pct"/>
            <w:vMerge/>
            <w:tcMar/>
            <w:vAlign w:val="center"/>
            <w:hideMark/>
          </w:tcPr>
          <w:p w:rsidR="003B476D" w:rsidP="003B476D" w:rsidRDefault="003B476D" w14:paraId="27EE852A" w14:textId="77777777">
            <w:pPr>
              <w:spacing w:after="0" w:line="240" w:lineRule="auto"/>
              <w:rPr>
                <w:rFonts w:cs="Arial"/>
                <w:i/>
                <w:iCs/>
                <w:color w:val="A6A6A6" w:themeColor="background1" w:themeShade="A6"/>
                <w:sz w:val="20"/>
              </w:rPr>
            </w:pPr>
          </w:p>
        </w:tc>
        <w:tc>
          <w:tcPr>
            <w:tcW w:w="1862" w:type="pct"/>
            <w:tcBorders>
              <w:top w:val="single" w:color="auto" w:sz="4" w:space="0"/>
              <w:left w:val="single" w:color="auto" w:sz="4" w:space="0"/>
              <w:bottom w:val="single" w:color="auto" w:sz="4" w:space="0"/>
              <w:right w:val="single" w:color="auto" w:sz="4" w:space="0"/>
            </w:tcBorders>
            <w:tcMar/>
            <w:hideMark/>
          </w:tcPr>
          <w:p w:rsidRPr="00B0333E" w:rsidR="004F6AC5" w:rsidP="004F6AC5" w:rsidRDefault="004F6AC5" w14:paraId="06CBE0B5" w14:textId="64564206">
            <w:pPr>
              <w:widowControl w:val="0"/>
              <w:spacing w:after="120" w:line="240" w:lineRule="auto"/>
              <w:rPr>
                <w:rFonts w:cs="Arial"/>
                <w:b/>
                <w:bCs/>
                <w:i/>
                <w:iCs/>
                <w:sz w:val="20"/>
              </w:rPr>
            </w:pPr>
            <w:r w:rsidRPr="00B0333E">
              <w:rPr>
                <w:rFonts w:cs="Arial"/>
                <w:b/>
                <w:i/>
                <w:iCs/>
                <w:sz w:val="20"/>
                <w:u w:val="single"/>
              </w:rPr>
              <w:t xml:space="preserve">Actividad </w:t>
            </w:r>
            <w:r>
              <w:rPr>
                <w:rFonts w:cs="Arial"/>
                <w:b/>
                <w:i/>
                <w:iCs/>
                <w:sz w:val="20"/>
                <w:u w:val="single"/>
              </w:rPr>
              <w:t>2.2</w:t>
            </w:r>
            <w:r>
              <w:rPr>
                <w:rFonts w:cs="Arial"/>
                <w:b/>
                <w:i/>
                <w:iCs/>
                <w:sz w:val="20"/>
              </w:rPr>
              <w:t xml:space="preserve"> </w:t>
            </w:r>
          </w:p>
          <w:p w:rsidR="0068331B" w:rsidP="004F6AC5" w:rsidRDefault="004F6AC5" w14:paraId="2D4362E2" w14:textId="0E56F160">
            <w:pPr>
              <w:widowControl w:val="0"/>
              <w:spacing w:after="120" w:line="240" w:lineRule="auto"/>
              <w:rPr>
                <w:rFonts w:cs="Arial"/>
                <w:b/>
                <w:bCs/>
                <w:i/>
                <w:iCs/>
                <w:color w:val="2F5496" w:themeColor="accent5" w:themeShade="BF"/>
                <w:sz w:val="20"/>
              </w:rPr>
            </w:pPr>
            <w:r w:rsidRPr="00CA4371">
              <w:rPr>
                <w:rFonts w:cs="Arial"/>
                <w:i/>
                <w:iCs/>
                <w:sz w:val="20"/>
              </w:rPr>
              <w:t xml:space="preserve"> </w:t>
            </w:r>
            <w:r w:rsidRPr="00D67E26">
              <w:rPr>
                <w:rFonts w:cs="Arial"/>
                <w:b/>
                <w:bCs/>
                <w:i/>
                <w:iCs/>
                <w:color w:val="2F5496" w:themeColor="accent5" w:themeShade="BF"/>
                <w:sz w:val="20"/>
              </w:rPr>
              <w:t>¿</w:t>
            </w:r>
            <w:r w:rsidR="0068331B">
              <w:rPr>
                <w:rFonts w:cs="Arial"/>
                <w:b/>
                <w:bCs/>
                <w:i/>
                <w:iCs/>
                <w:color w:val="2F5496" w:themeColor="accent5" w:themeShade="BF"/>
                <w:sz w:val="20"/>
              </w:rPr>
              <w:t>Cómo representar la relación lineal entre</w:t>
            </w:r>
            <w:r w:rsidR="00A87E13">
              <w:rPr>
                <w:rFonts w:cs="Arial"/>
                <w:b/>
                <w:bCs/>
                <w:i/>
                <w:iCs/>
                <w:color w:val="2F5496" w:themeColor="accent5" w:themeShade="BF"/>
                <w:sz w:val="20"/>
              </w:rPr>
              <w:t xml:space="preserve"> las</w:t>
            </w:r>
            <w:r w:rsidR="0068331B">
              <w:rPr>
                <w:rFonts w:cs="Arial"/>
                <w:b/>
                <w:bCs/>
                <w:i/>
                <w:iCs/>
                <w:color w:val="2F5496" w:themeColor="accent5" w:themeShade="BF"/>
                <w:sz w:val="20"/>
              </w:rPr>
              <w:t xml:space="preserve"> </w:t>
            </w:r>
            <w:r w:rsidR="00A87E13">
              <w:rPr>
                <w:rFonts w:cs="Arial"/>
                <w:b/>
                <w:bCs/>
                <w:i/>
                <w:iCs/>
                <w:color w:val="2F5496" w:themeColor="accent5" w:themeShade="BF"/>
                <w:sz w:val="20"/>
              </w:rPr>
              <w:t>variables de un estudio y</w:t>
            </w:r>
            <w:r w:rsidR="0068331B">
              <w:rPr>
                <w:rFonts w:cs="Arial"/>
                <w:b/>
                <w:bCs/>
                <w:i/>
                <w:iCs/>
                <w:color w:val="2F5496" w:themeColor="accent5" w:themeShade="BF"/>
                <w:sz w:val="20"/>
              </w:rPr>
              <w:t xml:space="preserve"> simultáneamente la relación lineal entre varias ecuaciones</w:t>
            </w:r>
            <w:r>
              <w:rPr>
                <w:rFonts w:cs="Arial"/>
                <w:b/>
                <w:bCs/>
                <w:i/>
                <w:iCs/>
                <w:color w:val="2F5496" w:themeColor="accent5" w:themeShade="BF"/>
                <w:sz w:val="20"/>
              </w:rPr>
              <w:t xml:space="preserve"> </w:t>
            </w:r>
            <w:r w:rsidR="00A87E13">
              <w:rPr>
                <w:rFonts w:cs="Arial"/>
                <w:b/>
                <w:bCs/>
                <w:i/>
                <w:iCs/>
                <w:color w:val="2F5496" w:themeColor="accent5" w:themeShade="BF"/>
                <w:sz w:val="20"/>
              </w:rPr>
              <w:t>lineales?</w:t>
            </w:r>
          </w:p>
          <w:p w:rsidR="004F6AC5" w:rsidP="004F6AC5" w:rsidRDefault="004F6AC5" w14:paraId="55172255" w14:textId="77777777">
            <w:pPr>
              <w:widowControl w:val="0"/>
              <w:spacing w:after="120" w:line="240" w:lineRule="auto"/>
              <w:ind w:left="360"/>
              <w:rPr>
                <w:rFonts w:cs="Arial"/>
                <w:i/>
                <w:iCs/>
                <w:sz w:val="20"/>
              </w:rPr>
            </w:pPr>
            <w:r w:rsidRPr="0082161E">
              <w:rPr>
                <w:rFonts w:cs="Arial"/>
                <w:b/>
                <w:bCs/>
                <w:i/>
                <w:iCs/>
                <w:sz w:val="20"/>
              </w:rPr>
              <w:t>Producto:</w:t>
            </w:r>
            <w:r w:rsidRPr="0082161E">
              <w:rPr>
                <w:rFonts w:cs="Arial"/>
                <w:i/>
                <w:iCs/>
                <w:sz w:val="20"/>
              </w:rPr>
              <w:t xml:space="preserve"> </w:t>
            </w:r>
          </w:p>
          <w:p w:rsidR="00A87E13" w:rsidRDefault="004F6AC5" w14:paraId="623F37E8" w14:textId="77777777">
            <w:pPr>
              <w:pStyle w:val="Prrafodelista"/>
              <w:widowControl w:val="0"/>
              <w:numPr>
                <w:ilvl w:val="0"/>
                <w:numId w:val="8"/>
              </w:numPr>
              <w:spacing w:after="120" w:line="240" w:lineRule="auto"/>
              <w:rPr>
                <w:rFonts w:cs="Arial"/>
                <w:i/>
                <w:iCs/>
                <w:sz w:val="20"/>
              </w:rPr>
            </w:pPr>
            <w:r w:rsidRPr="0082161E">
              <w:rPr>
                <w:rFonts w:cs="Arial"/>
                <w:i/>
                <w:iCs/>
                <w:sz w:val="20"/>
              </w:rPr>
              <w:t>Registro del desarrollo de los ejercicios propuestos en el aula virtual y el tiempo de dedicación.</w:t>
            </w:r>
          </w:p>
          <w:p w:rsidRPr="00A87E13" w:rsidR="004F6AC5" w:rsidP="525DE29D" w:rsidRDefault="004F6AC5" w14:paraId="1A05D06F" w14:textId="1593CD7F">
            <w:pPr>
              <w:pStyle w:val="Prrafodelista"/>
              <w:widowControl w:val="0"/>
              <w:numPr>
                <w:ilvl w:val="0"/>
                <w:numId w:val="8"/>
              </w:numPr>
              <w:spacing w:after="120" w:line="240" w:lineRule="auto"/>
              <w:rPr>
                <w:rFonts w:cs="Arial"/>
                <w:i w:val="1"/>
                <w:iCs w:val="1"/>
                <w:sz w:val="20"/>
                <w:szCs w:val="20"/>
                <w:lang w:val="es-ES"/>
              </w:rPr>
            </w:pPr>
            <w:r w:rsidRPr="525DE29D" w:rsidR="004F6AC5">
              <w:rPr>
                <w:rFonts w:cs="Arial"/>
                <w:i w:val="1"/>
                <w:iCs w:val="1"/>
                <w:sz w:val="20"/>
                <w:szCs w:val="20"/>
                <w:lang w:val="es-ES"/>
              </w:rPr>
              <w:t xml:space="preserve">Participación con aportes correctos en </w:t>
            </w:r>
            <w:r w:rsidRPr="525DE29D" w:rsidR="004F6AC5">
              <w:rPr>
                <w:rFonts w:cs="Arial"/>
                <w:i w:val="1"/>
                <w:iCs w:val="1"/>
                <w:sz w:val="20"/>
                <w:szCs w:val="20"/>
                <w:lang w:val="es-ES"/>
              </w:rPr>
              <w:t>feedback</w:t>
            </w:r>
            <w:r w:rsidRPr="525DE29D" w:rsidR="004F6AC5">
              <w:rPr>
                <w:rFonts w:cs="Arial"/>
                <w:i w:val="1"/>
                <w:iCs w:val="1"/>
                <w:sz w:val="20"/>
                <w:szCs w:val="20"/>
                <w:lang w:val="es-ES"/>
              </w:rPr>
              <w:t xml:space="preserve"> en encuentros virtuales 5 y 6.</w:t>
            </w:r>
          </w:p>
          <w:p w:rsidRPr="00A87E13" w:rsidR="003B476D" w:rsidP="00A87E13" w:rsidRDefault="003B476D" w14:paraId="76144D96" w14:textId="413081EF">
            <w:pPr>
              <w:rPr>
                <w:rFonts w:cs="Arial"/>
                <w:i/>
                <w:iCs/>
                <w:color w:val="A6A6A6" w:themeColor="background1" w:themeShade="A6"/>
                <w:sz w:val="20"/>
                <w:szCs w:val="20"/>
              </w:rPr>
            </w:pPr>
          </w:p>
        </w:tc>
        <w:tc>
          <w:tcPr>
            <w:tcW w:w="479" w:type="pct"/>
            <w:tcBorders>
              <w:top w:val="single" w:color="auto" w:sz="4" w:space="0"/>
              <w:left w:val="single" w:color="auto" w:sz="4" w:space="0"/>
              <w:bottom w:val="single" w:color="auto" w:sz="4" w:space="0"/>
              <w:right w:val="single" w:color="auto" w:sz="4" w:space="0"/>
            </w:tcBorders>
            <w:tcMar/>
            <w:hideMark/>
          </w:tcPr>
          <w:p w:rsidR="00A87E13" w:rsidP="00A87E13" w:rsidRDefault="00A87E13" w14:paraId="6205AB72" w14:textId="77777777">
            <w:pPr>
              <w:widowControl w:val="0"/>
              <w:spacing w:after="120" w:line="240" w:lineRule="auto"/>
              <w:rPr>
                <w:rFonts w:cs="Arial"/>
                <w:b/>
                <w:bCs/>
                <w:i/>
                <w:iCs/>
                <w:sz w:val="20"/>
                <w:szCs w:val="20"/>
              </w:rPr>
            </w:pPr>
            <w:r w:rsidRPr="00815EFC">
              <w:rPr>
                <w:rFonts w:cs="Arial"/>
                <w:b/>
                <w:bCs/>
                <w:i/>
                <w:iCs/>
                <w:sz w:val="20"/>
                <w:szCs w:val="20"/>
              </w:rPr>
              <w:t xml:space="preserve">Semana </w:t>
            </w:r>
            <w:r>
              <w:rPr>
                <w:rFonts w:cs="Arial"/>
                <w:b/>
                <w:bCs/>
                <w:i/>
                <w:iCs/>
                <w:sz w:val="20"/>
                <w:szCs w:val="20"/>
              </w:rPr>
              <w:t xml:space="preserve"> </w:t>
            </w:r>
          </w:p>
          <w:p w:rsidR="003B476D" w:rsidP="00A87E13" w:rsidRDefault="00A87E13" w14:paraId="03F17486" w14:textId="0C121928">
            <w:pPr>
              <w:widowControl w:val="0"/>
              <w:spacing w:after="120" w:line="240" w:lineRule="auto"/>
              <w:rPr>
                <w:rFonts w:cs="Arial"/>
                <w:i/>
                <w:iCs/>
                <w:color w:val="A6A6A6" w:themeColor="background1" w:themeShade="A6"/>
                <w:sz w:val="20"/>
                <w:szCs w:val="20"/>
              </w:rPr>
            </w:pPr>
            <w:r>
              <w:rPr>
                <w:rFonts w:cs="Arial"/>
                <w:b/>
                <w:bCs/>
                <w:i/>
                <w:iCs/>
                <w:sz w:val="20"/>
                <w:szCs w:val="20"/>
              </w:rPr>
              <w:t>8 y 9</w:t>
            </w:r>
          </w:p>
        </w:tc>
        <w:tc>
          <w:tcPr>
            <w:tcW w:w="372" w:type="pct"/>
            <w:tcBorders>
              <w:top w:val="single" w:color="auto" w:sz="4" w:space="0"/>
              <w:left w:val="single" w:color="auto" w:sz="4" w:space="0"/>
              <w:bottom w:val="single" w:color="auto" w:sz="4" w:space="0"/>
              <w:right w:val="single" w:color="auto" w:sz="4" w:space="0"/>
            </w:tcBorders>
            <w:tcMar/>
            <w:hideMark/>
          </w:tcPr>
          <w:p w:rsidRPr="005862BC" w:rsidR="003B476D" w:rsidP="003B476D" w:rsidRDefault="005862BC" w14:paraId="610FE410" w14:textId="06869325">
            <w:pPr>
              <w:widowControl w:val="0"/>
              <w:spacing w:after="120" w:line="240" w:lineRule="auto"/>
              <w:rPr>
                <w:rFonts w:cs="Arial"/>
                <w:b/>
                <w:bCs/>
                <w:i/>
                <w:iCs/>
                <w:color w:val="A6A6A6" w:themeColor="background1" w:themeShade="A6"/>
                <w:sz w:val="20"/>
              </w:rPr>
            </w:pPr>
            <w:r w:rsidRPr="005862BC">
              <w:rPr>
                <w:rFonts w:cs="Arial"/>
                <w:b/>
                <w:bCs/>
                <w:i/>
                <w:iCs/>
                <w:sz w:val="20"/>
              </w:rPr>
              <w:t>1</w:t>
            </w:r>
            <w:r w:rsidR="00E517FF">
              <w:rPr>
                <w:rFonts w:cs="Arial"/>
                <w:b/>
                <w:bCs/>
                <w:i/>
                <w:iCs/>
                <w:sz w:val="20"/>
              </w:rPr>
              <w:t>0</w:t>
            </w:r>
            <w:r w:rsidRPr="005862BC">
              <w:rPr>
                <w:rFonts w:cs="Arial"/>
                <w:b/>
                <w:bCs/>
                <w:i/>
                <w:iCs/>
                <w:sz w:val="20"/>
              </w:rPr>
              <w:t>%</w:t>
            </w:r>
          </w:p>
        </w:tc>
      </w:tr>
      <w:tr w:rsidR="00D80691" w:rsidTr="4251143B" w14:paraId="549E75F9" w14:textId="77777777">
        <w:trPr>
          <w:trHeight w:val="391"/>
        </w:trPr>
        <w:tc>
          <w:tcPr>
            <w:tcW w:w="0" w:type="auto"/>
            <w:vMerge/>
            <w:tcMar/>
            <w:vAlign w:val="center"/>
          </w:tcPr>
          <w:p w:rsidR="00D80691" w:rsidP="003B476D" w:rsidRDefault="00D80691" w14:paraId="3507CA10" w14:textId="77777777">
            <w:pPr>
              <w:spacing w:after="0" w:line="240" w:lineRule="auto"/>
              <w:rPr>
                <w:rFonts w:cs="Arial"/>
                <w:i/>
                <w:color w:val="A6A6A6" w:themeColor="background1" w:themeShade="A6"/>
                <w:sz w:val="20"/>
              </w:rPr>
            </w:pPr>
          </w:p>
        </w:tc>
        <w:tc>
          <w:tcPr>
            <w:tcW w:w="639" w:type="pct"/>
            <w:vMerge/>
            <w:tcMar/>
            <w:vAlign w:val="center"/>
          </w:tcPr>
          <w:p w:rsidR="00D80691" w:rsidP="003B476D" w:rsidRDefault="00D80691" w14:paraId="06DF8555" w14:textId="77777777">
            <w:pPr>
              <w:spacing w:after="0" w:line="240" w:lineRule="auto"/>
              <w:rPr>
                <w:rFonts w:cs="Arial"/>
                <w:i/>
                <w:iCs/>
                <w:color w:val="A6A6A6" w:themeColor="background1" w:themeShade="A6"/>
                <w:sz w:val="20"/>
              </w:rPr>
            </w:pPr>
          </w:p>
        </w:tc>
        <w:tc>
          <w:tcPr>
            <w:tcW w:w="1171" w:type="pct"/>
            <w:vMerge/>
            <w:tcMar/>
            <w:vAlign w:val="center"/>
          </w:tcPr>
          <w:p w:rsidR="00D80691" w:rsidP="003B476D" w:rsidRDefault="00D80691" w14:paraId="480AC63A" w14:textId="77777777">
            <w:pPr>
              <w:spacing w:after="0" w:line="240" w:lineRule="auto"/>
              <w:rPr>
                <w:rFonts w:cs="Arial"/>
                <w:i/>
                <w:iCs/>
                <w:color w:val="A6A6A6" w:themeColor="background1" w:themeShade="A6"/>
                <w:sz w:val="20"/>
              </w:rPr>
            </w:pPr>
          </w:p>
        </w:tc>
        <w:tc>
          <w:tcPr>
            <w:tcW w:w="1862" w:type="pct"/>
            <w:tcBorders>
              <w:top w:val="single" w:color="auto" w:sz="4" w:space="0"/>
              <w:left w:val="single" w:color="auto" w:sz="4" w:space="0"/>
              <w:bottom w:val="single" w:color="auto" w:sz="4" w:space="0"/>
              <w:right w:val="single" w:color="auto" w:sz="4" w:space="0"/>
            </w:tcBorders>
            <w:tcMar/>
          </w:tcPr>
          <w:p w:rsidRPr="00D83C08" w:rsidR="00D80691" w:rsidP="00D80691" w:rsidRDefault="00D80691" w14:paraId="788B98AD" w14:textId="68448C51">
            <w:pPr>
              <w:widowControl w:val="0"/>
              <w:spacing w:after="120" w:line="240" w:lineRule="auto"/>
              <w:rPr>
                <w:rFonts w:cs="Arial"/>
                <w:i/>
                <w:iCs/>
                <w:color w:val="A6A6A6" w:themeColor="background1" w:themeShade="A6"/>
                <w:sz w:val="20"/>
                <w:szCs w:val="20"/>
              </w:rPr>
            </w:pPr>
            <w:r w:rsidRPr="00D83C08">
              <w:rPr>
                <w:rFonts w:cs="Arial"/>
                <w:b/>
                <w:bCs/>
                <w:i/>
                <w:iCs/>
                <w:sz w:val="20"/>
                <w:szCs w:val="20"/>
              </w:rPr>
              <w:t xml:space="preserve">Encuentro virtual </w:t>
            </w:r>
            <w:r>
              <w:rPr>
                <w:rFonts w:cs="Arial"/>
                <w:b/>
                <w:bCs/>
                <w:i/>
                <w:iCs/>
                <w:sz w:val="20"/>
                <w:szCs w:val="20"/>
              </w:rPr>
              <w:t>7</w:t>
            </w:r>
            <w:r w:rsidRPr="00D83C08">
              <w:rPr>
                <w:rFonts w:cs="Arial"/>
                <w:i/>
                <w:iCs/>
                <w:sz w:val="20"/>
                <w:szCs w:val="20"/>
              </w:rPr>
              <w:t>.</w:t>
            </w:r>
            <w:r w:rsidR="00325D33">
              <w:rPr>
                <w:rFonts w:cs="Arial"/>
                <w:i/>
                <w:iCs/>
                <w:sz w:val="20"/>
                <w:szCs w:val="20"/>
              </w:rPr>
              <w:t>:</w:t>
            </w:r>
          </w:p>
          <w:p w:rsidR="00325D33" w:rsidP="525DE29D" w:rsidRDefault="00D80691" w14:paraId="38CDD0C1" w14:textId="35DA5F37">
            <w:pPr>
              <w:pStyle w:val="Prrafodelista"/>
              <w:widowControl w:val="0"/>
              <w:numPr>
                <w:ilvl w:val="0"/>
                <w:numId w:val="6"/>
              </w:numPr>
              <w:spacing w:after="120" w:line="240" w:lineRule="auto"/>
              <w:rPr>
                <w:rFonts w:cs="Arial"/>
                <w:i w:val="1"/>
                <w:iCs w:val="1"/>
                <w:sz w:val="20"/>
                <w:szCs w:val="20"/>
                <w:lang w:val="es-ES"/>
              </w:rPr>
            </w:pPr>
            <w:r w:rsidRPr="525DE29D" w:rsidR="00D80691">
              <w:rPr>
                <w:rFonts w:cs="Arial"/>
                <w:i w:val="1"/>
                <w:iCs w:val="1"/>
                <w:sz w:val="20"/>
                <w:szCs w:val="20"/>
                <w:lang w:val="es-ES"/>
              </w:rPr>
              <w:t>Feedback</w:t>
            </w:r>
            <w:r w:rsidRPr="525DE29D" w:rsidR="008D7070">
              <w:rPr>
                <w:rFonts w:cs="Arial"/>
                <w:i w:val="1"/>
                <w:iCs w:val="1"/>
                <w:sz w:val="20"/>
                <w:szCs w:val="20"/>
                <w:lang w:val="es-ES"/>
              </w:rPr>
              <w:t xml:space="preserve">: </w:t>
            </w:r>
            <w:r w:rsidRPr="525DE29D" w:rsidR="008D7070">
              <w:rPr>
                <w:rFonts w:cs="Arial"/>
                <w:i w:val="1"/>
                <w:iCs w:val="1"/>
                <w:sz w:val="20"/>
                <w:szCs w:val="20"/>
                <w:lang w:val="es-ES"/>
              </w:rPr>
              <w:t>¿</w:t>
            </w:r>
            <w:r w:rsidRPr="525DE29D" w:rsidR="00D80691">
              <w:rPr>
                <w:rFonts w:cs="Arial"/>
                <w:i w:val="1"/>
                <w:iCs w:val="1"/>
                <w:sz w:val="20"/>
                <w:szCs w:val="20"/>
                <w:lang w:val="es-ES"/>
              </w:rPr>
              <w:t>Dónde voy?</w:t>
            </w:r>
            <w:r w:rsidRPr="525DE29D" w:rsidR="00D80691">
              <w:rPr>
                <w:rFonts w:cs="Arial"/>
                <w:i w:val="1"/>
                <w:iCs w:val="1"/>
                <w:sz w:val="20"/>
                <w:szCs w:val="20"/>
                <w:lang w:val="es-ES"/>
              </w:rPr>
              <w:t xml:space="preserve"> </w:t>
            </w:r>
            <w:r w:rsidRPr="525DE29D" w:rsidR="00D80691">
              <w:rPr>
                <w:rFonts w:cs="Arial"/>
                <w:i w:val="1"/>
                <w:iCs w:val="1"/>
                <w:sz w:val="20"/>
                <w:szCs w:val="20"/>
                <w:lang w:val="es-ES"/>
              </w:rPr>
              <w:t xml:space="preserve"> ¿Cómo voy? (¿Qué progresos se están haciendo hacia la meta?</w:t>
            </w:r>
            <w:r w:rsidRPr="525DE29D" w:rsidR="008D7070">
              <w:rPr>
                <w:rFonts w:cs="Arial"/>
                <w:i w:val="1"/>
                <w:iCs w:val="1"/>
                <w:sz w:val="20"/>
                <w:szCs w:val="20"/>
                <w:lang w:val="es-ES"/>
              </w:rPr>
              <w:t xml:space="preserve"> </w:t>
            </w:r>
            <w:r w:rsidRPr="525DE29D" w:rsidR="00D80691">
              <w:rPr>
                <w:rFonts w:cs="Arial"/>
                <w:i w:val="1"/>
                <w:iCs w:val="1"/>
                <w:sz w:val="20"/>
                <w:szCs w:val="20"/>
                <w:lang w:val="es-ES"/>
              </w:rPr>
              <w:t xml:space="preserve">en contenidos </w:t>
            </w:r>
            <w:r w:rsidRPr="525DE29D" w:rsidR="00325D33">
              <w:rPr>
                <w:rFonts w:cs="Arial"/>
                <w:i w:val="1"/>
                <w:iCs w:val="1"/>
                <w:sz w:val="20"/>
                <w:szCs w:val="20"/>
                <w:lang w:val="es-ES"/>
              </w:rPr>
              <w:t>2.4 a 2.5</w:t>
            </w:r>
          </w:p>
          <w:p w:rsidRPr="00325D33" w:rsidR="00D80691" w:rsidRDefault="00D80691" w14:paraId="60636953" w14:textId="1EA408A3">
            <w:pPr>
              <w:pStyle w:val="Prrafodelista"/>
              <w:widowControl w:val="0"/>
              <w:numPr>
                <w:ilvl w:val="0"/>
                <w:numId w:val="6"/>
              </w:numPr>
              <w:spacing w:after="120" w:line="240" w:lineRule="auto"/>
              <w:rPr>
                <w:rFonts w:cs="Arial"/>
                <w:i/>
                <w:iCs/>
                <w:sz w:val="20"/>
              </w:rPr>
            </w:pPr>
            <w:r w:rsidRPr="00325D33">
              <w:rPr>
                <w:rFonts w:cs="Arial"/>
                <w:i/>
                <w:iCs/>
                <w:sz w:val="20"/>
              </w:rPr>
              <w:t xml:space="preserve">introducción a las secciones </w:t>
            </w:r>
            <w:r w:rsidR="00325D33">
              <w:rPr>
                <w:rFonts w:cs="Arial"/>
                <w:i/>
                <w:iCs/>
                <w:sz w:val="20"/>
              </w:rPr>
              <w:t>2.6 a 2.8</w:t>
            </w:r>
          </w:p>
        </w:tc>
        <w:tc>
          <w:tcPr>
            <w:tcW w:w="479" w:type="pct"/>
            <w:tcBorders>
              <w:top w:val="single" w:color="auto" w:sz="4" w:space="0"/>
              <w:left w:val="single" w:color="auto" w:sz="4" w:space="0"/>
              <w:bottom w:val="single" w:color="auto" w:sz="4" w:space="0"/>
              <w:right w:val="single" w:color="auto" w:sz="4" w:space="0"/>
            </w:tcBorders>
            <w:tcMar/>
          </w:tcPr>
          <w:p w:rsidRPr="00815EFC" w:rsidR="00D80691" w:rsidP="00A87E13" w:rsidRDefault="00325D33" w14:paraId="60CC6F37" w14:textId="311D7DA9">
            <w:pPr>
              <w:widowControl w:val="0"/>
              <w:spacing w:after="120" w:line="240" w:lineRule="auto"/>
              <w:rPr>
                <w:rFonts w:cs="Arial"/>
                <w:b/>
                <w:bCs/>
                <w:i/>
                <w:iCs/>
                <w:sz w:val="20"/>
                <w:szCs w:val="20"/>
              </w:rPr>
            </w:pPr>
            <w:r>
              <w:rPr>
                <w:rFonts w:cs="Arial"/>
                <w:b/>
                <w:bCs/>
                <w:i/>
                <w:iCs/>
                <w:sz w:val="20"/>
                <w:szCs w:val="20"/>
              </w:rPr>
              <w:t>Semana 8</w:t>
            </w:r>
          </w:p>
        </w:tc>
        <w:tc>
          <w:tcPr>
            <w:tcW w:w="372" w:type="pct"/>
            <w:tcBorders>
              <w:top w:val="single" w:color="auto" w:sz="4" w:space="0"/>
              <w:left w:val="single" w:color="auto" w:sz="4" w:space="0"/>
              <w:bottom w:val="single" w:color="auto" w:sz="4" w:space="0"/>
              <w:right w:val="single" w:color="auto" w:sz="4" w:space="0"/>
            </w:tcBorders>
            <w:tcMar/>
          </w:tcPr>
          <w:p w:rsidR="00D80691" w:rsidP="003B476D" w:rsidRDefault="00D80691" w14:paraId="1DD3778F" w14:textId="77777777">
            <w:pPr>
              <w:widowControl w:val="0"/>
              <w:spacing w:after="120" w:line="240" w:lineRule="auto"/>
              <w:rPr>
                <w:rFonts w:cs="Arial"/>
                <w:i/>
                <w:iCs/>
                <w:color w:val="A6A6A6" w:themeColor="background1" w:themeShade="A6"/>
                <w:sz w:val="20"/>
              </w:rPr>
            </w:pPr>
          </w:p>
        </w:tc>
      </w:tr>
      <w:tr w:rsidR="003B476D" w:rsidTr="4251143B" w14:paraId="121A20DE" w14:textId="77777777">
        <w:trPr>
          <w:trHeight w:val="833"/>
        </w:trPr>
        <w:tc>
          <w:tcPr>
            <w:tcW w:w="0" w:type="auto"/>
            <w:vMerge/>
            <w:tcMar/>
            <w:vAlign w:val="center"/>
            <w:hideMark/>
          </w:tcPr>
          <w:p w:rsidR="003B476D" w:rsidP="003B476D" w:rsidRDefault="003B476D" w14:paraId="40D1D417" w14:textId="77777777">
            <w:pPr>
              <w:spacing w:after="0" w:line="240" w:lineRule="auto"/>
              <w:rPr>
                <w:rFonts w:cs="Arial"/>
                <w:i/>
                <w:color w:val="A6A6A6" w:themeColor="background1" w:themeShade="A6"/>
                <w:sz w:val="20"/>
              </w:rPr>
            </w:pPr>
          </w:p>
        </w:tc>
        <w:tc>
          <w:tcPr>
            <w:tcW w:w="639" w:type="pct"/>
            <w:vMerge/>
            <w:tcMar/>
            <w:vAlign w:val="center"/>
            <w:hideMark/>
          </w:tcPr>
          <w:p w:rsidR="003B476D" w:rsidP="003B476D" w:rsidRDefault="003B476D" w14:paraId="4CC2427B" w14:textId="77777777">
            <w:pPr>
              <w:spacing w:after="0" w:line="240" w:lineRule="auto"/>
              <w:rPr>
                <w:rFonts w:cs="Arial"/>
                <w:i/>
                <w:iCs/>
                <w:color w:val="A6A6A6" w:themeColor="background1" w:themeShade="A6"/>
                <w:sz w:val="20"/>
              </w:rPr>
            </w:pPr>
          </w:p>
        </w:tc>
        <w:tc>
          <w:tcPr>
            <w:tcW w:w="1171" w:type="pct"/>
            <w:vMerge/>
            <w:tcMar/>
            <w:vAlign w:val="center"/>
            <w:hideMark/>
          </w:tcPr>
          <w:p w:rsidR="003B476D" w:rsidP="003B476D" w:rsidRDefault="003B476D" w14:paraId="537D5780" w14:textId="77777777">
            <w:pPr>
              <w:spacing w:after="0" w:line="240" w:lineRule="auto"/>
              <w:rPr>
                <w:rFonts w:cs="Arial"/>
                <w:i/>
                <w:iCs/>
                <w:color w:val="A6A6A6" w:themeColor="background1" w:themeShade="A6"/>
                <w:sz w:val="20"/>
              </w:rPr>
            </w:pPr>
          </w:p>
        </w:tc>
        <w:tc>
          <w:tcPr>
            <w:tcW w:w="1862" w:type="pct"/>
            <w:tcBorders>
              <w:top w:val="single" w:color="auto" w:sz="4" w:space="0"/>
              <w:left w:val="single" w:color="auto" w:sz="4" w:space="0"/>
              <w:bottom w:val="single" w:color="auto" w:sz="4" w:space="0"/>
              <w:right w:val="single" w:color="auto" w:sz="4" w:space="0"/>
            </w:tcBorders>
            <w:tcMar/>
            <w:hideMark/>
          </w:tcPr>
          <w:p w:rsidRPr="00DF08D5" w:rsidR="008D7070" w:rsidP="008D7070" w:rsidRDefault="008D7070" w14:paraId="177A50CD" w14:textId="6A07D122">
            <w:pPr>
              <w:widowControl w:val="0"/>
              <w:spacing w:after="120" w:line="240" w:lineRule="auto"/>
              <w:rPr>
                <w:rFonts w:cs="Arial"/>
                <w:i/>
                <w:iCs/>
                <w:sz w:val="20"/>
                <w:u w:val="single"/>
              </w:rPr>
            </w:pPr>
            <w:r w:rsidRPr="0081056F">
              <w:rPr>
                <w:rFonts w:cs="Arial"/>
                <w:b/>
                <w:i/>
                <w:iCs/>
                <w:sz w:val="20"/>
              </w:rPr>
              <w:t xml:space="preserve">Actividad </w:t>
            </w:r>
            <w:r>
              <w:rPr>
                <w:rFonts w:cs="Arial"/>
                <w:b/>
                <w:i/>
                <w:iCs/>
                <w:sz w:val="20"/>
              </w:rPr>
              <w:t>2.</w:t>
            </w:r>
            <w:r w:rsidRPr="0081056F">
              <w:rPr>
                <w:rFonts w:cs="Arial"/>
                <w:b/>
                <w:i/>
                <w:iCs/>
                <w:sz w:val="20"/>
              </w:rPr>
              <w:t>3</w:t>
            </w:r>
            <w:r w:rsidRPr="0081056F">
              <w:rPr>
                <w:rFonts w:cs="Arial"/>
                <w:i/>
                <w:iCs/>
                <w:sz w:val="20"/>
              </w:rPr>
              <w:t xml:space="preserve">. </w:t>
            </w:r>
            <w:r w:rsidRPr="00DF08D5">
              <w:rPr>
                <w:rFonts w:cs="Arial"/>
                <w:i/>
                <w:iCs/>
                <w:sz w:val="20"/>
                <w:u w:val="single"/>
              </w:rPr>
              <w:t xml:space="preserve">Evaluemos lo aprendido Unidad </w:t>
            </w:r>
            <w:r>
              <w:rPr>
                <w:rFonts w:cs="Arial"/>
                <w:i/>
                <w:iCs/>
                <w:sz w:val="20"/>
                <w:u w:val="single"/>
              </w:rPr>
              <w:t>2</w:t>
            </w:r>
            <w:r w:rsidRPr="00DF08D5">
              <w:rPr>
                <w:rFonts w:cs="Arial"/>
                <w:i/>
                <w:iCs/>
                <w:sz w:val="20"/>
                <w:u w:val="single"/>
              </w:rPr>
              <w:t xml:space="preserve">, actividades </w:t>
            </w:r>
            <w:r>
              <w:rPr>
                <w:rFonts w:cs="Arial"/>
                <w:i/>
                <w:iCs/>
                <w:sz w:val="20"/>
                <w:u w:val="single"/>
              </w:rPr>
              <w:t>2</w:t>
            </w:r>
            <w:r w:rsidRPr="00DF08D5">
              <w:rPr>
                <w:rFonts w:cs="Arial"/>
                <w:i/>
                <w:iCs/>
                <w:sz w:val="20"/>
                <w:u w:val="single"/>
              </w:rPr>
              <w:t xml:space="preserve">.1 y </w:t>
            </w:r>
            <w:r>
              <w:rPr>
                <w:rFonts w:cs="Arial"/>
                <w:i/>
                <w:iCs/>
                <w:sz w:val="20"/>
                <w:u w:val="single"/>
              </w:rPr>
              <w:t>2</w:t>
            </w:r>
            <w:r w:rsidRPr="00DF08D5">
              <w:rPr>
                <w:rFonts w:cs="Arial"/>
                <w:i/>
                <w:iCs/>
                <w:sz w:val="20"/>
                <w:u w:val="single"/>
              </w:rPr>
              <w:t>.2</w:t>
            </w:r>
          </w:p>
          <w:p w:rsidR="008D7070" w:rsidP="008D7070" w:rsidRDefault="008D7070" w14:paraId="4A7A8491" w14:textId="76A7B817">
            <w:pPr>
              <w:widowControl w:val="0"/>
              <w:spacing w:after="120" w:line="240" w:lineRule="auto"/>
              <w:rPr>
                <w:rFonts w:cs="Arial"/>
                <w:i/>
                <w:iCs/>
                <w:sz w:val="20"/>
              </w:rPr>
            </w:pPr>
            <w:r w:rsidRPr="00F44323">
              <w:rPr>
                <w:rFonts w:cs="Arial"/>
                <w:b/>
                <w:bCs/>
                <w:i/>
                <w:iCs/>
                <w:sz w:val="20"/>
              </w:rPr>
              <w:t>Producto</w:t>
            </w:r>
            <w:r w:rsidRPr="0081056F">
              <w:rPr>
                <w:rFonts w:cs="Arial"/>
                <w:i/>
                <w:iCs/>
                <w:sz w:val="20"/>
              </w:rPr>
              <w:t xml:space="preserve">: cuestionario </w:t>
            </w:r>
            <w:r>
              <w:rPr>
                <w:rFonts w:cs="Arial"/>
                <w:i/>
                <w:iCs/>
                <w:sz w:val="20"/>
              </w:rPr>
              <w:t xml:space="preserve">con </w:t>
            </w:r>
            <w:r w:rsidRPr="0081056F">
              <w:rPr>
                <w:rFonts w:cs="Arial"/>
                <w:i/>
                <w:iCs/>
                <w:sz w:val="20"/>
              </w:rPr>
              <w:t xml:space="preserve">preguntas de los temas de la unidad </w:t>
            </w:r>
            <w:r>
              <w:rPr>
                <w:rFonts w:cs="Arial"/>
                <w:i/>
                <w:iCs/>
                <w:sz w:val="20"/>
              </w:rPr>
              <w:t>2.</w:t>
            </w:r>
          </w:p>
          <w:p w:rsidR="003B476D" w:rsidP="003B476D" w:rsidRDefault="003B476D" w14:paraId="3A488779" w14:textId="557C2A94">
            <w:pPr>
              <w:widowControl w:val="0"/>
              <w:spacing w:after="120" w:line="240" w:lineRule="auto"/>
              <w:rPr>
                <w:rFonts w:cs="Arial"/>
                <w:i/>
                <w:iCs/>
                <w:color w:val="A6A6A6" w:themeColor="background1" w:themeShade="A6"/>
                <w:sz w:val="20"/>
                <w:szCs w:val="20"/>
              </w:rPr>
            </w:pPr>
          </w:p>
        </w:tc>
        <w:tc>
          <w:tcPr>
            <w:tcW w:w="479" w:type="pct"/>
            <w:tcBorders>
              <w:top w:val="single" w:color="auto" w:sz="4" w:space="0"/>
              <w:left w:val="single" w:color="auto" w:sz="4" w:space="0"/>
              <w:bottom w:val="single" w:color="auto" w:sz="4" w:space="0"/>
              <w:right w:val="single" w:color="auto" w:sz="4" w:space="0"/>
            </w:tcBorders>
            <w:tcMar/>
            <w:hideMark/>
          </w:tcPr>
          <w:p w:rsidR="003B476D" w:rsidP="003B476D" w:rsidRDefault="008D7070" w14:paraId="0B81F0FF" w14:textId="4131AFDF">
            <w:pPr>
              <w:widowControl w:val="0"/>
              <w:spacing w:after="120" w:line="240" w:lineRule="auto"/>
              <w:rPr>
                <w:rFonts w:cs="Arial"/>
                <w:i/>
                <w:iCs/>
                <w:color w:val="A6A6A6" w:themeColor="background1" w:themeShade="A6"/>
                <w:sz w:val="20"/>
                <w:szCs w:val="20"/>
              </w:rPr>
            </w:pPr>
            <w:r>
              <w:rPr>
                <w:rFonts w:cs="Arial"/>
                <w:b/>
                <w:bCs/>
                <w:i/>
                <w:iCs/>
                <w:sz w:val="20"/>
                <w:szCs w:val="20"/>
              </w:rPr>
              <w:t>Semana 9</w:t>
            </w:r>
          </w:p>
        </w:tc>
        <w:tc>
          <w:tcPr>
            <w:tcW w:w="372" w:type="pct"/>
            <w:tcBorders>
              <w:top w:val="single" w:color="auto" w:sz="4" w:space="0"/>
              <w:left w:val="single" w:color="auto" w:sz="4" w:space="0"/>
              <w:bottom w:val="single" w:color="auto" w:sz="4" w:space="0"/>
              <w:right w:val="single" w:color="auto" w:sz="4" w:space="0"/>
            </w:tcBorders>
            <w:tcMar/>
            <w:hideMark/>
          </w:tcPr>
          <w:p w:rsidRPr="005862BC" w:rsidR="003B476D" w:rsidP="003B476D" w:rsidRDefault="005862BC" w14:paraId="1307176B" w14:textId="414B519B">
            <w:pPr>
              <w:widowControl w:val="0"/>
              <w:spacing w:after="120" w:line="240" w:lineRule="auto"/>
              <w:rPr>
                <w:rFonts w:cs="Arial"/>
                <w:b/>
                <w:bCs/>
                <w:i/>
                <w:iCs/>
                <w:color w:val="A6A6A6" w:themeColor="background1" w:themeShade="A6"/>
                <w:sz w:val="20"/>
              </w:rPr>
            </w:pPr>
            <w:r w:rsidRPr="005862BC">
              <w:rPr>
                <w:rFonts w:cs="Arial"/>
                <w:b/>
                <w:bCs/>
                <w:i/>
                <w:iCs/>
                <w:color w:val="A6A6A6" w:themeColor="background1" w:themeShade="A6"/>
                <w:sz w:val="20"/>
              </w:rPr>
              <w:t>20%</w:t>
            </w:r>
          </w:p>
        </w:tc>
      </w:tr>
      <w:tr w:rsidR="008D7070" w:rsidTr="4251143B" w14:paraId="70212F38" w14:textId="77777777">
        <w:trPr>
          <w:trHeight w:val="833"/>
        </w:trPr>
        <w:tc>
          <w:tcPr>
            <w:tcW w:w="0" w:type="auto"/>
            <w:tcMar/>
            <w:vAlign w:val="center"/>
          </w:tcPr>
          <w:p w:rsidR="008D7070" w:rsidP="003B476D" w:rsidRDefault="008D7070" w14:paraId="4CD67EDA" w14:textId="77777777">
            <w:pPr>
              <w:spacing w:after="0" w:line="240" w:lineRule="auto"/>
              <w:rPr>
                <w:rFonts w:cs="Arial"/>
                <w:i/>
                <w:color w:val="A6A6A6" w:themeColor="background1" w:themeShade="A6"/>
                <w:sz w:val="20"/>
              </w:rPr>
            </w:pPr>
          </w:p>
        </w:tc>
        <w:tc>
          <w:tcPr>
            <w:tcW w:w="639" w:type="pct"/>
            <w:tcMar/>
            <w:vAlign w:val="center"/>
          </w:tcPr>
          <w:p w:rsidR="008D7070" w:rsidP="003B476D" w:rsidRDefault="008D7070" w14:paraId="5BCD4A22" w14:textId="77777777">
            <w:pPr>
              <w:spacing w:after="0" w:line="240" w:lineRule="auto"/>
              <w:rPr>
                <w:rFonts w:cs="Arial"/>
                <w:i/>
                <w:iCs/>
                <w:color w:val="A6A6A6" w:themeColor="background1" w:themeShade="A6"/>
                <w:sz w:val="20"/>
              </w:rPr>
            </w:pPr>
          </w:p>
        </w:tc>
        <w:tc>
          <w:tcPr>
            <w:tcW w:w="1171" w:type="pct"/>
            <w:tcMar/>
            <w:vAlign w:val="center"/>
          </w:tcPr>
          <w:p w:rsidR="008D7070" w:rsidP="003B476D" w:rsidRDefault="008D7070" w14:paraId="6DA1EB7E" w14:textId="77777777">
            <w:pPr>
              <w:spacing w:after="0" w:line="240" w:lineRule="auto"/>
              <w:rPr>
                <w:rFonts w:cs="Arial"/>
                <w:i/>
                <w:iCs/>
                <w:color w:val="A6A6A6" w:themeColor="background1" w:themeShade="A6"/>
                <w:sz w:val="20"/>
              </w:rPr>
            </w:pPr>
          </w:p>
        </w:tc>
        <w:tc>
          <w:tcPr>
            <w:tcW w:w="1862" w:type="pct"/>
            <w:tcBorders>
              <w:top w:val="single" w:color="auto" w:sz="4" w:space="0"/>
              <w:left w:val="single" w:color="auto" w:sz="4" w:space="0"/>
              <w:bottom w:val="single" w:color="auto" w:sz="4" w:space="0"/>
              <w:right w:val="single" w:color="auto" w:sz="4" w:space="0"/>
            </w:tcBorders>
            <w:tcMar/>
          </w:tcPr>
          <w:p w:rsidR="009E4B6E" w:rsidP="008D7070" w:rsidRDefault="008D7070" w14:paraId="47EF3A2E" w14:textId="77777777">
            <w:pPr>
              <w:widowControl w:val="0"/>
              <w:spacing w:after="120" w:line="240" w:lineRule="auto"/>
              <w:rPr>
                <w:rFonts w:cs="Arial"/>
                <w:i/>
                <w:iCs/>
                <w:sz w:val="20"/>
                <w:szCs w:val="20"/>
              </w:rPr>
            </w:pPr>
            <w:r w:rsidRPr="00D83C08">
              <w:rPr>
                <w:rFonts w:cs="Arial"/>
                <w:b/>
                <w:bCs/>
                <w:i/>
                <w:iCs/>
                <w:sz w:val="20"/>
                <w:szCs w:val="20"/>
              </w:rPr>
              <w:t xml:space="preserve">Encuentro virtual </w:t>
            </w:r>
            <w:r>
              <w:rPr>
                <w:rFonts w:cs="Arial"/>
                <w:b/>
                <w:bCs/>
                <w:i/>
                <w:iCs/>
                <w:sz w:val="20"/>
                <w:szCs w:val="20"/>
              </w:rPr>
              <w:t>8</w:t>
            </w:r>
            <w:r w:rsidRPr="00D83C08">
              <w:rPr>
                <w:rFonts w:cs="Arial"/>
                <w:i/>
                <w:iCs/>
                <w:sz w:val="20"/>
                <w:szCs w:val="20"/>
              </w:rPr>
              <w:t>.</w:t>
            </w:r>
            <w:r>
              <w:rPr>
                <w:rFonts w:cs="Arial"/>
                <w:i/>
                <w:iCs/>
                <w:sz w:val="20"/>
                <w:szCs w:val="20"/>
              </w:rPr>
              <w:t>:</w:t>
            </w:r>
          </w:p>
          <w:p w:rsidRPr="00D83C08" w:rsidR="008D7070" w:rsidP="008D7070" w:rsidRDefault="009E4B6E" w14:paraId="3946C1A8" w14:textId="2F64C53B">
            <w:pPr>
              <w:widowControl w:val="0"/>
              <w:spacing w:after="120" w:line="240" w:lineRule="auto"/>
              <w:rPr>
                <w:rFonts w:cs="Arial"/>
                <w:i/>
                <w:iCs/>
                <w:color w:val="A6A6A6" w:themeColor="background1" w:themeShade="A6"/>
                <w:sz w:val="20"/>
                <w:szCs w:val="20"/>
              </w:rPr>
            </w:pPr>
            <w:r>
              <w:rPr>
                <w:rFonts w:cs="Arial"/>
                <w:i/>
                <w:iCs/>
                <w:sz w:val="20"/>
                <w:szCs w:val="20"/>
              </w:rPr>
              <w:t xml:space="preserve">Retroalimentación evaluación unidad 2 </w:t>
            </w:r>
          </w:p>
          <w:p w:rsidRPr="0081056F" w:rsidR="008D7070" w:rsidP="008D7070" w:rsidRDefault="008D7070" w14:paraId="77D42540" w14:textId="77777777">
            <w:pPr>
              <w:widowControl w:val="0"/>
              <w:spacing w:after="120" w:line="240" w:lineRule="auto"/>
              <w:rPr>
                <w:rFonts w:cs="Arial"/>
                <w:b/>
                <w:i/>
                <w:iCs/>
                <w:sz w:val="20"/>
              </w:rPr>
            </w:pPr>
          </w:p>
        </w:tc>
        <w:tc>
          <w:tcPr>
            <w:tcW w:w="479" w:type="pct"/>
            <w:tcBorders>
              <w:top w:val="single" w:color="auto" w:sz="4" w:space="0"/>
              <w:left w:val="single" w:color="auto" w:sz="4" w:space="0"/>
              <w:bottom w:val="single" w:color="auto" w:sz="4" w:space="0"/>
              <w:right w:val="single" w:color="auto" w:sz="4" w:space="0"/>
            </w:tcBorders>
            <w:tcMar/>
          </w:tcPr>
          <w:p w:rsidR="008D7070" w:rsidP="003B476D" w:rsidRDefault="005862BC" w14:paraId="20A5F86B" w14:textId="1D85FDF7">
            <w:pPr>
              <w:widowControl w:val="0"/>
              <w:spacing w:after="120" w:line="240" w:lineRule="auto"/>
              <w:rPr>
                <w:rFonts w:cs="Arial"/>
                <w:b/>
                <w:bCs/>
                <w:i/>
                <w:iCs/>
                <w:sz w:val="20"/>
                <w:szCs w:val="20"/>
              </w:rPr>
            </w:pPr>
            <w:r>
              <w:rPr>
                <w:rFonts w:cs="Arial"/>
                <w:b/>
                <w:bCs/>
                <w:i/>
                <w:iCs/>
                <w:sz w:val="20"/>
                <w:szCs w:val="20"/>
              </w:rPr>
              <w:t>Semana 9</w:t>
            </w:r>
          </w:p>
        </w:tc>
        <w:tc>
          <w:tcPr>
            <w:tcW w:w="372" w:type="pct"/>
            <w:tcBorders>
              <w:top w:val="single" w:color="auto" w:sz="4" w:space="0"/>
              <w:left w:val="single" w:color="auto" w:sz="4" w:space="0"/>
              <w:bottom w:val="single" w:color="auto" w:sz="4" w:space="0"/>
              <w:right w:val="single" w:color="auto" w:sz="4" w:space="0"/>
            </w:tcBorders>
            <w:tcMar/>
          </w:tcPr>
          <w:p w:rsidR="008D7070" w:rsidP="003B476D" w:rsidRDefault="008D7070" w14:paraId="1A37F791" w14:textId="77777777">
            <w:pPr>
              <w:widowControl w:val="0"/>
              <w:spacing w:after="120" w:line="240" w:lineRule="auto"/>
              <w:rPr>
                <w:rFonts w:cs="Arial"/>
                <w:i/>
                <w:iCs/>
                <w:color w:val="A6A6A6" w:themeColor="background1" w:themeShade="A6"/>
                <w:sz w:val="20"/>
              </w:rPr>
            </w:pPr>
          </w:p>
        </w:tc>
      </w:tr>
    </w:tbl>
    <w:p w:rsidR="00290515" w:rsidP="00290515" w:rsidRDefault="00290515" w14:paraId="3E537B41" w14:textId="77777777">
      <w:pPr>
        <w:pStyle w:val="Sinespaciado"/>
        <w:jc w:val="left"/>
        <w:rPr>
          <w:rFonts w:ascii="Calibri" w:hAnsi="Calibri"/>
          <w:i/>
          <w:color w:val="808080" w:themeColor="background1" w:themeShade="80"/>
          <w:sz w:val="22"/>
          <w:szCs w:val="24"/>
          <w:lang w:val="es-CO"/>
        </w:rPr>
      </w:pPr>
    </w:p>
    <w:p w:rsidR="00053C49" w:rsidP="11DA3E6D" w:rsidRDefault="00290515" w14:paraId="586E465C" w14:textId="62FFC39D">
      <w:pPr>
        <w:pStyle w:val="Sinespaciado"/>
        <w:jc w:val="left"/>
        <w:rPr>
          <w:rFonts w:ascii="Calibri" w:hAnsi="Calibri"/>
          <w:i/>
          <w:iCs/>
          <w:color w:val="808080" w:themeColor="background1" w:themeShade="80"/>
          <w:sz w:val="22"/>
          <w:lang w:val="es-CO"/>
        </w:rPr>
      </w:pPr>
      <w:r w:rsidRPr="11DA3E6D">
        <w:rPr>
          <w:rFonts w:ascii="Calibri" w:hAnsi="Calibri"/>
          <w:i/>
          <w:iCs/>
          <w:color w:val="808080" w:themeColor="background1" w:themeShade="80"/>
          <w:sz w:val="22"/>
          <w:lang w:val="es-CO"/>
        </w:rPr>
        <w:t xml:space="preserve">* </w:t>
      </w:r>
      <w:r w:rsidRPr="11DA3E6D" w:rsidR="00053C49">
        <w:rPr>
          <w:rFonts w:ascii="Calibri" w:hAnsi="Calibri"/>
          <w:i/>
          <w:iCs/>
          <w:color w:val="808080" w:themeColor="background1" w:themeShade="80"/>
          <w:sz w:val="22"/>
          <w:lang w:val="es-CO"/>
        </w:rPr>
        <w:t>Para la formulación de la competencia tenga en cuenta los niveles de pensamiento (Crear, Aplicar, Evaluar, Analizar y Comprender), la taxonomía de Bloom y la siguiente estructura: Verbo (acorde al nivel de pensamiento elegido) – Objeto de conocimiento y Condición de calidad, contexto de aplicación o el para qué del aprendizaje.</w:t>
      </w:r>
    </w:p>
    <w:p w:rsidR="47A4CB78" w:rsidP="11DA3E6D" w:rsidRDefault="47A4CB78" w14:paraId="6B2FACAE" w14:textId="6134B668">
      <w:pPr>
        <w:pStyle w:val="Sinespaciado"/>
        <w:jc w:val="left"/>
        <w:rPr>
          <w:rFonts w:ascii="Calibri" w:hAnsi="Calibri"/>
          <w:i/>
          <w:iCs/>
          <w:color w:val="808080" w:themeColor="background1" w:themeShade="80"/>
          <w:sz w:val="22"/>
          <w:lang w:val="es-CO"/>
        </w:rPr>
      </w:pPr>
      <w:r w:rsidRPr="11DA3E6D">
        <w:rPr>
          <w:rFonts w:ascii="Calibri" w:hAnsi="Calibri"/>
          <w:i/>
          <w:iCs/>
          <w:color w:val="808080" w:themeColor="background1" w:themeShade="80"/>
          <w:sz w:val="22"/>
          <w:lang w:val="es-CO"/>
        </w:rPr>
        <w:t xml:space="preserve">**Procure considerar </w:t>
      </w:r>
      <w:r w:rsidRPr="11DA3E6D">
        <w:rPr>
          <w:rFonts w:ascii="Calibri" w:hAnsi="Calibri"/>
          <w:b/>
          <w:bCs/>
          <w:i/>
          <w:iCs/>
          <w:color w:val="808080" w:themeColor="background1" w:themeShade="80"/>
          <w:sz w:val="22"/>
          <w:lang w:val="es-CO"/>
        </w:rPr>
        <w:t xml:space="preserve">máximo </w:t>
      </w:r>
      <w:r w:rsidRPr="11DA3E6D">
        <w:rPr>
          <w:rFonts w:ascii="Calibri" w:hAnsi="Calibri"/>
          <w:i/>
          <w:iCs/>
          <w:color w:val="808080" w:themeColor="background1" w:themeShade="80"/>
          <w:sz w:val="22"/>
          <w:lang w:val="es-CO"/>
        </w:rPr>
        <w:t>3 actividades por unidad de estudi</w:t>
      </w:r>
      <w:r w:rsidRPr="11DA3E6D" w:rsidR="25AB4862">
        <w:rPr>
          <w:rFonts w:ascii="Calibri" w:hAnsi="Calibri"/>
          <w:i/>
          <w:iCs/>
          <w:color w:val="808080" w:themeColor="background1" w:themeShade="80"/>
          <w:sz w:val="22"/>
          <w:lang w:val="es-CO"/>
        </w:rPr>
        <w:t xml:space="preserve">o, estas actividades no consideran los encuentros virtuales. Importante contar con una evaluación de conocimiento al cierre del curso. </w:t>
      </w:r>
    </w:p>
    <w:p w:rsidR="00E50D59" w:rsidP="11DA3E6D" w:rsidRDefault="00053C49" w14:paraId="47BF8C2C" w14:textId="0E1DEACB">
      <w:pPr>
        <w:pStyle w:val="Sinespaciado"/>
        <w:jc w:val="left"/>
        <w:rPr>
          <w:rFonts w:ascii="Calibri" w:hAnsi="Calibri"/>
          <w:i/>
          <w:iCs/>
          <w:color w:val="808080" w:themeColor="background1" w:themeShade="80"/>
          <w:sz w:val="22"/>
          <w:lang w:val="es-CO"/>
        </w:rPr>
      </w:pPr>
      <w:r w:rsidRPr="11DA3E6D">
        <w:rPr>
          <w:rFonts w:ascii="Calibri" w:hAnsi="Calibri"/>
          <w:i/>
          <w:iCs/>
          <w:color w:val="808080" w:themeColor="background1" w:themeShade="80"/>
          <w:sz w:val="22"/>
          <w:lang w:val="es-CO"/>
        </w:rPr>
        <w:t>**</w:t>
      </w:r>
      <w:r w:rsidRPr="11DA3E6D" w:rsidR="754F306C">
        <w:rPr>
          <w:rFonts w:ascii="Calibri" w:hAnsi="Calibri"/>
          <w:i/>
          <w:iCs/>
          <w:color w:val="808080" w:themeColor="background1" w:themeShade="80"/>
          <w:sz w:val="22"/>
          <w:lang w:val="es-CO"/>
        </w:rPr>
        <w:t>*</w:t>
      </w:r>
      <w:r w:rsidRPr="11DA3E6D" w:rsidR="00E50D59">
        <w:rPr>
          <w:rFonts w:ascii="Calibri" w:hAnsi="Calibri"/>
          <w:i/>
          <w:iCs/>
          <w:color w:val="808080" w:themeColor="background1" w:themeShade="80"/>
          <w:sz w:val="22"/>
          <w:lang w:val="es-CO"/>
        </w:rPr>
        <w:t>Tenga en cuenta que las asignaturas de pregrado se diseñan con duración de 16 semanas</w:t>
      </w:r>
      <w:r w:rsidRPr="11DA3E6D" w:rsidR="15B88BD7">
        <w:rPr>
          <w:rFonts w:ascii="Calibri" w:hAnsi="Calibri"/>
          <w:i/>
          <w:iCs/>
          <w:color w:val="808080" w:themeColor="background1" w:themeShade="80"/>
          <w:sz w:val="22"/>
          <w:lang w:val="es-CO"/>
        </w:rPr>
        <w:t xml:space="preserve"> (excepto las asignaturas de 2 créditos o menos, las cuales se programan a 8 semanas)</w:t>
      </w:r>
      <w:r w:rsidRPr="11DA3E6D" w:rsidR="00E50D59">
        <w:rPr>
          <w:rFonts w:ascii="Calibri" w:hAnsi="Calibri"/>
          <w:i/>
          <w:iCs/>
          <w:color w:val="808080" w:themeColor="background1" w:themeShade="80"/>
          <w:sz w:val="22"/>
          <w:lang w:val="es-CO"/>
        </w:rPr>
        <w:t xml:space="preserve"> y las de posgrado </w:t>
      </w:r>
      <w:r w:rsidRPr="11DA3E6D" w:rsidR="6682310E">
        <w:rPr>
          <w:rFonts w:ascii="Calibri" w:hAnsi="Calibri"/>
          <w:i/>
          <w:iCs/>
          <w:color w:val="808080" w:themeColor="background1" w:themeShade="80"/>
          <w:sz w:val="22"/>
          <w:lang w:val="es-CO"/>
        </w:rPr>
        <w:t xml:space="preserve">9 </w:t>
      </w:r>
      <w:r w:rsidRPr="11DA3E6D" w:rsidR="00E50D59">
        <w:rPr>
          <w:rFonts w:ascii="Calibri" w:hAnsi="Calibri"/>
          <w:i/>
          <w:iCs/>
          <w:color w:val="808080" w:themeColor="background1" w:themeShade="80"/>
          <w:sz w:val="22"/>
          <w:lang w:val="es-CO"/>
        </w:rPr>
        <w:t>semanas.</w:t>
      </w:r>
    </w:p>
    <w:p w:rsidR="00290515" w:rsidP="11DA3E6D" w:rsidRDefault="00E50D59" w14:paraId="23AC3C30" w14:textId="42C9E3AE">
      <w:pPr>
        <w:pStyle w:val="Sinespaciado"/>
        <w:jc w:val="left"/>
        <w:rPr>
          <w:rFonts w:ascii="Calibri" w:hAnsi="Calibri"/>
          <w:i/>
          <w:iCs/>
          <w:color w:val="808080" w:themeColor="background1" w:themeShade="80"/>
          <w:sz w:val="22"/>
          <w:lang w:val="es-CO"/>
        </w:rPr>
      </w:pPr>
      <w:r w:rsidRPr="11DA3E6D">
        <w:rPr>
          <w:rFonts w:ascii="Calibri" w:hAnsi="Calibri"/>
          <w:i/>
          <w:iCs/>
          <w:color w:val="808080" w:themeColor="background1" w:themeShade="80"/>
          <w:sz w:val="22"/>
          <w:lang w:val="es-CO"/>
        </w:rPr>
        <w:t>***</w:t>
      </w:r>
      <w:r w:rsidRPr="11DA3E6D" w:rsidR="4E31C8FF">
        <w:rPr>
          <w:rFonts w:ascii="Calibri" w:hAnsi="Calibri"/>
          <w:i/>
          <w:iCs/>
          <w:color w:val="808080" w:themeColor="background1" w:themeShade="80"/>
          <w:sz w:val="22"/>
          <w:lang w:val="es-CO"/>
        </w:rPr>
        <w:t>*</w:t>
      </w:r>
      <w:r w:rsidRPr="11DA3E6D" w:rsidR="00290515">
        <w:rPr>
          <w:rFonts w:ascii="Calibri" w:hAnsi="Calibri"/>
          <w:i/>
          <w:iCs/>
          <w:color w:val="808080" w:themeColor="background1" w:themeShade="80"/>
          <w:sz w:val="22"/>
          <w:lang w:val="es-CO"/>
        </w:rPr>
        <w:t xml:space="preserve">Indique el valor (porcentaje) que cada actividad tendrá sobre la nota final. </w:t>
      </w:r>
      <w:r w:rsidRPr="11DA3E6D" w:rsidR="0097580E">
        <w:rPr>
          <w:rFonts w:ascii="Calibri" w:hAnsi="Calibri"/>
          <w:i/>
          <w:iCs/>
          <w:color w:val="808080" w:themeColor="background1" w:themeShade="80"/>
          <w:sz w:val="22"/>
          <w:lang w:val="es-CO"/>
        </w:rPr>
        <w:t>Tenga presente que</w:t>
      </w:r>
      <w:r w:rsidRPr="11DA3E6D" w:rsidR="00290515">
        <w:rPr>
          <w:rFonts w:ascii="Calibri" w:hAnsi="Calibri"/>
          <w:i/>
          <w:iCs/>
          <w:color w:val="808080" w:themeColor="background1" w:themeShade="80"/>
          <w:sz w:val="22"/>
          <w:lang w:val="es-CO"/>
        </w:rPr>
        <w:t xml:space="preserve"> ninguna actividad </w:t>
      </w:r>
      <w:r w:rsidRPr="11DA3E6D" w:rsidR="0097580E">
        <w:rPr>
          <w:rFonts w:ascii="Calibri" w:hAnsi="Calibri"/>
          <w:i/>
          <w:iCs/>
          <w:color w:val="808080" w:themeColor="background1" w:themeShade="80"/>
          <w:sz w:val="22"/>
          <w:lang w:val="es-CO"/>
        </w:rPr>
        <w:t>debe superar</w:t>
      </w:r>
      <w:r w:rsidRPr="11DA3E6D" w:rsidR="00290515">
        <w:rPr>
          <w:rFonts w:ascii="Calibri" w:hAnsi="Calibri"/>
          <w:i/>
          <w:iCs/>
          <w:color w:val="808080" w:themeColor="background1" w:themeShade="80"/>
          <w:sz w:val="22"/>
          <w:lang w:val="es-CO"/>
        </w:rPr>
        <w:t xml:space="preserve"> el 30%. Es importante que la suma de todos los porcentajes sea igual a 100%. Complete con un “-” las actividades que no sean evaluables.</w:t>
      </w:r>
    </w:p>
    <w:p w:rsidR="00F12F54" w:rsidP="11DA3E6D" w:rsidRDefault="00290515" w14:paraId="0B00EAAE" w14:textId="3137C848">
      <w:pPr>
        <w:pStyle w:val="Sinespaciado"/>
        <w:jc w:val="left"/>
        <w:rPr>
          <w:rFonts w:ascii="Calibri" w:hAnsi="Calibri"/>
          <w:i/>
          <w:iCs/>
          <w:color w:val="808080" w:themeColor="background1" w:themeShade="80"/>
          <w:sz w:val="22"/>
          <w:lang w:val="es-CO"/>
        </w:rPr>
      </w:pPr>
      <w:r w:rsidRPr="11DA3E6D">
        <w:rPr>
          <w:rFonts w:ascii="Calibri" w:hAnsi="Calibri"/>
          <w:i/>
          <w:iCs/>
          <w:color w:val="808080" w:themeColor="background1" w:themeShade="80"/>
          <w:sz w:val="22"/>
          <w:lang w:val="es-CO"/>
        </w:rPr>
        <w:t>**</w:t>
      </w:r>
      <w:r w:rsidRPr="11DA3E6D" w:rsidR="00053C49">
        <w:rPr>
          <w:rFonts w:ascii="Calibri" w:hAnsi="Calibri"/>
          <w:i/>
          <w:iCs/>
          <w:color w:val="808080" w:themeColor="background1" w:themeShade="80"/>
          <w:sz w:val="22"/>
          <w:lang w:val="es-CO"/>
        </w:rPr>
        <w:t>*</w:t>
      </w:r>
      <w:r w:rsidRPr="11DA3E6D" w:rsidR="00E50D59">
        <w:rPr>
          <w:rFonts w:ascii="Calibri" w:hAnsi="Calibri"/>
          <w:i/>
          <w:iCs/>
          <w:color w:val="808080" w:themeColor="background1" w:themeShade="80"/>
          <w:sz w:val="22"/>
          <w:lang w:val="es-CO"/>
        </w:rPr>
        <w:t>*</w:t>
      </w:r>
      <w:r w:rsidRPr="11DA3E6D" w:rsidR="3EA002EB">
        <w:rPr>
          <w:rFonts w:ascii="Calibri" w:hAnsi="Calibri"/>
          <w:i/>
          <w:iCs/>
          <w:color w:val="808080" w:themeColor="background1" w:themeShade="80"/>
          <w:sz w:val="22"/>
          <w:lang w:val="es-CO"/>
        </w:rPr>
        <w:t>*</w:t>
      </w:r>
      <w:r w:rsidRPr="11DA3E6D">
        <w:rPr>
          <w:rFonts w:ascii="Calibri" w:hAnsi="Calibri"/>
          <w:i/>
          <w:iCs/>
          <w:color w:val="808080" w:themeColor="background1" w:themeShade="80"/>
          <w:sz w:val="22"/>
          <w:lang w:val="es-CO"/>
        </w:rPr>
        <w:t>Numere y nombre l</w:t>
      </w:r>
      <w:r w:rsidRPr="11DA3E6D" w:rsidR="00985264">
        <w:rPr>
          <w:rFonts w:ascii="Calibri" w:hAnsi="Calibri"/>
          <w:i/>
          <w:iCs/>
          <w:color w:val="808080" w:themeColor="background1" w:themeShade="80"/>
          <w:sz w:val="22"/>
          <w:lang w:val="es-CO"/>
        </w:rPr>
        <w:t xml:space="preserve">os </w:t>
      </w:r>
      <w:r w:rsidRPr="11DA3E6D">
        <w:rPr>
          <w:rFonts w:ascii="Calibri" w:hAnsi="Calibri"/>
          <w:i/>
          <w:iCs/>
          <w:color w:val="808080" w:themeColor="background1" w:themeShade="80"/>
          <w:sz w:val="22"/>
          <w:lang w:val="es-CO"/>
        </w:rPr>
        <w:t xml:space="preserve">encuentros virtuales que se desarrollarán a lo largo de la unidad </w:t>
      </w:r>
      <w:r w:rsidRPr="11DA3E6D" w:rsidR="005D66C4">
        <w:rPr>
          <w:rFonts w:ascii="Calibri" w:hAnsi="Calibri"/>
          <w:i/>
          <w:iCs/>
          <w:color w:val="808080" w:themeColor="background1" w:themeShade="80"/>
          <w:sz w:val="22"/>
          <w:lang w:val="es-CO"/>
        </w:rPr>
        <w:t>de aprendizaje</w:t>
      </w:r>
      <w:r w:rsidRPr="11DA3E6D">
        <w:rPr>
          <w:rFonts w:ascii="Calibri" w:hAnsi="Calibri"/>
          <w:i/>
          <w:iCs/>
          <w:color w:val="808080" w:themeColor="background1" w:themeShade="80"/>
          <w:sz w:val="22"/>
          <w:lang w:val="es-CO"/>
        </w:rPr>
        <w:t xml:space="preserve">. </w:t>
      </w:r>
      <w:r w:rsidRPr="11DA3E6D" w:rsidR="00E97202">
        <w:rPr>
          <w:rFonts w:ascii="Calibri" w:hAnsi="Calibri"/>
          <w:i/>
          <w:iCs/>
          <w:color w:val="808080" w:themeColor="background1" w:themeShade="80"/>
          <w:sz w:val="22"/>
          <w:lang w:val="es-CO"/>
        </w:rPr>
        <w:t>Tenga</w:t>
      </w:r>
      <w:r w:rsidRPr="11DA3E6D">
        <w:rPr>
          <w:rFonts w:ascii="Calibri" w:hAnsi="Calibri"/>
          <w:i/>
          <w:iCs/>
          <w:color w:val="808080" w:themeColor="background1" w:themeShade="80"/>
          <w:sz w:val="22"/>
          <w:lang w:val="es-CO"/>
        </w:rPr>
        <w:t xml:space="preserve"> en cuenta que se debe desarrollar mínimo 1 </w:t>
      </w:r>
      <w:r w:rsidRPr="11DA3E6D" w:rsidR="1F44B1FE">
        <w:rPr>
          <w:rFonts w:ascii="Calibri" w:hAnsi="Calibri"/>
          <w:i/>
          <w:iCs/>
          <w:color w:val="808080" w:themeColor="background1" w:themeShade="80"/>
          <w:sz w:val="22"/>
          <w:lang w:val="es-CO"/>
        </w:rPr>
        <w:t>encuentro</w:t>
      </w:r>
      <w:r w:rsidRPr="11DA3E6D">
        <w:rPr>
          <w:rFonts w:ascii="Calibri" w:hAnsi="Calibri"/>
          <w:i/>
          <w:iCs/>
          <w:color w:val="808080" w:themeColor="background1" w:themeShade="80"/>
          <w:sz w:val="22"/>
          <w:lang w:val="es-CO"/>
        </w:rPr>
        <w:t xml:space="preserve"> por cada unidad</w:t>
      </w:r>
      <w:r w:rsidRPr="11DA3E6D" w:rsidR="4A53536A">
        <w:rPr>
          <w:rFonts w:ascii="Calibri" w:hAnsi="Calibri"/>
          <w:i/>
          <w:iCs/>
          <w:color w:val="808080" w:themeColor="background1" w:themeShade="80"/>
          <w:sz w:val="22"/>
          <w:lang w:val="es-CO"/>
        </w:rPr>
        <w:t>, uno al inicio y uno al cierre del curso</w:t>
      </w:r>
      <w:r w:rsidRPr="11DA3E6D">
        <w:rPr>
          <w:rFonts w:ascii="Calibri" w:hAnsi="Calibri"/>
          <w:i/>
          <w:iCs/>
          <w:color w:val="808080" w:themeColor="background1" w:themeShade="80"/>
          <w:sz w:val="22"/>
          <w:lang w:val="es-CO"/>
        </w:rPr>
        <w:t>. Sin embargo, puede precisar de un mayor número de encuentros, si lo desea.</w:t>
      </w:r>
    </w:p>
    <w:p w:rsidRPr="00F12F54" w:rsidR="00C10697" w:rsidP="00290515" w:rsidRDefault="00C10697" w14:paraId="1BBDA371" w14:textId="4F27A842">
      <w:pPr>
        <w:pStyle w:val="Sinespaciado"/>
        <w:jc w:val="left"/>
        <w:rPr>
          <w:lang w:val="es-CO"/>
        </w:rPr>
        <w:sectPr w:rsidRPr="00F12F54" w:rsidR="00C10697" w:rsidSect="00F12F54">
          <w:pgSz w:w="15840" w:h="12240" w:orient="landscape" w:code="1"/>
          <w:pgMar w:top="1701" w:right="1418" w:bottom="1134" w:left="1418" w:header="709" w:footer="709" w:gutter="0"/>
          <w:cols w:space="708"/>
          <w:docGrid w:linePitch="360"/>
        </w:sectPr>
      </w:pPr>
    </w:p>
    <w:tbl>
      <w:tblPr>
        <w:tblStyle w:val="Tablaconcuadrcula"/>
        <w:tblW w:w="9380" w:type="dxa"/>
        <w:tblInd w:w="118" w:type="dxa"/>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bottom w:w="57" w:type="dxa"/>
        </w:tblCellMar>
        <w:tblLook w:val="04A0" w:firstRow="1" w:lastRow="0" w:firstColumn="1" w:lastColumn="0" w:noHBand="0" w:noVBand="1"/>
      </w:tblPr>
      <w:tblGrid>
        <w:gridCol w:w="1583"/>
        <w:gridCol w:w="776"/>
        <w:gridCol w:w="7021"/>
      </w:tblGrid>
      <w:tr w:rsidRPr="00A33806" w:rsidR="00B11080" w:rsidTr="4251143B" w14:paraId="4FA26EE1" w14:textId="77777777">
        <w:trPr>
          <w:trHeight w:val="305"/>
        </w:trPr>
        <w:tc>
          <w:tcPr>
            <w:tcW w:w="9380" w:type="dxa"/>
            <w:gridSpan w:val="3"/>
            <w:tcBorders>
              <w:top w:val="nil"/>
              <w:left w:val="nil"/>
              <w:bottom w:val="single" w:color="auto" w:sz="4" w:space="0"/>
              <w:right w:val="nil"/>
            </w:tcBorders>
            <w:shd w:val="clear" w:color="auto" w:fill="auto"/>
            <w:tcMar/>
          </w:tcPr>
          <w:p w:rsidRPr="00E50D59" w:rsidR="00E50D59" w:rsidP="00E50D59" w:rsidRDefault="00E50D59" w14:paraId="3A30252D" w14:textId="77777777">
            <w:pPr>
              <w:widowControl w:val="0"/>
              <w:wordWrap w:val="0"/>
              <w:autoSpaceDE w:val="0"/>
              <w:autoSpaceDN w:val="0"/>
              <w:spacing w:after="0" w:line="240" w:lineRule="auto"/>
              <w:jc w:val="both"/>
              <w:rPr>
                <w:rFonts w:eastAsiaTheme="minorEastAsia"/>
                <w:kern w:val="2"/>
                <w:sz w:val="24"/>
                <w:szCs w:val="24"/>
                <w:lang w:val="es-CO" w:eastAsia="ko-KR"/>
              </w:rPr>
            </w:pPr>
          </w:p>
          <w:p w:rsidRPr="00E50D59" w:rsidR="00E50D59" w:rsidP="00E50D59" w:rsidRDefault="00E50D59" w14:paraId="640F133A" w14:textId="77777777">
            <w:pPr>
              <w:widowControl w:val="0"/>
              <w:wordWrap w:val="0"/>
              <w:autoSpaceDE w:val="0"/>
              <w:autoSpaceDN w:val="0"/>
              <w:spacing w:after="0" w:line="240" w:lineRule="auto"/>
              <w:jc w:val="both"/>
              <w:rPr>
                <w:rFonts w:eastAsiaTheme="minorEastAsia"/>
                <w:kern w:val="2"/>
                <w:sz w:val="24"/>
                <w:szCs w:val="24"/>
                <w:lang w:val="es-CO" w:eastAsia="ko-KR"/>
              </w:rPr>
            </w:pPr>
          </w:p>
          <w:p w:rsidRPr="00E50D59" w:rsidR="00E50D59" w:rsidP="00E50D59" w:rsidRDefault="00E50D59" w14:paraId="316176C8" w14:textId="77777777">
            <w:pPr>
              <w:widowControl w:val="0"/>
              <w:shd w:val="clear" w:color="auto" w:fill="FFC000" w:themeFill="accent4"/>
              <w:wordWrap w:val="0"/>
              <w:autoSpaceDE w:val="0"/>
              <w:autoSpaceDN w:val="0"/>
              <w:spacing w:after="0" w:line="240" w:lineRule="auto"/>
              <w:jc w:val="both"/>
              <w:rPr>
                <w:rFonts w:eastAsiaTheme="minorEastAsia"/>
                <w:b/>
                <w:kern w:val="2"/>
                <w:sz w:val="24"/>
                <w:szCs w:val="24"/>
                <w:lang w:val="es-CO" w:eastAsia="ko-KR"/>
              </w:rPr>
            </w:pPr>
            <w:r w:rsidRPr="00E50D59">
              <w:rPr>
                <w:rFonts w:eastAsiaTheme="minorEastAsia"/>
                <w:b/>
                <w:kern w:val="2"/>
                <w:sz w:val="24"/>
                <w:szCs w:val="24"/>
                <w:lang w:val="es-CO" w:eastAsia="ko-KR"/>
              </w:rPr>
              <w:t>A QUIEN SE DIRIGE EL ESPACIO ACADÉMICO</w:t>
            </w:r>
          </w:p>
          <w:tbl>
            <w:tblPr>
              <w:tblStyle w:val="Tablaconcuadrcula"/>
              <w:tblW w:w="0" w:type="auto"/>
              <w:tblLook w:val="04A0" w:firstRow="1" w:lastRow="0" w:firstColumn="1" w:lastColumn="0" w:noHBand="0" w:noVBand="1"/>
            </w:tblPr>
            <w:tblGrid>
              <w:gridCol w:w="2395"/>
              <w:gridCol w:w="6759"/>
            </w:tblGrid>
            <w:tr w:rsidRPr="00E50D59" w:rsidR="00E50D59" w:rsidTr="001A4921" w14:paraId="5E2DD2E8" w14:textId="77777777">
              <w:tc>
                <w:tcPr>
                  <w:tcW w:w="2395" w:type="dxa"/>
                  <w:shd w:val="clear" w:color="auto" w:fill="F2F2F2" w:themeFill="background1" w:themeFillShade="F2"/>
                </w:tcPr>
                <w:p w:rsidRPr="00E50D59" w:rsidR="00E50D59" w:rsidP="00E50D59" w:rsidRDefault="00E50D59" w14:paraId="0316A0EA" w14:textId="77777777">
                  <w:pPr>
                    <w:widowControl w:val="0"/>
                    <w:wordWrap w:val="0"/>
                    <w:autoSpaceDE w:val="0"/>
                    <w:autoSpaceDN w:val="0"/>
                    <w:spacing w:after="0" w:line="240" w:lineRule="auto"/>
                    <w:rPr>
                      <w:rFonts w:eastAsiaTheme="minorEastAsia"/>
                      <w:kern w:val="2"/>
                      <w:sz w:val="24"/>
                      <w:szCs w:val="24"/>
                      <w:lang w:eastAsia="ko-KR"/>
                    </w:rPr>
                  </w:pPr>
                  <w:r w:rsidRPr="00E50D59">
                    <w:rPr>
                      <w:rFonts w:eastAsiaTheme="minorEastAsia"/>
                      <w:kern w:val="2"/>
                      <w:sz w:val="24"/>
                      <w:szCs w:val="24"/>
                      <w:lang w:eastAsia="ko-KR"/>
                    </w:rPr>
                    <w:t>Presaberes y/o habilidades previas</w:t>
                  </w:r>
                </w:p>
              </w:tc>
              <w:tc>
                <w:tcPr>
                  <w:tcW w:w="6759" w:type="dxa"/>
                </w:tcPr>
                <w:p w:rsidR="00E50D59" w:rsidP="00303CA9" w:rsidRDefault="00B92F3B" w14:paraId="0090985E" w14:textId="07FB7DF3">
                  <w:pPr>
                    <w:pStyle w:val="Sinespaciado"/>
                    <w:jc w:val="left"/>
                    <w:rPr>
                      <w:rFonts w:cstheme="minorHAnsi"/>
                      <w:color w:val="000000" w:themeColor="text1"/>
                      <w:szCs w:val="20"/>
                      <w:lang w:val="es-CO" w:eastAsia="es-CO"/>
                    </w:rPr>
                  </w:pPr>
                  <w:r w:rsidRPr="00303CA9">
                    <w:rPr>
                      <w:rFonts w:cstheme="minorHAnsi"/>
                      <w:color w:val="000000" w:themeColor="text1"/>
                      <w:szCs w:val="20"/>
                      <w:lang w:val="es-CO" w:eastAsia="es-CO"/>
                    </w:rPr>
                    <w:t xml:space="preserve">Este </w:t>
                  </w:r>
                  <w:r w:rsidRPr="00303CA9" w:rsidR="00303CA9">
                    <w:rPr>
                      <w:rFonts w:cstheme="minorHAnsi"/>
                      <w:color w:val="000000" w:themeColor="text1"/>
                      <w:szCs w:val="20"/>
                      <w:lang w:val="es-CO" w:eastAsia="es-CO"/>
                    </w:rPr>
                    <w:t>curso hace</w:t>
                  </w:r>
                  <w:r w:rsidRPr="00303CA9" w:rsidR="0008431E">
                    <w:rPr>
                      <w:rFonts w:cstheme="minorHAnsi"/>
                      <w:color w:val="000000" w:themeColor="text1"/>
                      <w:szCs w:val="20"/>
                      <w:lang w:val="es-CO" w:eastAsia="es-CO"/>
                    </w:rPr>
                    <w:t xml:space="preserve"> parte de la línea de fundamentación de la especialización, cualquier profesional con los </w:t>
                  </w:r>
                  <w:r w:rsidRPr="00303CA9" w:rsidR="00303CA9">
                    <w:rPr>
                      <w:rFonts w:cstheme="minorHAnsi"/>
                      <w:color w:val="000000" w:themeColor="text1"/>
                      <w:szCs w:val="20"/>
                      <w:lang w:val="es-CO" w:eastAsia="es-CO"/>
                    </w:rPr>
                    <w:t>conocimientos básicos</w:t>
                  </w:r>
                  <w:r w:rsidRPr="00303CA9" w:rsidR="0008431E">
                    <w:rPr>
                      <w:rFonts w:cstheme="minorHAnsi"/>
                      <w:color w:val="000000" w:themeColor="text1"/>
                      <w:szCs w:val="20"/>
                      <w:lang w:val="es-CO" w:eastAsia="es-CO"/>
                    </w:rPr>
                    <w:t xml:space="preserve"> de matemáticas que recibe en </w:t>
                  </w:r>
                  <w:r w:rsidR="007F2379">
                    <w:rPr>
                      <w:rFonts w:cstheme="minorHAnsi"/>
                      <w:color w:val="000000" w:themeColor="text1"/>
                      <w:szCs w:val="20"/>
                      <w:lang w:val="es-CO" w:eastAsia="es-CO"/>
                    </w:rPr>
                    <w:t>el</w:t>
                  </w:r>
                  <w:r w:rsidRPr="00303CA9" w:rsidR="0008431E">
                    <w:rPr>
                      <w:rFonts w:cstheme="minorHAnsi"/>
                      <w:color w:val="000000" w:themeColor="text1"/>
                      <w:szCs w:val="20"/>
                      <w:lang w:val="es-CO" w:eastAsia="es-CO"/>
                    </w:rPr>
                    <w:t xml:space="preserve"> pregrado puede tomarlo</w:t>
                  </w:r>
                  <w:r w:rsidR="00303CA9">
                    <w:rPr>
                      <w:rFonts w:cstheme="minorHAnsi"/>
                      <w:color w:val="000000" w:themeColor="text1"/>
                      <w:szCs w:val="20"/>
                      <w:lang w:val="es-CO" w:eastAsia="es-CO"/>
                    </w:rPr>
                    <w:t>.</w:t>
                  </w:r>
                </w:p>
                <w:p w:rsidRPr="00303CA9" w:rsidR="00303CA9" w:rsidP="00303CA9" w:rsidRDefault="00303CA9" w14:paraId="137DDA56" w14:textId="7AC55D13">
                  <w:pPr>
                    <w:pStyle w:val="Sinespaciado"/>
                    <w:jc w:val="left"/>
                    <w:rPr>
                      <w:i/>
                      <w:color w:val="A6A6A6" w:themeColor="background1" w:themeShade="A6"/>
                      <w:sz w:val="24"/>
                      <w:szCs w:val="24"/>
                      <w:lang w:val="es-CO"/>
                    </w:rPr>
                  </w:pPr>
                </w:p>
              </w:tc>
            </w:tr>
          </w:tbl>
          <w:p w:rsidR="00B11080" w:rsidP="005D66C4" w:rsidRDefault="00B11080" w14:paraId="5901F37B" w14:textId="77777777">
            <w:pPr>
              <w:pStyle w:val="Sinespaciado"/>
              <w:rPr>
                <w:i/>
                <w:color w:val="A6A6A6" w:themeColor="background1" w:themeShade="A6"/>
                <w:sz w:val="24"/>
                <w:szCs w:val="24"/>
                <w:lang w:val="es-CO"/>
              </w:rPr>
            </w:pPr>
          </w:p>
          <w:p w:rsidRPr="0052173E" w:rsidR="00E50D59" w:rsidP="005D66C4" w:rsidRDefault="00E50D59" w14:paraId="335143CA" w14:textId="3BD014A6">
            <w:pPr>
              <w:pStyle w:val="Sinespaciado"/>
              <w:rPr>
                <w:i/>
                <w:color w:val="A6A6A6" w:themeColor="background1" w:themeShade="A6"/>
                <w:sz w:val="24"/>
                <w:szCs w:val="24"/>
                <w:lang w:val="es-CO"/>
              </w:rPr>
            </w:pPr>
          </w:p>
        </w:tc>
      </w:tr>
      <w:tr w:rsidRPr="00A33806" w:rsidR="00BE0441" w:rsidTr="4251143B" w14:paraId="367F60E5" w14:textId="77777777">
        <w:trPr>
          <w:trHeight w:val="305"/>
        </w:trPr>
        <w:tc>
          <w:tcPr>
            <w:tcW w:w="9380" w:type="dxa"/>
            <w:gridSpan w:val="3"/>
            <w:tcBorders>
              <w:top w:val="nil"/>
              <w:left w:val="nil"/>
              <w:bottom w:val="single" w:color="auto" w:sz="4" w:space="0"/>
              <w:right w:val="nil"/>
            </w:tcBorders>
            <w:shd w:val="clear" w:color="auto" w:fill="auto"/>
            <w:tcMar/>
          </w:tcPr>
          <w:p w:rsidRPr="00E50D59" w:rsidR="00BE0441" w:rsidP="00E50D59" w:rsidRDefault="00BE0441" w14:paraId="2F825839" w14:textId="77777777">
            <w:pPr>
              <w:widowControl w:val="0"/>
              <w:wordWrap w:val="0"/>
              <w:autoSpaceDE w:val="0"/>
              <w:autoSpaceDN w:val="0"/>
              <w:spacing w:after="0" w:line="240" w:lineRule="auto"/>
              <w:jc w:val="both"/>
              <w:rPr>
                <w:rFonts w:eastAsiaTheme="minorEastAsia"/>
                <w:kern w:val="2"/>
                <w:sz w:val="24"/>
                <w:szCs w:val="24"/>
                <w:lang w:val="es-CO" w:eastAsia="ko-KR"/>
              </w:rPr>
            </w:pPr>
          </w:p>
        </w:tc>
      </w:tr>
      <w:tr w:rsidRPr="00A33806" w:rsidR="00BE0441" w:rsidTr="4251143B" w14:paraId="7DA59617" w14:textId="77777777">
        <w:trPr>
          <w:trHeight w:val="305"/>
        </w:trPr>
        <w:tc>
          <w:tcPr>
            <w:tcW w:w="9380" w:type="dxa"/>
            <w:gridSpan w:val="3"/>
            <w:tcBorders>
              <w:top w:val="nil"/>
              <w:left w:val="nil"/>
              <w:bottom w:val="single" w:color="auto" w:sz="4" w:space="0"/>
              <w:right w:val="nil"/>
            </w:tcBorders>
            <w:shd w:val="clear" w:color="auto" w:fill="auto"/>
            <w:tcMar/>
          </w:tcPr>
          <w:p w:rsidRPr="00E50D59" w:rsidR="00BE0441" w:rsidP="00E50D59" w:rsidRDefault="00BE0441" w14:paraId="6B8F9074" w14:textId="77777777">
            <w:pPr>
              <w:widowControl w:val="0"/>
              <w:wordWrap w:val="0"/>
              <w:autoSpaceDE w:val="0"/>
              <w:autoSpaceDN w:val="0"/>
              <w:spacing w:after="0" w:line="240" w:lineRule="auto"/>
              <w:jc w:val="both"/>
              <w:rPr>
                <w:rFonts w:eastAsiaTheme="minorEastAsia"/>
                <w:kern w:val="2"/>
                <w:sz w:val="24"/>
                <w:szCs w:val="24"/>
                <w:lang w:val="es-CO" w:eastAsia="ko-KR"/>
              </w:rPr>
            </w:pPr>
          </w:p>
        </w:tc>
      </w:tr>
      <w:tr w:rsidRPr="00155825" w:rsidR="002A60CF" w:rsidTr="4251143B" w14:paraId="3C12B2CE" w14:textId="77777777">
        <w:trPr>
          <w:trHeight w:val="305"/>
        </w:trPr>
        <w:tc>
          <w:tcPr>
            <w:tcW w:w="9380" w:type="dxa"/>
            <w:gridSpan w:val="3"/>
            <w:tcBorders>
              <w:top w:val="single" w:color="auto" w:sz="4" w:space="0"/>
              <w:left w:val="single" w:color="auto" w:sz="4" w:space="0"/>
              <w:bottom w:val="single" w:color="auto" w:sz="4" w:space="0"/>
              <w:right w:val="single" w:color="auto" w:sz="4" w:space="0"/>
            </w:tcBorders>
            <w:shd w:val="clear" w:color="auto" w:fill="BFBFBF" w:themeFill="background1" w:themeFillShade="BF"/>
            <w:tcMar/>
          </w:tcPr>
          <w:p w:rsidR="00FE5CDF" w:rsidP="00C5178E" w:rsidRDefault="00FE5CDF" w14:paraId="72877D17" w14:textId="36E2F6B3">
            <w:pPr>
              <w:pStyle w:val="Sinespaciado"/>
              <w:jc w:val="center"/>
              <w:rPr>
                <w:rFonts w:ascii="Calibri" w:hAnsi="Calibri"/>
                <w:b/>
                <w:sz w:val="24"/>
                <w:szCs w:val="24"/>
                <w:lang w:val="es-CO"/>
              </w:rPr>
            </w:pPr>
            <w:bookmarkStart w:name="_Hlk117442363" w:id="3"/>
            <w:r>
              <w:rPr>
                <w:rFonts w:ascii="Calibri" w:hAnsi="Calibri"/>
                <w:b/>
                <w:sz w:val="24"/>
                <w:szCs w:val="24"/>
                <w:lang w:val="es-CO"/>
              </w:rPr>
              <w:t xml:space="preserve">UNIDAD </w:t>
            </w:r>
            <w:r w:rsidR="008B7A49">
              <w:rPr>
                <w:rFonts w:ascii="Calibri" w:hAnsi="Calibri"/>
                <w:b/>
                <w:sz w:val="24"/>
                <w:szCs w:val="24"/>
                <w:lang w:val="es-CO"/>
              </w:rPr>
              <w:t xml:space="preserve">DIDÁCTICA </w:t>
            </w:r>
            <w:r w:rsidR="002944DF">
              <w:rPr>
                <w:rFonts w:ascii="Calibri" w:hAnsi="Calibri"/>
                <w:b/>
                <w:sz w:val="24"/>
                <w:szCs w:val="24"/>
                <w:lang w:val="es-CO"/>
              </w:rPr>
              <w:t>1</w:t>
            </w:r>
            <w:r>
              <w:rPr>
                <w:rFonts w:ascii="Calibri" w:hAnsi="Calibri"/>
                <w:b/>
                <w:sz w:val="24"/>
                <w:szCs w:val="24"/>
                <w:lang w:val="es-CO"/>
              </w:rPr>
              <w:t xml:space="preserve">: </w:t>
            </w:r>
          </w:p>
          <w:p w:rsidRPr="00FF3F96" w:rsidR="002A60CF" w:rsidP="00FF3F96" w:rsidRDefault="00FF3F96" w14:paraId="293046A3" w14:textId="1F5FC4AB">
            <w:pPr>
              <w:widowControl w:val="0"/>
              <w:spacing w:after="120" w:line="240" w:lineRule="auto"/>
              <w:jc w:val="center"/>
              <w:rPr>
                <w:rFonts w:cstheme="minorHAnsi"/>
                <w:bCs/>
              </w:rPr>
            </w:pPr>
            <w:r w:rsidRPr="00E94CB5">
              <w:rPr>
                <w:rFonts w:cstheme="minorHAnsi"/>
                <w:bCs/>
              </w:rPr>
              <w:t>Matemática básica, introducción al cálculo y probabilidad.</w:t>
            </w:r>
          </w:p>
        </w:tc>
      </w:tr>
      <w:tr w:rsidRPr="00C565EB" w:rsidR="002A60CF" w:rsidTr="4251143B" w14:paraId="3F61A225" w14:textId="77777777">
        <w:tc>
          <w:tcPr>
            <w:tcW w:w="9380" w:type="dxa"/>
            <w:gridSpan w:val="3"/>
            <w:tcBorders>
              <w:top w:val="single" w:color="auto" w:sz="4" w:space="0"/>
              <w:left w:val="single" w:color="auto" w:sz="4" w:space="0"/>
              <w:bottom w:val="single" w:color="auto" w:sz="4" w:space="0"/>
              <w:right w:val="single" w:color="auto" w:sz="4" w:space="0"/>
            </w:tcBorders>
            <w:shd w:val="clear" w:color="auto" w:fill="FFC000" w:themeFill="accent4"/>
            <w:tcMar/>
          </w:tcPr>
          <w:p w:rsidRPr="00421E61" w:rsidR="002A60CF" w:rsidP="002A60CF" w:rsidRDefault="002A60CF" w14:paraId="34626FA3" w14:textId="21D1DCBB">
            <w:pPr>
              <w:pStyle w:val="Sinespaciado"/>
              <w:jc w:val="left"/>
              <w:rPr>
                <w:rFonts w:ascii="Calibri" w:hAnsi="Calibri"/>
                <w:b/>
                <w:color w:val="1F3864" w:themeColor="accent5" w:themeShade="80"/>
                <w:sz w:val="24"/>
                <w:szCs w:val="24"/>
                <w:lang w:val="es-CO"/>
              </w:rPr>
            </w:pPr>
            <w:r w:rsidRPr="00421E61">
              <w:rPr>
                <w:rFonts w:ascii="Calibri" w:hAnsi="Calibri"/>
                <w:b/>
                <w:color w:val="1F3864" w:themeColor="accent5" w:themeShade="80"/>
                <w:sz w:val="24"/>
                <w:szCs w:val="24"/>
                <w:lang w:val="es-CO"/>
              </w:rPr>
              <w:t xml:space="preserve">Descripción general </w:t>
            </w:r>
          </w:p>
        </w:tc>
      </w:tr>
      <w:tr w:rsidRPr="00C565EB" w:rsidR="0017598D" w:rsidTr="4251143B" w14:paraId="478D844B" w14:textId="77777777">
        <w:tc>
          <w:tcPr>
            <w:tcW w:w="2359" w:type="dxa"/>
            <w:gridSpan w:val="2"/>
            <w:shd w:val="clear" w:color="auto" w:fill="F2F2F2" w:themeFill="background1" w:themeFillShade="F2"/>
            <w:tcMar/>
          </w:tcPr>
          <w:p w:rsidRPr="00B952AF" w:rsidR="002A60CF" w:rsidP="002A60CF" w:rsidRDefault="002A60CF" w14:paraId="089991FC" w14:textId="3BA4DD29">
            <w:pPr>
              <w:pStyle w:val="Sinespaciado"/>
              <w:jc w:val="left"/>
              <w:rPr>
                <w:rFonts w:ascii="Calibri" w:hAnsi="Calibri"/>
                <w:sz w:val="24"/>
                <w:szCs w:val="24"/>
                <w:lang w:val="es-CO"/>
              </w:rPr>
            </w:pPr>
            <w:r>
              <w:rPr>
                <w:rFonts w:ascii="Calibri" w:hAnsi="Calibri"/>
                <w:sz w:val="24"/>
                <w:szCs w:val="24"/>
                <w:lang w:val="es-CO"/>
              </w:rPr>
              <w:t>Resumen</w:t>
            </w:r>
          </w:p>
        </w:tc>
        <w:tc>
          <w:tcPr>
            <w:tcW w:w="7021" w:type="dxa"/>
            <w:tcMar/>
          </w:tcPr>
          <w:p w:rsidR="00523C3C" w:rsidP="002A60CF" w:rsidRDefault="00523C3C" w14:paraId="7E4ECE4A" w14:textId="2C81D5AE">
            <w:pPr>
              <w:pStyle w:val="Sinespaciado"/>
              <w:jc w:val="left"/>
              <w:rPr>
                <w:rFonts w:cstheme="minorHAnsi"/>
                <w:color w:val="000000" w:themeColor="text1"/>
                <w:szCs w:val="20"/>
                <w:lang w:val="es-CO" w:eastAsia="es-CO"/>
              </w:rPr>
            </w:pPr>
            <w:r>
              <w:rPr>
                <w:rFonts w:cstheme="minorHAnsi"/>
                <w:color w:val="000000" w:themeColor="text1"/>
                <w:szCs w:val="20"/>
                <w:lang w:val="es-CO" w:eastAsia="es-CO"/>
              </w:rPr>
              <w:t xml:space="preserve">En esta unidad te ofrecemos </w:t>
            </w:r>
          </w:p>
          <w:p w:rsidR="00523C3C" w:rsidRDefault="00523C3C" w14:paraId="7AA93603" w14:textId="46EFE729">
            <w:pPr>
              <w:pStyle w:val="Sinespaciado"/>
              <w:numPr>
                <w:ilvl w:val="0"/>
                <w:numId w:val="14"/>
              </w:numPr>
              <w:jc w:val="left"/>
              <w:rPr>
                <w:rFonts w:cstheme="minorHAnsi"/>
                <w:color w:val="000000" w:themeColor="text1"/>
                <w:szCs w:val="20"/>
                <w:lang w:val="es-CO" w:eastAsia="es-CO"/>
              </w:rPr>
            </w:pPr>
            <w:r>
              <w:rPr>
                <w:rFonts w:cstheme="minorHAnsi"/>
                <w:color w:val="000000" w:themeColor="text1"/>
                <w:szCs w:val="20"/>
                <w:lang w:val="es-CO" w:eastAsia="es-CO"/>
              </w:rPr>
              <w:t xml:space="preserve">Un marco teórico asociado </w:t>
            </w:r>
            <w:r w:rsidR="004A383E">
              <w:rPr>
                <w:rFonts w:cstheme="minorHAnsi"/>
                <w:color w:val="000000" w:themeColor="text1"/>
                <w:szCs w:val="20"/>
                <w:lang w:val="es-CO" w:eastAsia="es-CO"/>
              </w:rPr>
              <w:t>a los</w:t>
            </w:r>
            <w:r w:rsidR="00AE4382">
              <w:rPr>
                <w:rFonts w:cstheme="minorHAnsi"/>
                <w:color w:val="000000" w:themeColor="text1"/>
                <w:szCs w:val="20"/>
                <w:lang w:val="es-CO" w:eastAsia="es-CO"/>
              </w:rPr>
              <w:t xml:space="preserve"> fundamentos de matemáticas y</w:t>
            </w:r>
            <w:r w:rsidR="000C11DB">
              <w:rPr>
                <w:rFonts w:cstheme="minorHAnsi"/>
                <w:color w:val="000000" w:themeColor="text1"/>
                <w:szCs w:val="20"/>
                <w:lang w:val="es-CO" w:eastAsia="es-CO"/>
              </w:rPr>
              <w:t xml:space="preserve"> cálculo diferencial </w:t>
            </w:r>
            <w:r w:rsidR="007F2379">
              <w:rPr>
                <w:rFonts w:cstheme="minorHAnsi"/>
                <w:color w:val="000000" w:themeColor="text1"/>
                <w:szCs w:val="20"/>
                <w:lang w:val="es-CO" w:eastAsia="es-CO"/>
              </w:rPr>
              <w:t xml:space="preserve">e </w:t>
            </w:r>
            <w:r w:rsidR="000C11DB">
              <w:rPr>
                <w:rFonts w:cstheme="minorHAnsi"/>
                <w:color w:val="000000" w:themeColor="text1"/>
                <w:szCs w:val="20"/>
                <w:lang w:val="es-CO" w:eastAsia="es-CO"/>
              </w:rPr>
              <w:t>integral</w:t>
            </w:r>
            <w:r>
              <w:rPr>
                <w:rFonts w:cstheme="minorHAnsi"/>
                <w:color w:val="000000" w:themeColor="text1"/>
                <w:szCs w:val="20"/>
                <w:lang w:val="es-CO" w:eastAsia="es-CO"/>
              </w:rPr>
              <w:t>, necesarios para la analítica de datos.</w:t>
            </w:r>
          </w:p>
          <w:p w:rsidR="00523C3C" w:rsidRDefault="00523C3C" w14:paraId="3BDD2BF3" w14:textId="7006D4AA">
            <w:pPr>
              <w:pStyle w:val="Sinespaciado"/>
              <w:numPr>
                <w:ilvl w:val="0"/>
                <w:numId w:val="14"/>
              </w:numPr>
              <w:jc w:val="left"/>
              <w:rPr>
                <w:rFonts w:cstheme="minorHAnsi"/>
                <w:color w:val="000000" w:themeColor="text1"/>
                <w:szCs w:val="20"/>
                <w:lang w:val="es-CO" w:eastAsia="es-CO"/>
              </w:rPr>
            </w:pPr>
            <w:r>
              <w:rPr>
                <w:rFonts w:cstheme="minorHAnsi"/>
                <w:color w:val="000000" w:themeColor="text1"/>
                <w:szCs w:val="20"/>
                <w:lang w:val="es-CO" w:eastAsia="es-CO"/>
              </w:rPr>
              <w:t>Instrumentos</w:t>
            </w:r>
            <w:r w:rsidR="00374B57">
              <w:rPr>
                <w:rFonts w:cstheme="minorHAnsi"/>
                <w:color w:val="000000" w:themeColor="text1"/>
                <w:szCs w:val="20"/>
                <w:lang w:val="es-CO" w:eastAsia="es-CO"/>
              </w:rPr>
              <w:t xml:space="preserve"> tecnológicos</w:t>
            </w:r>
            <w:r>
              <w:rPr>
                <w:rFonts w:cstheme="minorHAnsi"/>
                <w:color w:val="000000" w:themeColor="text1"/>
                <w:szCs w:val="20"/>
                <w:lang w:val="es-CO" w:eastAsia="es-CO"/>
              </w:rPr>
              <w:t xml:space="preserve"> para validar y aplicar los conceptos en el cálculo de </w:t>
            </w:r>
            <w:r w:rsidR="004A383E">
              <w:rPr>
                <w:rFonts w:cstheme="minorHAnsi"/>
                <w:color w:val="000000" w:themeColor="text1"/>
                <w:szCs w:val="20"/>
                <w:lang w:val="es-CO" w:eastAsia="es-CO"/>
              </w:rPr>
              <w:t>probabilidades</w:t>
            </w:r>
            <w:r w:rsidR="004A113A">
              <w:rPr>
                <w:rFonts w:cstheme="minorHAnsi"/>
                <w:color w:val="000000" w:themeColor="text1"/>
                <w:szCs w:val="20"/>
                <w:lang w:val="es-CO" w:eastAsia="es-CO"/>
              </w:rPr>
              <w:t xml:space="preserve"> (software)</w:t>
            </w:r>
            <w:r w:rsidR="004A383E">
              <w:rPr>
                <w:rFonts w:cstheme="minorHAnsi"/>
                <w:color w:val="000000" w:themeColor="text1"/>
                <w:szCs w:val="20"/>
                <w:lang w:val="es-CO" w:eastAsia="es-CO"/>
              </w:rPr>
              <w:t>.</w:t>
            </w:r>
          </w:p>
          <w:p w:rsidR="00376DCA" w:rsidRDefault="004A383E" w14:paraId="36AF51D1" w14:textId="4C71A560">
            <w:pPr>
              <w:pStyle w:val="Sinespaciado"/>
              <w:numPr>
                <w:ilvl w:val="0"/>
                <w:numId w:val="14"/>
              </w:numPr>
              <w:jc w:val="left"/>
              <w:rPr>
                <w:rFonts w:cstheme="minorHAnsi"/>
                <w:color w:val="000000" w:themeColor="text1"/>
                <w:szCs w:val="20"/>
                <w:lang w:val="es-CO" w:eastAsia="es-CO"/>
              </w:rPr>
            </w:pPr>
            <w:r>
              <w:rPr>
                <w:rFonts w:cstheme="minorHAnsi"/>
                <w:color w:val="000000" w:themeColor="text1"/>
                <w:szCs w:val="20"/>
                <w:lang w:val="es-CO" w:eastAsia="es-CO"/>
              </w:rPr>
              <w:t xml:space="preserve">Una guía para la resolución de </w:t>
            </w:r>
            <w:r w:rsidR="00C049C7">
              <w:rPr>
                <w:rFonts w:cstheme="minorHAnsi"/>
                <w:color w:val="000000" w:themeColor="text1"/>
                <w:szCs w:val="20"/>
                <w:lang w:val="es-CO" w:eastAsia="es-CO"/>
              </w:rPr>
              <w:t>problemas asociados</w:t>
            </w:r>
            <w:r w:rsidR="000C11DB">
              <w:rPr>
                <w:rFonts w:cstheme="minorHAnsi"/>
                <w:color w:val="000000" w:themeColor="text1"/>
                <w:szCs w:val="20"/>
                <w:lang w:val="es-CO" w:eastAsia="es-CO"/>
              </w:rPr>
              <w:t xml:space="preserve"> al </w:t>
            </w:r>
            <w:r w:rsidR="00376DCA">
              <w:rPr>
                <w:rFonts w:cstheme="minorHAnsi"/>
                <w:color w:val="000000" w:themeColor="text1"/>
                <w:szCs w:val="20"/>
                <w:lang w:val="es-CO" w:eastAsia="es-CO"/>
              </w:rPr>
              <w:t xml:space="preserve">cálculo de probabilidades y </w:t>
            </w:r>
            <w:r w:rsidR="000C11DB">
              <w:rPr>
                <w:rFonts w:cstheme="minorHAnsi"/>
                <w:color w:val="000000" w:themeColor="text1"/>
                <w:szCs w:val="20"/>
                <w:lang w:val="es-CO" w:eastAsia="es-CO"/>
              </w:rPr>
              <w:t xml:space="preserve">análisis de </w:t>
            </w:r>
            <w:r w:rsidR="00B32C8E">
              <w:rPr>
                <w:rFonts w:cstheme="minorHAnsi"/>
                <w:color w:val="000000" w:themeColor="text1"/>
                <w:szCs w:val="20"/>
                <w:lang w:val="es-CO" w:eastAsia="es-CO"/>
              </w:rPr>
              <w:t>datos, aplicables</w:t>
            </w:r>
            <w:r>
              <w:rPr>
                <w:rFonts w:cstheme="minorHAnsi"/>
                <w:color w:val="000000" w:themeColor="text1"/>
                <w:szCs w:val="20"/>
                <w:lang w:val="es-CO" w:eastAsia="es-CO"/>
              </w:rPr>
              <w:t xml:space="preserve"> en </w:t>
            </w:r>
            <w:r w:rsidR="007F123D">
              <w:rPr>
                <w:rFonts w:cstheme="minorHAnsi"/>
                <w:color w:val="000000" w:themeColor="text1"/>
                <w:szCs w:val="20"/>
                <w:lang w:val="es-CO" w:eastAsia="es-CO"/>
              </w:rPr>
              <w:t>diversas áreas</w:t>
            </w:r>
            <w:r w:rsidR="00376DCA">
              <w:rPr>
                <w:rFonts w:cstheme="minorHAnsi"/>
                <w:color w:val="000000" w:themeColor="text1"/>
                <w:szCs w:val="20"/>
                <w:lang w:val="es-CO" w:eastAsia="es-CO"/>
              </w:rPr>
              <w:t xml:space="preserve"> de conocimiento</w:t>
            </w:r>
            <w:r w:rsidRPr="000C11DB" w:rsidR="000C11DB">
              <w:rPr>
                <w:rFonts w:cstheme="minorHAnsi"/>
                <w:color w:val="000000" w:themeColor="text1"/>
                <w:szCs w:val="20"/>
                <w:lang w:val="es-CO" w:eastAsia="es-CO"/>
              </w:rPr>
              <w:t xml:space="preserve">. </w:t>
            </w:r>
          </w:p>
          <w:p w:rsidRPr="000C11DB" w:rsidR="000C11DB" w:rsidP="00630C30" w:rsidRDefault="000C11DB" w14:paraId="068215DD" w14:textId="47361E55">
            <w:pPr>
              <w:pStyle w:val="Sinespaciado"/>
              <w:ind w:left="360"/>
              <w:rPr>
                <w:rFonts w:ascii="Calibri" w:hAnsi="Calibri"/>
                <w:i/>
                <w:color w:val="808080" w:themeColor="background1" w:themeShade="80"/>
                <w:sz w:val="22"/>
                <w:szCs w:val="24"/>
                <w:lang w:val="es-CO"/>
              </w:rPr>
            </w:pPr>
          </w:p>
        </w:tc>
      </w:tr>
      <w:tr w:rsidRPr="00C565EB" w:rsidR="0017598D" w:rsidTr="4251143B" w14:paraId="4858D0E9" w14:textId="77777777">
        <w:tc>
          <w:tcPr>
            <w:tcW w:w="2359" w:type="dxa"/>
            <w:gridSpan w:val="2"/>
            <w:shd w:val="clear" w:color="auto" w:fill="F2F2F2" w:themeFill="background1" w:themeFillShade="F2"/>
            <w:tcMar/>
          </w:tcPr>
          <w:p w:rsidR="002A60CF" w:rsidP="002A60CF" w:rsidRDefault="002A60CF" w14:paraId="33B4D329" w14:textId="5C7F5838">
            <w:pPr>
              <w:pStyle w:val="Sinespaciado"/>
              <w:jc w:val="left"/>
              <w:rPr>
                <w:rFonts w:ascii="Calibri" w:hAnsi="Calibri"/>
                <w:sz w:val="24"/>
                <w:szCs w:val="24"/>
                <w:lang w:val="es-CO"/>
              </w:rPr>
            </w:pPr>
            <w:r>
              <w:rPr>
                <w:rFonts w:ascii="Calibri" w:hAnsi="Calibri"/>
                <w:sz w:val="24"/>
                <w:szCs w:val="24"/>
                <w:lang w:val="es-CO"/>
              </w:rPr>
              <w:t>Preguntas orientadoras</w:t>
            </w:r>
          </w:p>
        </w:tc>
        <w:tc>
          <w:tcPr>
            <w:tcW w:w="7021" w:type="dxa"/>
            <w:tcMar/>
          </w:tcPr>
          <w:p w:rsidRPr="00A32074" w:rsidR="00550293" w:rsidP="00A31BF7" w:rsidRDefault="00550293" w14:paraId="3B15A49C" w14:textId="0C7704CE">
            <w:pPr>
              <w:pStyle w:val="Sinespaciado"/>
              <w:jc w:val="left"/>
              <w:rPr>
                <w:rFonts w:cs="Arial"/>
                <w:i/>
                <w:iCs/>
                <w:lang w:val="es-CO"/>
              </w:rPr>
            </w:pPr>
            <w:r w:rsidRPr="00A32074">
              <w:rPr>
                <w:rFonts w:cs="Arial"/>
                <w:i/>
                <w:iCs/>
                <w:lang w:val="es-CO"/>
              </w:rPr>
              <w:t>¿</w:t>
            </w:r>
            <w:r w:rsidR="000F7086">
              <w:rPr>
                <w:rFonts w:cs="Arial"/>
                <w:i/>
                <w:iCs/>
                <w:lang w:val="es-CO"/>
              </w:rPr>
              <w:t>S</w:t>
            </w:r>
            <w:r w:rsidR="008106C7">
              <w:rPr>
                <w:rFonts w:cs="Arial"/>
                <w:i/>
                <w:iCs/>
                <w:lang w:val="es-CO"/>
              </w:rPr>
              <w:t>abes cómo se</w:t>
            </w:r>
            <w:r w:rsidRPr="00A32074">
              <w:rPr>
                <w:rFonts w:cs="Arial"/>
                <w:i/>
                <w:iCs/>
                <w:lang w:val="es-CO"/>
              </w:rPr>
              <w:t xml:space="preserve"> representa el </w:t>
            </w:r>
            <w:r w:rsidR="00AE4382">
              <w:rPr>
                <w:rFonts w:cs="Arial"/>
                <w:i/>
                <w:iCs/>
                <w:lang w:val="es-CO"/>
              </w:rPr>
              <w:t>comportamiento</w:t>
            </w:r>
            <w:r w:rsidRPr="00A32074">
              <w:rPr>
                <w:rFonts w:cs="Arial"/>
                <w:i/>
                <w:iCs/>
                <w:lang w:val="es-CO"/>
              </w:rPr>
              <w:t xml:space="preserve"> de un conjunto de datos mediante una función? </w:t>
            </w:r>
            <w:r w:rsidRPr="00A32074" w:rsidR="00FB0689">
              <w:rPr>
                <w:rFonts w:cs="Arial"/>
                <w:i/>
                <w:iCs/>
                <w:lang w:val="es-CO"/>
              </w:rPr>
              <w:t>¿</w:t>
            </w:r>
            <w:r w:rsidR="008106C7">
              <w:rPr>
                <w:rFonts w:cs="Arial"/>
                <w:i/>
                <w:iCs/>
                <w:lang w:val="es-CO"/>
              </w:rPr>
              <w:t xml:space="preserve">Deseas </w:t>
            </w:r>
            <w:r w:rsidR="00C049C7">
              <w:rPr>
                <w:rFonts w:cs="Arial"/>
                <w:i/>
                <w:iCs/>
                <w:lang w:val="es-CO"/>
              </w:rPr>
              <w:t xml:space="preserve">interpretar y describir </w:t>
            </w:r>
            <w:r w:rsidR="008106C7">
              <w:rPr>
                <w:rFonts w:cs="Arial"/>
                <w:i/>
                <w:iCs/>
                <w:lang w:val="es-CO"/>
              </w:rPr>
              <w:t>conjuntos de datos</w:t>
            </w:r>
            <w:r w:rsidR="00C049C7">
              <w:rPr>
                <w:rFonts w:cs="Arial"/>
                <w:i/>
                <w:iCs/>
                <w:lang w:val="es-CO"/>
              </w:rPr>
              <w:t xml:space="preserve"> </w:t>
            </w:r>
            <w:r w:rsidR="00B32C8E">
              <w:rPr>
                <w:rFonts w:cs="Arial"/>
                <w:i/>
                <w:iCs/>
                <w:lang w:val="es-CO"/>
              </w:rPr>
              <w:t>formalmente, a</w:t>
            </w:r>
            <w:r w:rsidR="008106C7">
              <w:rPr>
                <w:rFonts w:cs="Arial"/>
                <w:i/>
                <w:iCs/>
                <w:lang w:val="es-CO"/>
              </w:rPr>
              <w:t xml:space="preserve"> partir </w:t>
            </w:r>
            <w:r w:rsidR="004D7E6C">
              <w:rPr>
                <w:rFonts w:cs="Arial"/>
                <w:i/>
                <w:iCs/>
                <w:lang w:val="es-CO"/>
              </w:rPr>
              <w:t xml:space="preserve">de </w:t>
            </w:r>
            <w:r w:rsidRPr="00A32074" w:rsidR="004D7E6C">
              <w:rPr>
                <w:rFonts w:cs="Arial"/>
                <w:i/>
                <w:iCs/>
                <w:lang w:val="es-CO"/>
              </w:rPr>
              <w:t>límites</w:t>
            </w:r>
            <w:r w:rsidRPr="00A32074">
              <w:rPr>
                <w:rFonts w:cs="Arial"/>
                <w:i/>
                <w:iCs/>
                <w:lang w:val="es-CO"/>
              </w:rPr>
              <w:t xml:space="preserve"> o derivada</w:t>
            </w:r>
            <w:r w:rsidR="009F06B3">
              <w:rPr>
                <w:rFonts w:cs="Arial"/>
                <w:i/>
                <w:iCs/>
                <w:lang w:val="es-CO"/>
              </w:rPr>
              <w:t>s</w:t>
            </w:r>
            <w:r w:rsidRPr="00A32074">
              <w:rPr>
                <w:rFonts w:cs="Arial"/>
                <w:i/>
                <w:iCs/>
                <w:lang w:val="es-CO"/>
              </w:rPr>
              <w:t xml:space="preserve"> </w:t>
            </w:r>
            <w:r w:rsidR="009F06B3">
              <w:rPr>
                <w:rFonts w:cs="Arial"/>
                <w:i/>
                <w:iCs/>
                <w:lang w:val="es-CO"/>
              </w:rPr>
              <w:t>de</w:t>
            </w:r>
            <w:r w:rsidRPr="00A32074">
              <w:rPr>
                <w:rFonts w:cs="Arial"/>
                <w:i/>
                <w:iCs/>
                <w:lang w:val="es-CO"/>
              </w:rPr>
              <w:t xml:space="preserve"> una </w:t>
            </w:r>
            <w:r w:rsidRPr="00A32074" w:rsidR="004D7E6C">
              <w:rPr>
                <w:rFonts w:cs="Arial"/>
                <w:i/>
                <w:iCs/>
                <w:lang w:val="es-CO"/>
              </w:rPr>
              <w:t>función?</w:t>
            </w:r>
            <w:r w:rsidRPr="00A32074" w:rsidR="00FB0689">
              <w:rPr>
                <w:rFonts w:cs="Arial"/>
                <w:i/>
                <w:iCs/>
                <w:lang w:val="es-CO"/>
              </w:rPr>
              <w:t xml:space="preserve"> ¿</w:t>
            </w:r>
            <w:r w:rsidR="000F7086">
              <w:rPr>
                <w:rFonts w:cs="Arial"/>
                <w:i/>
                <w:iCs/>
                <w:lang w:val="es-CO"/>
              </w:rPr>
              <w:t>V</w:t>
            </w:r>
            <w:r w:rsidR="009F06B3">
              <w:rPr>
                <w:rFonts w:cs="Arial"/>
                <w:i/>
                <w:iCs/>
                <w:lang w:val="es-CO"/>
              </w:rPr>
              <w:t xml:space="preserve">as a </w:t>
            </w:r>
            <w:r w:rsidR="004D7E6C">
              <w:rPr>
                <w:rFonts w:cs="Arial"/>
                <w:i/>
                <w:iCs/>
                <w:lang w:val="es-CO"/>
              </w:rPr>
              <w:t>aplicar los</w:t>
            </w:r>
            <w:r w:rsidR="009F06B3">
              <w:rPr>
                <w:rFonts w:cs="Arial"/>
                <w:i/>
                <w:iCs/>
                <w:lang w:val="es-CO"/>
              </w:rPr>
              <w:t xml:space="preserve"> conceptos y propiedades </w:t>
            </w:r>
            <w:r w:rsidR="004D7E6C">
              <w:rPr>
                <w:rFonts w:cs="Arial"/>
                <w:i/>
                <w:iCs/>
                <w:lang w:val="es-CO"/>
              </w:rPr>
              <w:t xml:space="preserve">del </w:t>
            </w:r>
            <w:r w:rsidRPr="00A32074" w:rsidR="004D7E6C">
              <w:rPr>
                <w:rFonts w:cs="Arial"/>
                <w:i/>
                <w:iCs/>
                <w:lang w:val="es-CO"/>
              </w:rPr>
              <w:t>cálculo</w:t>
            </w:r>
            <w:r w:rsidR="00AE4382">
              <w:rPr>
                <w:rFonts w:cs="Arial"/>
                <w:i/>
                <w:iCs/>
                <w:lang w:val="es-CO"/>
              </w:rPr>
              <w:t xml:space="preserve"> diferencial </w:t>
            </w:r>
            <w:r w:rsidR="00AD4DB2">
              <w:rPr>
                <w:rFonts w:cs="Arial"/>
                <w:i/>
                <w:iCs/>
                <w:lang w:val="es-CO"/>
              </w:rPr>
              <w:t xml:space="preserve">e </w:t>
            </w:r>
            <w:r w:rsidRPr="00A32074" w:rsidR="00BD3A4B">
              <w:rPr>
                <w:rFonts w:cs="Arial"/>
                <w:i/>
                <w:iCs/>
                <w:lang w:val="es-CO"/>
              </w:rPr>
              <w:t xml:space="preserve">integral </w:t>
            </w:r>
            <w:r w:rsidR="00BD3A4B">
              <w:rPr>
                <w:rFonts w:cs="Arial"/>
                <w:i/>
                <w:iCs/>
                <w:lang w:val="es-CO"/>
              </w:rPr>
              <w:t>para</w:t>
            </w:r>
            <w:r w:rsidR="009F06B3">
              <w:rPr>
                <w:rFonts w:cs="Arial"/>
                <w:i/>
                <w:iCs/>
                <w:lang w:val="es-CO"/>
              </w:rPr>
              <w:t xml:space="preserve"> </w:t>
            </w:r>
            <w:r w:rsidR="004A383E">
              <w:rPr>
                <w:rFonts w:cs="Arial"/>
                <w:i/>
                <w:iCs/>
                <w:lang w:val="es-CO"/>
              </w:rPr>
              <w:t>calcular la</w:t>
            </w:r>
            <w:r w:rsidRPr="00A32074" w:rsidR="00FB0689">
              <w:rPr>
                <w:rFonts w:cs="Arial"/>
                <w:i/>
                <w:iCs/>
                <w:lang w:val="es-CO"/>
              </w:rPr>
              <w:t xml:space="preserve"> probabilidad de un evento</w:t>
            </w:r>
            <w:r w:rsidR="004175EF">
              <w:rPr>
                <w:rFonts w:cs="Arial"/>
                <w:i/>
                <w:iCs/>
                <w:lang w:val="es-CO"/>
              </w:rPr>
              <w:t xml:space="preserve"> o </w:t>
            </w:r>
            <w:r w:rsidR="009F06B3">
              <w:rPr>
                <w:rFonts w:cs="Arial"/>
                <w:i/>
                <w:iCs/>
                <w:lang w:val="es-CO"/>
              </w:rPr>
              <w:t xml:space="preserve">diseñar </w:t>
            </w:r>
            <w:r w:rsidR="00C049C7">
              <w:rPr>
                <w:rFonts w:cs="Arial"/>
                <w:i/>
                <w:iCs/>
                <w:lang w:val="es-CO"/>
              </w:rPr>
              <w:t>modelos óptimos</w:t>
            </w:r>
            <w:r w:rsidRPr="00A32074" w:rsidR="00FB0689">
              <w:rPr>
                <w:rFonts w:cs="Arial"/>
                <w:i/>
                <w:iCs/>
                <w:lang w:val="es-CO"/>
              </w:rPr>
              <w:t xml:space="preserve">? </w:t>
            </w:r>
          </w:p>
        </w:tc>
      </w:tr>
      <w:tr w:rsidRPr="00C565EB" w:rsidR="002A60CF" w:rsidTr="4251143B" w14:paraId="68EC293F" w14:textId="77777777">
        <w:tc>
          <w:tcPr>
            <w:tcW w:w="9380" w:type="dxa"/>
            <w:gridSpan w:val="3"/>
            <w:shd w:val="clear" w:color="auto" w:fill="FFC000" w:themeFill="accent4"/>
            <w:tcMar/>
          </w:tcPr>
          <w:p w:rsidRPr="00421E61" w:rsidR="002A60CF" w:rsidP="002A60CF" w:rsidRDefault="002A60CF" w14:paraId="3B272CBD" w14:textId="3068AC59">
            <w:pPr>
              <w:pStyle w:val="Sinespaciado"/>
              <w:jc w:val="left"/>
              <w:rPr>
                <w:rFonts w:ascii="Calibri" w:hAnsi="Calibri"/>
                <w:b/>
                <w:color w:val="1F3864" w:themeColor="accent5" w:themeShade="80"/>
                <w:sz w:val="24"/>
                <w:szCs w:val="24"/>
                <w:lang w:val="es-CO"/>
              </w:rPr>
            </w:pPr>
            <w:r w:rsidRPr="00421E61">
              <w:rPr>
                <w:rFonts w:ascii="Calibri" w:hAnsi="Calibri"/>
                <w:b/>
                <w:color w:val="1F3864" w:themeColor="accent5" w:themeShade="80"/>
                <w:sz w:val="24"/>
                <w:szCs w:val="24"/>
                <w:lang w:val="es-CO"/>
              </w:rPr>
              <w:t>Detalles de la Unidad</w:t>
            </w:r>
          </w:p>
        </w:tc>
      </w:tr>
      <w:tr w:rsidRPr="00C565EB" w:rsidR="00CA120D" w:rsidTr="4251143B" w14:paraId="21FBC122" w14:textId="77777777">
        <w:tc>
          <w:tcPr>
            <w:tcW w:w="9380" w:type="dxa"/>
            <w:gridSpan w:val="3"/>
            <w:shd w:val="clear" w:color="auto" w:fill="auto"/>
            <w:tcMar/>
          </w:tcPr>
          <w:p w:rsidRPr="004F76B4" w:rsidR="004F76B4" w:rsidP="004F76B4" w:rsidRDefault="004F76B4" w14:paraId="539859F5" w14:textId="5E970099">
            <w:pPr>
              <w:widowControl w:val="0"/>
              <w:spacing w:after="120" w:line="240" w:lineRule="auto"/>
              <w:rPr>
                <w:rFonts w:cs="Arial"/>
                <w:b/>
                <w:bCs/>
                <w:i/>
                <w:iCs/>
                <w:sz w:val="20"/>
              </w:rPr>
            </w:pPr>
            <w:r w:rsidRPr="00B0333E">
              <w:rPr>
                <w:rFonts w:cs="Arial"/>
                <w:b/>
                <w:bCs/>
                <w:i/>
                <w:iCs/>
                <w:sz w:val="20"/>
              </w:rPr>
              <w:t>Matemática Básica y cálculo diferencial e integral</w:t>
            </w:r>
          </w:p>
          <w:p w:rsidRPr="004F76B4" w:rsidR="004F76B4" w:rsidRDefault="004F76B4" w14:paraId="16BFDF7A" w14:textId="45C6858B">
            <w:pPr>
              <w:pStyle w:val="Prrafodelista"/>
              <w:widowControl w:val="0"/>
              <w:numPr>
                <w:ilvl w:val="1"/>
                <w:numId w:val="18"/>
              </w:numPr>
              <w:spacing w:after="120" w:line="240" w:lineRule="auto"/>
              <w:rPr>
                <w:rFonts w:cstheme="minorHAnsi"/>
                <w:bCs/>
                <w:i/>
                <w:iCs/>
              </w:rPr>
            </w:pPr>
            <w:r w:rsidRPr="004F76B4">
              <w:rPr>
                <w:rFonts w:cstheme="minorHAnsi"/>
                <w:bCs/>
                <w:i/>
                <w:iCs/>
              </w:rPr>
              <w:t xml:space="preserve"> Propiedades de operaciones aritméticas y algébricas </w:t>
            </w:r>
          </w:p>
          <w:p w:rsidRPr="004F76B4" w:rsidR="004F76B4" w:rsidRDefault="004F76B4" w14:paraId="59ED0C22" w14:textId="62EA1A67">
            <w:pPr>
              <w:pStyle w:val="Prrafodelista"/>
              <w:widowControl w:val="0"/>
              <w:numPr>
                <w:ilvl w:val="1"/>
                <w:numId w:val="18"/>
              </w:numPr>
              <w:spacing w:after="120" w:line="240" w:lineRule="auto"/>
              <w:rPr>
                <w:rFonts w:cstheme="minorHAnsi"/>
                <w:bCs/>
                <w:i/>
                <w:iCs/>
              </w:rPr>
            </w:pPr>
            <w:r w:rsidRPr="004F76B4">
              <w:rPr>
                <w:rFonts w:cstheme="minorHAnsi"/>
                <w:bCs/>
                <w:i/>
                <w:iCs/>
              </w:rPr>
              <w:t xml:space="preserve">Funciones y tipos de funciones </w:t>
            </w:r>
          </w:p>
          <w:p w:rsidRPr="004F76B4" w:rsidR="004F76B4" w:rsidP="004F76B4" w:rsidRDefault="004F76B4" w14:paraId="75F752C2" w14:textId="41823E88">
            <w:pPr>
              <w:widowControl w:val="0"/>
              <w:spacing w:after="120"/>
              <w:rPr>
                <w:rFonts w:cstheme="minorHAnsi"/>
                <w:bCs/>
                <w:i/>
                <w:iCs/>
              </w:rPr>
            </w:pPr>
            <w:r>
              <w:rPr>
                <w:rFonts w:cstheme="minorHAnsi"/>
                <w:bCs/>
                <w:i/>
                <w:iCs/>
              </w:rPr>
              <w:t xml:space="preserve">1.3 </w:t>
            </w:r>
            <w:r w:rsidRPr="004F76B4">
              <w:rPr>
                <w:rFonts w:cstheme="minorHAnsi"/>
                <w:bCs/>
                <w:i/>
                <w:iCs/>
              </w:rPr>
              <w:t xml:space="preserve">Teoría de funciones exponenciales y logarítmicas </w:t>
            </w:r>
          </w:p>
          <w:p w:rsidRPr="004F76B4" w:rsidR="004F76B4" w:rsidRDefault="004F76B4" w14:paraId="2C2ED796" w14:textId="43BC24FA">
            <w:pPr>
              <w:pStyle w:val="Prrafodelista"/>
              <w:widowControl w:val="0"/>
              <w:numPr>
                <w:ilvl w:val="1"/>
                <w:numId w:val="19"/>
              </w:numPr>
              <w:spacing w:after="120" w:line="240" w:lineRule="auto"/>
              <w:rPr>
                <w:rFonts w:cstheme="minorHAnsi"/>
                <w:bCs/>
                <w:i/>
                <w:iCs/>
              </w:rPr>
            </w:pPr>
            <w:r w:rsidRPr="004F76B4">
              <w:rPr>
                <w:rFonts w:cstheme="minorHAnsi"/>
                <w:bCs/>
                <w:i/>
                <w:iCs/>
              </w:rPr>
              <w:t xml:space="preserve">limites </w:t>
            </w:r>
          </w:p>
          <w:p w:rsidRPr="004F76B4" w:rsidR="004F76B4" w:rsidRDefault="004F76B4" w14:paraId="1C1159C1" w14:textId="0C2E617B">
            <w:pPr>
              <w:pStyle w:val="Prrafodelista"/>
              <w:widowControl w:val="0"/>
              <w:numPr>
                <w:ilvl w:val="1"/>
                <w:numId w:val="19"/>
              </w:numPr>
              <w:spacing w:after="120" w:line="240" w:lineRule="auto"/>
              <w:rPr>
                <w:rFonts w:cstheme="minorHAnsi"/>
                <w:bCs/>
                <w:i/>
                <w:iCs/>
              </w:rPr>
            </w:pPr>
            <w:r w:rsidRPr="004F76B4">
              <w:rPr>
                <w:rFonts w:cstheme="minorHAnsi"/>
                <w:bCs/>
                <w:i/>
                <w:iCs/>
              </w:rPr>
              <w:t>Derivadas (parcial y regla de la cadena)</w:t>
            </w:r>
          </w:p>
          <w:p w:rsidRPr="004F76B4" w:rsidR="004F76B4" w:rsidP="004F76B4" w:rsidRDefault="004F76B4" w14:paraId="60AD06CC" w14:textId="7DEC62F6">
            <w:pPr>
              <w:widowControl w:val="0"/>
              <w:spacing w:after="120" w:line="240" w:lineRule="auto"/>
              <w:rPr>
                <w:rFonts w:cstheme="minorHAnsi"/>
                <w:bCs/>
                <w:i/>
                <w:iCs/>
              </w:rPr>
            </w:pPr>
            <w:r>
              <w:rPr>
                <w:rFonts w:cstheme="minorHAnsi"/>
                <w:bCs/>
                <w:i/>
                <w:iCs/>
              </w:rPr>
              <w:t xml:space="preserve">1.6 </w:t>
            </w:r>
            <w:r w:rsidRPr="004F76B4">
              <w:rPr>
                <w:rFonts w:cstheme="minorHAnsi"/>
                <w:bCs/>
                <w:i/>
                <w:iCs/>
              </w:rPr>
              <w:t>Integrales</w:t>
            </w:r>
          </w:p>
          <w:p w:rsidRPr="00613137" w:rsidR="004F76B4" w:rsidP="004F76B4" w:rsidRDefault="004F76B4" w14:paraId="68EA9719" w14:textId="77777777">
            <w:pPr>
              <w:rPr>
                <w:rFonts w:cs="Arial"/>
                <w:b/>
                <w:bCs/>
                <w:i/>
                <w:iCs/>
                <w:sz w:val="20"/>
              </w:rPr>
            </w:pPr>
            <w:r w:rsidRPr="00613137">
              <w:rPr>
                <w:rFonts w:cs="Arial"/>
                <w:b/>
                <w:i/>
                <w:iCs/>
                <w:sz w:val="20"/>
              </w:rPr>
              <w:t>Cálculo</w:t>
            </w:r>
            <w:r w:rsidRPr="00613137">
              <w:rPr>
                <w:rFonts w:cs="Arial"/>
                <w:i/>
                <w:iCs/>
                <w:sz w:val="20"/>
              </w:rPr>
              <w:t xml:space="preserve"> </w:t>
            </w:r>
            <w:r w:rsidRPr="00613137">
              <w:rPr>
                <w:rFonts w:cs="Arial"/>
                <w:b/>
                <w:bCs/>
                <w:i/>
                <w:iCs/>
                <w:sz w:val="20"/>
              </w:rPr>
              <w:t>de Probabilidad y distribuciones de probabilidad</w:t>
            </w:r>
          </w:p>
          <w:p w:rsidRPr="00110DAB" w:rsidR="004F76B4" w:rsidRDefault="004F76B4" w14:paraId="26891BD3" w14:textId="571C7688">
            <w:pPr>
              <w:pStyle w:val="Prrafodelista"/>
              <w:widowControl w:val="0"/>
              <w:numPr>
                <w:ilvl w:val="1"/>
                <w:numId w:val="20"/>
              </w:numPr>
              <w:spacing w:after="120" w:line="240" w:lineRule="auto"/>
              <w:rPr>
                <w:rFonts w:cstheme="minorHAnsi"/>
                <w:bCs/>
                <w:i/>
                <w:iCs/>
              </w:rPr>
            </w:pPr>
            <w:r w:rsidRPr="00110DAB">
              <w:rPr>
                <w:rFonts w:cstheme="minorHAnsi"/>
                <w:bCs/>
                <w:i/>
                <w:iCs/>
              </w:rPr>
              <w:t>Probabilidad y axiomas de probabilidad</w:t>
            </w:r>
          </w:p>
          <w:p w:rsidR="004F76B4" w:rsidRDefault="004F76B4" w14:paraId="74FD2DA3" w14:textId="18CC2835">
            <w:pPr>
              <w:pStyle w:val="Prrafodelista"/>
              <w:widowControl w:val="0"/>
              <w:numPr>
                <w:ilvl w:val="1"/>
                <w:numId w:val="20"/>
              </w:numPr>
              <w:spacing w:after="120" w:line="240" w:lineRule="auto"/>
              <w:rPr>
                <w:rFonts w:cstheme="minorHAnsi"/>
                <w:bCs/>
                <w:i/>
                <w:iCs/>
              </w:rPr>
            </w:pPr>
            <w:r w:rsidRPr="00A426ED">
              <w:rPr>
                <w:rFonts w:cstheme="minorHAnsi"/>
                <w:bCs/>
                <w:i/>
                <w:iCs/>
              </w:rPr>
              <w:t>Probabilidad condicional</w:t>
            </w:r>
            <w:r w:rsidR="00110DAB">
              <w:rPr>
                <w:rFonts w:cstheme="minorHAnsi"/>
                <w:bCs/>
                <w:i/>
                <w:iCs/>
              </w:rPr>
              <w:t xml:space="preserve"> y</w:t>
            </w:r>
            <w:r w:rsidRPr="00A426ED">
              <w:rPr>
                <w:rFonts w:cstheme="minorHAnsi"/>
                <w:bCs/>
                <w:i/>
                <w:iCs/>
              </w:rPr>
              <w:t xml:space="preserve"> regla de Bayes</w:t>
            </w:r>
          </w:p>
          <w:p w:rsidRPr="00E517FF" w:rsidR="00CA120D" w:rsidRDefault="004F76B4" w14:paraId="1BF1B00E" w14:textId="3EA784AC">
            <w:pPr>
              <w:pStyle w:val="Prrafodelista"/>
              <w:widowControl w:val="0"/>
              <w:numPr>
                <w:ilvl w:val="1"/>
                <w:numId w:val="20"/>
              </w:numPr>
              <w:spacing w:after="120" w:line="240" w:lineRule="auto"/>
              <w:rPr>
                <w:rFonts w:cstheme="minorHAnsi"/>
                <w:bCs/>
                <w:i/>
                <w:iCs/>
              </w:rPr>
            </w:pPr>
            <w:r w:rsidRPr="00110DAB">
              <w:rPr>
                <w:rFonts w:cstheme="minorHAnsi"/>
                <w:bCs/>
                <w:i/>
                <w:iCs/>
              </w:rPr>
              <w:t>Distribución binomial y normal</w:t>
            </w:r>
          </w:p>
        </w:tc>
      </w:tr>
      <w:tr w:rsidRPr="00C565EB" w:rsidR="002A60CF" w:rsidTr="4251143B" w14:paraId="48BA1092" w14:textId="77777777">
        <w:tc>
          <w:tcPr>
            <w:tcW w:w="9380" w:type="dxa"/>
            <w:gridSpan w:val="3"/>
            <w:shd w:val="clear" w:color="auto" w:fill="F2F2F2" w:themeFill="background1" w:themeFillShade="F2"/>
            <w:tcMar/>
          </w:tcPr>
          <w:p w:rsidRPr="006C13FF" w:rsidR="00332E8F" w:rsidP="006C13FF" w:rsidRDefault="002F3E53" w14:paraId="5FB548E3" w14:textId="330A901A">
            <w:pPr>
              <w:pStyle w:val="Ttulo1"/>
              <w:keepNext w:val="0"/>
              <w:keepLines w:val="0"/>
              <w:widowControl w:val="0"/>
              <w:shd w:val="clear" w:color="auto" w:fill="F7CAAC" w:themeFill="accent2" w:themeFillTint="66"/>
              <w:spacing w:line="276" w:lineRule="auto"/>
              <w:jc w:val="center"/>
              <w:outlineLvl w:val="0"/>
              <w:rPr>
                <w:rFonts w:ascii="Calibri" w:hAnsi="Calibri"/>
                <w:i/>
                <w:sz w:val="24"/>
                <w:szCs w:val="24"/>
                <w:lang w:val="es-CO"/>
              </w:rPr>
            </w:pPr>
            <w:r>
              <w:rPr>
                <w:rFonts w:ascii="Calibri" w:hAnsi="Calibri"/>
                <w:sz w:val="24"/>
                <w:szCs w:val="24"/>
                <w:lang w:val="es-CO"/>
              </w:rPr>
              <w:t>ACTIVIDADES DE APRENDIZAJE</w:t>
            </w:r>
            <w:r w:rsidR="007D7D5E">
              <w:rPr>
                <w:rFonts w:ascii="Calibri" w:hAnsi="Calibri"/>
                <w:b w:val="0"/>
                <w:sz w:val="24"/>
                <w:szCs w:val="24"/>
                <w:lang w:val="es-CO"/>
              </w:rPr>
              <w:t xml:space="preserve"> </w:t>
            </w:r>
          </w:p>
        </w:tc>
      </w:tr>
      <w:tr w:rsidRPr="00C565EB" w:rsidR="002A60CF" w:rsidTr="4251143B" w14:paraId="553E591C" w14:textId="77777777">
        <w:tc>
          <w:tcPr>
            <w:tcW w:w="9380" w:type="dxa"/>
            <w:gridSpan w:val="3"/>
            <w:shd w:val="clear" w:color="auto" w:fill="FFF2CC" w:themeFill="accent4" w:themeFillTint="33"/>
            <w:tcMar/>
          </w:tcPr>
          <w:p w:rsidRPr="00405123" w:rsidR="002A60CF" w:rsidP="00405123" w:rsidRDefault="002A60CF" w14:paraId="4DEE97B2" w14:textId="4D0B64DB">
            <w:pPr>
              <w:widowControl w:val="0"/>
              <w:spacing w:after="120" w:line="240" w:lineRule="auto"/>
              <w:rPr>
                <w:rFonts w:cs="Arial"/>
                <w:b/>
                <w:bCs/>
                <w:i/>
                <w:iCs/>
                <w:sz w:val="20"/>
              </w:rPr>
            </w:pPr>
            <w:r>
              <w:rPr>
                <w:rFonts w:ascii="Calibri" w:hAnsi="Calibri"/>
                <w:b/>
                <w:sz w:val="24"/>
                <w:szCs w:val="24"/>
                <w:lang w:val="es-CO"/>
              </w:rPr>
              <w:t>ACTIVIDAD</w:t>
            </w:r>
            <w:r w:rsidR="00581E09">
              <w:rPr>
                <w:rFonts w:ascii="Calibri" w:hAnsi="Calibri"/>
                <w:b/>
                <w:sz w:val="24"/>
                <w:szCs w:val="24"/>
                <w:lang w:val="es-CO"/>
              </w:rPr>
              <w:t xml:space="preserve"> </w:t>
            </w:r>
            <w:r w:rsidR="00D4611F">
              <w:rPr>
                <w:rFonts w:ascii="Calibri" w:hAnsi="Calibri"/>
                <w:b/>
                <w:sz w:val="24"/>
                <w:szCs w:val="24"/>
                <w:lang w:val="es-CO"/>
              </w:rPr>
              <w:t xml:space="preserve">1: </w:t>
            </w:r>
            <w:r w:rsidRPr="00D67E26" w:rsidR="00405123">
              <w:rPr>
                <w:rFonts w:cs="Arial"/>
                <w:b/>
                <w:bCs/>
                <w:i/>
                <w:iCs/>
                <w:color w:val="2F5496" w:themeColor="accent5" w:themeShade="BF"/>
                <w:sz w:val="20"/>
              </w:rPr>
              <w:t xml:space="preserve">¿Cómo representar, interpretar y optimizar procesos para la estimación de parámetros en modelos matemáticos y estadísticos?  </w:t>
            </w:r>
          </w:p>
        </w:tc>
      </w:tr>
      <w:tr w:rsidRPr="00A33806" w:rsidR="00932DAC" w:rsidTr="4251143B" w14:paraId="401AF46F" w14:textId="77777777">
        <w:tc>
          <w:tcPr>
            <w:tcW w:w="9380" w:type="dxa"/>
            <w:gridSpan w:val="3"/>
            <w:tcMar/>
          </w:tcPr>
          <w:p w:rsidR="00932DAC" w:rsidP="00D43C6C" w:rsidRDefault="00932DAC" w14:paraId="6C0B9384" w14:textId="54D48DD5">
            <w:pPr>
              <w:pStyle w:val="Sinespaciado"/>
              <w:jc w:val="left"/>
              <w:rPr>
                <w:rStyle w:val="nfasis"/>
                <w:rFonts w:ascii="Calibri" w:hAnsi="Calibri" w:cs="Calibri"/>
                <w:b/>
                <w:bCs/>
                <w:color w:val="000000"/>
                <w:lang w:val="es-CO"/>
              </w:rPr>
            </w:pPr>
            <w:r w:rsidRPr="00983D5B">
              <w:rPr>
                <w:rStyle w:val="nfasis"/>
                <w:rFonts w:ascii="Calibri" w:hAnsi="Calibri" w:cs="Calibri"/>
                <w:b/>
                <w:bCs/>
                <w:color w:val="000000"/>
                <w:lang w:val="es-CO"/>
              </w:rPr>
              <w:t>¿</w:t>
            </w:r>
            <w:r>
              <w:rPr>
                <w:rStyle w:val="nfasis"/>
                <w:rFonts w:ascii="Calibri" w:hAnsi="Calibri" w:cs="Calibri"/>
                <w:b/>
                <w:bCs/>
                <w:color w:val="000000"/>
                <w:lang w:val="es-CO"/>
              </w:rPr>
              <w:t>Qué vamos a lograr</w:t>
            </w:r>
            <w:r w:rsidRPr="00983D5B">
              <w:rPr>
                <w:rStyle w:val="nfasis"/>
                <w:rFonts w:ascii="Calibri" w:hAnsi="Calibri" w:cs="Calibri"/>
                <w:b/>
                <w:bCs/>
                <w:color w:val="000000"/>
                <w:lang w:val="es-CO"/>
              </w:rPr>
              <w:t>?</w:t>
            </w:r>
          </w:p>
          <w:p w:rsidR="002A578A" w:rsidP="00D43C6C" w:rsidRDefault="002A578A" w14:paraId="791B3396" w14:textId="77777777">
            <w:pPr>
              <w:pStyle w:val="Sinespaciado"/>
              <w:jc w:val="left"/>
              <w:rPr>
                <w:rStyle w:val="nfasis"/>
                <w:rFonts w:ascii="Calibri" w:hAnsi="Calibri" w:cs="Calibri"/>
                <w:b/>
                <w:bCs/>
                <w:color w:val="000000"/>
                <w:lang w:val="es-CO"/>
              </w:rPr>
            </w:pPr>
          </w:p>
          <w:p w:rsidRPr="00405123" w:rsidR="00D9759B" w:rsidP="00D43C6C" w:rsidRDefault="004A35B8" w14:paraId="5AB5B9AE" w14:textId="5F344C2C">
            <w:pPr>
              <w:pStyle w:val="Sinespaciado"/>
              <w:jc w:val="left"/>
              <w:rPr>
                <w:rFonts w:cs="Arial"/>
                <w:lang w:val="es-CO"/>
              </w:rPr>
            </w:pPr>
            <w:r>
              <w:rPr>
                <w:rFonts w:cs="Arial"/>
                <w:lang w:val="es-CO"/>
              </w:rPr>
              <w:t>Al finalizar esta actividad vas a tener claro qué es un modelo matemático</w:t>
            </w:r>
            <w:r w:rsidR="00CD397E">
              <w:rPr>
                <w:rFonts w:cs="Arial"/>
                <w:lang w:val="es-CO"/>
              </w:rPr>
              <w:t>, los parámetros y variables, además</w:t>
            </w:r>
            <w:r>
              <w:rPr>
                <w:rFonts w:cs="Arial"/>
                <w:lang w:val="es-CO"/>
              </w:rPr>
              <w:t xml:space="preserve"> reconoce</w:t>
            </w:r>
            <w:r w:rsidR="00D00C94">
              <w:rPr>
                <w:rFonts w:cs="Arial"/>
                <w:lang w:val="es-CO"/>
              </w:rPr>
              <w:t>rá</w:t>
            </w:r>
            <w:r>
              <w:rPr>
                <w:rFonts w:cs="Arial"/>
                <w:lang w:val="es-CO"/>
              </w:rPr>
              <w:t>s diferentes modelos, los</w:t>
            </w:r>
            <w:r w:rsidRPr="00405123" w:rsidR="002A578A">
              <w:rPr>
                <w:rFonts w:cs="Arial"/>
                <w:lang w:val="es-CO"/>
              </w:rPr>
              <w:t xml:space="preserve"> interpreta</w:t>
            </w:r>
            <w:r>
              <w:rPr>
                <w:rFonts w:cs="Arial"/>
                <w:lang w:val="es-CO"/>
              </w:rPr>
              <w:t>s, los</w:t>
            </w:r>
            <w:r w:rsidRPr="00405123" w:rsidR="00D9759B">
              <w:rPr>
                <w:rFonts w:cs="Arial"/>
                <w:lang w:val="es-CO"/>
              </w:rPr>
              <w:t xml:space="preserve"> describe</w:t>
            </w:r>
            <w:r>
              <w:rPr>
                <w:rFonts w:cs="Arial"/>
                <w:lang w:val="es-CO"/>
              </w:rPr>
              <w:t>s</w:t>
            </w:r>
            <w:r w:rsidRPr="00405123" w:rsidR="00D9759B">
              <w:rPr>
                <w:rFonts w:cs="Arial"/>
                <w:lang w:val="es-CO"/>
              </w:rPr>
              <w:t xml:space="preserve"> mediante</w:t>
            </w:r>
            <w:r w:rsidR="00BC6689">
              <w:rPr>
                <w:rFonts w:cs="Arial"/>
                <w:lang w:val="es-CO"/>
              </w:rPr>
              <w:t xml:space="preserve"> ecuaciones o</w:t>
            </w:r>
            <w:r w:rsidRPr="00405123" w:rsidR="00D9759B">
              <w:rPr>
                <w:rFonts w:cs="Arial"/>
                <w:lang w:val="es-CO"/>
              </w:rPr>
              <w:t xml:space="preserve"> </w:t>
            </w:r>
            <w:r w:rsidRPr="00405123" w:rsidR="00BB4BA5">
              <w:rPr>
                <w:rFonts w:cs="Arial"/>
                <w:lang w:val="es-CO"/>
              </w:rPr>
              <w:t>gráficos</w:t>
            </w:r>
            <w:r>
              <w:rPr>
                <w:rFonts w:cs="Arial"/>
                <w:lang w:val="es-CO"/>
              </w:rPr>
              <w:t xml:space="preserve"> y propone nuevas formas de modelar</w:t>
            </w:r>
            <w:r w:rsidRPr="00405123" w:rsidR="00D9759B">
              <w:rPr>
                <w:rFonts w:cs="Arial"/>
                <w:lang w:val="es-CO"/>
              </w:rPr>
              <w:t xml:space="preserve"> resultados o comportamientos</w:t>
            </w:r>
            <w:r w:rsidR="00C35BD3">
              <w:rPr>
                <w:rFonts w:cs="Arial"/>
                <w:lang w:val="es-CO"/>
              </w:rPr>
              <w:t xml:space="preserve"> y optimizar procesos</w:t>
            </w:r>
            <w:r w:rsidRPr="00405123" w:rsidR="00D9759B">
              <w:rPr>
                <w:rFonts w:cs="Arial"/>
                <w:lang w:val="es-CO"/>
              </w:rPr>
              <w:t xml:space="preserve"> que se dan en </w:t>
            </w:r>
            <w:r w:rsidRPr="00405123" w:rsidR="00405123">
              <w:rPr>
                <w:rFonts w:cs="Arial"/>
                <w:lang w:val="es-CO"/>
              </w:rPr>
              <w:t>el análisis</w:t>
            </w:r>
            <w:r w:rsidRPr="00405123" w:rsidR="00C73713">
              <w:rPr>
                <w:rFonts w:cs="Arial"/>
                <w:lang w:val="es-CO"/>
              </w:rPr>
              <w:t xml:space="preserve"> de </w:t>
            </w:r>
            <w:r w:rsidRPr="00405123" w:rsidR="00405123">
              <w:rPr>
                <w:rFonts w:cs="Arial"/>
                <w:lang w:val="es-CO"/>
              </w:rPr>
              <w:t>datos y</w:t>
            </w:r>
            <w:r w:rsidRPr="00405123" w:rsidR="00D9759B">
              <w:rPr>
                <w:rFonts w:cs="Arial"/>
                <w:lang w:val="es-CO"/>
              </w:rPr>
              <w:t xml:space="preserve"> el cálculo de probabilidades</w:t>
            </w:r>
            <w:r w:rsidR="00C35BD3">
              <w:rPr>
                <w:rFonts w:cs="Arial"/>
                <w:lang w:val="es-CO"/>
              </w:rPr>
              <w:t>.</w:t>
            </w:r>
          </w:p>
          <w:p w:rsidRPr="002A578A" w:rsidR="00932DAC" w:rsidP="00D43C6C" w:rsidRDefault="00932DAC" w14:paraId="37868EA4" w14:textId="42FC2667">
            <w:pPr>
              <w:pStyle w:val="Sinespaciado"/>
              <w:jc w:val="left"/>
              <w:rPr>
                <w:rFonts w:ascii="Calibri" w:hAnsi="Calibri"/>
                <w:i/>
                <w:color w:val="808080" w:themeColor="background1" w:themeShade="80"/>
                <w:sz w:val="22"/>
                <w:szCs w:val="24"/>
                <w:lang w:val="es-CO"/>
              </w:rPr>
            </w:pPr>
          </w:p>
        </w:tc>
      </w:tr>
      <w:tr w:rsidRPr="00A33806" w:rsidR="00932DAC" w:rsidTr="4251143B" w14:paraId="3C1C2B81" w14:textId="77777777">
        <w:tc>
          <w:tcPr>
            <w:tcW w:w="9380" w:type="dxa"/>
            <w:gridSpan w:val="3"/>
            <w:tcMar/>
          </w:tcPr>
          <w:p w:rsidR="00E94F01" w:rsidP="00CD397E" w:rsidRDefault="00932DAC" w14:paraId="1B283A67" w14:textId="659A955D">
            <w:pPr>
              <w:pStyle w:val="NormalWeb"/>
              <w:spacing w:before="0" w:beforeAutospacing="0" w:after="0" w:afterAutospacing="0"/>
              <w:rPr>
                <w:rStyle w:val="nfasis"/>
                <w:rFonts w:ascii="Calibri" w:hAnsi="Calibri" w:cs="Calibri" w:eastAsiaTheme="minorEastAsia"/>
                <w:b/>
                <w:bCs/>
                <w:color w:val="000000"/>
                <w:kern w:val="2"/>
                <w:sz w:val="20"/>
                <w:szCs w:val="22"/>
                <w:lang w:eastAsia="ko-KR"/>
              </w:rPr>
            </w:pPr>
            <w:r w:rsidRPr="00932DAC">
              <w:rPr>
                <w:rStyle w:val="nfasis"/>
                <w:rFonts w:ascii="Calibri" w:hAnsi="Calibri" w:cs="Calibri" w:eastAsiaTheme="minorEastAsia"/>
                <w:b/>
                <w:bCs/>
                <w:color w:val="000000"/>
                <w:kern w:val="2"/>
                <w:sz w:val="20"/>
                <w:szCs w:val="22"/>
                <w:lang w:eastAsia="ko-KR"/>
              </w:rPr>
              <w:t>¿Cómo lo vamos a lograr?</w:t>
            </w:r>
          </w:p>
          <w:p w:rsidR="003908E5" w:rsidP="00CD397E" w:rsidRDefault="003908E5" w14:paraId="2D7483F1" w14:textId="69F68A91">
            <w:pPr>
              <w:pStyle w:val="NormalWeb"/>
              <w:spacing w:before="0" w:beforeAutospacing="0" w:after="0" w:afterAutospacing="0"/>
              <w:rPr>
                <w:rStyle w:val="nfasis"/>
                <w:rFonts w:ascii="Calibri" w:hAnsi="Calibri" w:cs="Calibri" w:eastAsiaTheme="minorEastAsia"/>
                <w:b/>
                <w:bCs/>
                <w:color w:val="000000"/>
                <w:kern w:val="2"/>
                <w:sz w:val="20"/>
                <w:szCs w:val="22"/>
                <w:lang w:eastAsia="ko-KR"/>
              </w:rPr>
            </w:pPr>
          </w:p>
          <w:p w:rsidR="003908E5" w:rsidRDefault="006C7861" w14:paraId="49D85127" w14:textId="4DE08549">
            <w:pPr>
              <w:pStyle w:val="NormalWeb"/>
              <w:numPr>
                <w:ilvl w:val="0"/>
                <w:numId w:val="15"/>
              </w:numPr>
              <w:spacing w:before="0" w:beforeAutospacing="0" w:after="0" w:afterAutospacing="0"/>
              <w:rPr>
                <w:rStyle w:val="nfasis"/>
                <w:rFonts w:ascii="Calibri" w:hAnsi="Calibri" w:cs="Calibri" w:eastAsiaTheme="minorEastAsia"/>
                <w:b/>
                <w:bCs/>
                <w:i w:val="0"/>
                <w:iCs w:val="0"/>
                <w:color w:val="000000"/>
                <w:kern w:val="2"/>
                <w:sz w:val="22"/>
                <w:szCs w:val="22"/>
                <w:lang w:eastAsia="ko-KR"/>
              </w:rPr>
            </w:pPr>
            <w:r>
              <w:rPr>
                <w:rStyle w:val="nfasis"/>
                <w:rFonts w:ascii="Calibri" w:hAnsi="Calibri" w:cs="Calibri" w:eastAsiaTheme="minorEastAsia"/>
                <w:b/>
                <w:bCs/>
                <w:i w:val="0"/>
                <w:iCs w:val="0"/>
                <w:color w:val="000000"/>
                <w:kern w:val="2"/>
                <w:sz w:val="22"/>
                <w:szCs w:val="22"/>
                <w:lang w:eastAsia="ko-KR"/>
              </w:rPr>
              <w:t>En el recurso educativo p</w:t>
            </w:r>
            <w:r w:rsidRPr="00CA120D" w:rsidR="003908E5">
              <w:rPr>
                <w:rStyle w:val="nfasis"/>
                <w:rFonts w:ascii="Calibri" w:hAnsi="Calibri" w:cs="Calibri" w:eastAsiaTheme="minorEastAsia"/>
                <w:b/>
                <w:bCs/>
                <w:i w:val="0"/>
                <w:iCs w:val="0"/>
                <w:color w:val="000000"/>
                <w:kern w:val="2"/>
                <w:sz w:val="22"/>
                <w:szCs w:val="22"/>
                <w:lang w:eastAsia="ko-KR"/>
              </w:rPr>
              <w:t>uedes navegar siguiendo los distintos contenidos a tu ritmo, teniendo en cuenta los tiempos estipulados para cada actividad y siempre siguiendo el orden propuesto</w:t>
            </w:r>
            <w:r>
              <w:rPr>
                <w:rStyle w:val="nfasis"/>
                <w:rFonts w:ascii="Calibri" w:hAnsi="Calibri" w:cs="Calibri" w:eastAsiaTheme="minorEastAsia"/>
                <w:b/>
                <w:bCs/>
                <w:i w:val="0"/>
                <w:iCs w:val="0"/>
                <w:color w:val="000000"/>
                <w:kern w:val="2"/>
                <w:sz w:val="22"/>
                <w:szCs w:val="22"/>
                <w:lang w:eastAsia="ko-KR"/>
              </w:rPr>
              <w:t>, allí encontrarás las siguientes instrucciones:</w:t>
            </w:r>
            <w:r w:rsidRPr="00CA120D" w:rsidR="003908E5">
              <w:rPr>
                <w:rStyle w:val="nfasis"/>
                <w:rFonts w:ascii="Calibri" w:hAnsi="Calibri" w:cs="Calibri" w:eastAsiaTheme="minorEastAsia"/>
                <w:b/>
                <w:bCs/>
                <w:i w:val="0"/>
                <w:iCs w:val="0"/>
                <w:color w:val="000000"/>
                <w:kern w:val="2"/>
                <w:sz w:val="22"/>
                <w:szCs w:val="22"/>
                <w:lang w:eastAsia="ko-KR"/>
              </w:rPr>
              <w:t xml:space="preserve"> </w:t>
            </w:r>
          </w:p>
          <w:p w:rsidR="00980915" w:rsidP="003908E5" w:rsidRDefault="00980915" w14:paraId="3BCA0B6B" w14:textId="77777777">
            <w:pPr>
              <w:pStyle w:val="NormalWeb"/>
              <w:spacing w:before="0" w:beforeAutospacing="0" w:after="0" w:afterAutospacing="0"/>
              <w:rPr>
                <w:rStyle w:val="nfasis"/>
                <w:rFonts w:ascii="Calibri" w:hAnsi="Calibri" w:cs="Calibri" w:eastAsiaTheme="minorEastAsia"/>
                <w:b/>
                <w:bCs/>
                <w:i w:val="0"/>
                <w:iCs w:val="0"/>
                <w:color w:val="000000"/>
                <w:kern w:val="2"/>
                <w:sz w:val="22"/>
                <w:szCs w:val="22"/>
                <w:lang w:eastAsia="ko-KR"/>
              </w:rPr>
            </w:pPr>
          </w:p>
          <w:p w:rsidR="001D42DF" w:rsidRDefault="00764858" w14:paraId="427EBA67" w14:textId="55EA3E7E">
            <w:pPr>
              <w:pStyle w:val="NormalWeb"/>
              <w:numPr>
                <w:ilvl w:val="0"/>
                <w:numId w:val="15"/>
              </w:numPr>
              <w:spacing w:before="0" w:beforeAutospacing="0" w:after="0" w:afterAutospacing="0"/>
              <w:rPr>
                <w:rStyle w:val="nfasis"/>
                <w:rFonts w:ascii="Calibri" w:hAnsi="Calibri" w:cs="Calibri" w:eastAsiaTheme="minorEastAsia"/>
                <w:b/>
                <w:bCs/>
                <w:i w:val="0"/>
                <w:iCs w:val="0"/>
                <w:color w:val="000000"/>
                <w:kern w:val="2"/>
                <w:sz w:val="20"/>
                <w:szCs w:val="22"/>
                <w:lang w:eastAsia="ko-KR"/>
              </w:rPr>
            </w:pPr>
            <w:r>
              <w:rPr>
                <w:rStyle w:val="nfasis"/>
                <w:rFonts w:ascii="Calibri" w:hAnsi="Calibri" w:cs="Calibri" w:eastAsiaTheme="minorEastAsia"/>
                <w:b/>
                <w:bCs/>
                <w:i w:val="0"/>
                <w:iCs w:val="0"/>
                <w:color w:val="000000"/>
                <w:kern w:val="2"/>
                <w:sz w:val="20"/>
                <w:szCs w:val="22"/>
                <w:lang w:eastAsia="ko-KR"/>
              </w:rPr>
              <w:t xml:space="preserve">Notas </w:t>
            </w:r>
            <w:r w:rsidR="00782EAB">
              <w:rPr>
                <w:rStyle w:val="nfasis"/>
                <w:rFonts w:ascii="Calibri" w:hAnsi="Calibri" w:cs="Calibri" w:eastAsiaTheme="minorEastAsia"/>
                <w:b/>
                <w:bCs/>
                <w:i w:val="0"/>
                <w:iCs w:val="0"/>
                <w:color w:val="000000"/>
                <w:kern w:val="2"/>
                <w:sz w:val="20"/>
                <w:szCs w:val="22"/>
                <w:lang w:eastAsia="ko-KR"/>
              </w:rPr>
              <w:t>y ejercicios</w:t>
            </w:r>
          </w:p>
          <w:tbl>
            <w:tblPr>
              <w:tblStyle w:val="Tablaconcuadrcula"/>
              <w:tblW w:w="0" w:type="auto"/>
              <w:tblLook w:val="04A0" w:firstRow="1" w:lastRow="0" w:firstColumn="1" w:lastColumn="0" w:noHBand="0" w:noVBand="1"/>
            </w:tblPr>
            <w:tblGrid>
              <w:gridCol w:w="1126"/>
              <w:gridCol w:w="8028"/>
            </w:tblGrid>
            <w:tr w:rsidR="001D42DF" w:rsidTr="001A4921" w14:paraId="5AB39C97" w14:textId="77777777">
              <w:tc>
                <w:tcPr>
                  <w:tcW w:w="1040" w:type="dxa"/>
                </w:tcPr>
                <w:p w:rsidR="007D37E5" w:rsidP="001D42DF" w:rsidRDefault="007D37E5" w14:paraId="353AAEDC" w14:textId="77777777">
                  <w:pPr>
                    <w:pStyle w:val="NormalWeb"/>
                    <w:spacing w:before="0" w:beforeAutospacing="0" w:after="0" w:afterAutospacing="0"/>
                    <w:rPr>
                      <w:rFonts w:ascii="Calibri" w:hAnsi="Calibri" w:cs="Calibri" w:eastAsiaTheme="minorEastAsia"/>
                      <w:b/>
                      <w:bCs/>
                      <w:noProof/>
                      <w:color w:val="000000"/>
                      <w:kern w:val="2"/>
                      <w:sz w:val="20"/>
                      <w:szCs w:val="22"/>
                      <w:lang w:val="es-ES_tradnl" w:eastAsia="ko-KR"/>
                    </w:rPr>
                  </w:pPr>
                  <w:r w:rsidRPr="00D90FA2">
                    <w:rPr>
                      <w:rFonts w:ascii="Calibri" w:hAnsi="Calibri" w:cs="Calibri" w:eastAsiaTheme="minorEastAsia"/>
                      <w:b/>
                      <w:bCs/>
                      <w:noProof/>
                      <w:color w:val="000000"/>
                      <w:kern w:val="2"/>
                      <w:sz w:val="20"/>
                      <w:szCs w:val="22"/>
                      <w:lang w:val="es-ES_tradnl" w:eastAsia="ko-KR"/>
                    </w:rPr>
                    <w:drawing>
                      <wp:inline distT="0" distB="0" distL="0" distR="0" wp14:anchorId="5A5FFE3B" wp14:editId="2FA90450">
                        <wp:extent cx="577970" cy="577970"/>
                        <wp:effectExtent l="0" t="0" r="0" b="0"/>
                        <wp:docPr id="7" name="Gráfico 4" descr="Lápiz con relleno sólido">
                          <a:extLst xmlns:a="http://schemas.openxmlformats.org/drawingml/2006/main">
                            <a:ext uri="{FF2B5EF4-FFF2-40B4-BE49-F238E27FC236}">
                              <a16:creationId xmlns:a16="http://schemas.microsoft.com/office/drawing/2014/main" id="{10F6CC04-EBD4-485E-621A-685ADCC38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4" descr="Lápiz con relleno sólido">
                                  <a:extLst>
                                    <a:ext uri="{FF2B5EF4-FFF2-40B4-BE49-F238E27FC236}">
                                      <a16:creationId xmlns:a16="http://schemas.microsoft.com/office/drawing/2014/main" id="{10F6CC04-EBD4-485E-621A-685ADCC38E33}"/>
                                    </a:ext>
                                  </a:extLst>
                                </pic:cNvPr>
                                <pic:cNvPicPr>
                                  <a:picLocks noChangeAspect="1"/>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0" y="0"/>
                                  <a:ext cx="580593" cy="580593"/>
                                </a:xfrm>
                                <a:prstGeom prst="rect">
                                  <a:avLst/>
                                </a:prstGeom>
                              </pic:spPr>
                            </pic:pic>
                          </a:graphicData>
                        </a:graphic>
                      </wp:inline>
                    </w:drawing>
                  </w:r>
                </w:p>
                <w:p w:rsidR="001D42DF" w:rsidP="001D42DF" w:rsidRDefault="001D42DF" w14:paraId="0AE306AE" w14:textId="63622EA1">
                  <w:pPr>
                    <w:pStyle w:val="NormalWeb"/>
                    <w:spacing w:before="0" w:beforeAutospacing="0" w:after="0" w:afterAutospacing="0"/>
                    <w:rPr>
                      <w:rStyle w:val="nfasis"/>
                      <w:rFonts w:ascii="Calibri" w:hAnsi="Calibri" w:cs="Calibri" w:eastAsiaTheme="minorEastAsia"/>
                      <w:b/>
                      <w:bCs/>
                      <w:i w:val="0"/>
                      <w:iCs w:val="0"/>
                      <w:color w:val="000000"/>
                      <w:kern w:val="2"/>
                      <w:sz w:val="20"/>
                      <w:szCs w:val="22"/>
                      <w:lang w:eastAsia="ko-KR"/>
                    </w:rPr>
                  </w:pPr>
                </w:p>
              </w:tc>
              <w:tc>
                <w:tcPr>
                  <w:tcW w:w="8114" w:type="dxa"/>
                </w:tcPr>
                <w:p w:rsidRPr="00764858" w:rsidR="00AB179B" w:rsidP="001D42DF" w:rsidRDefault="001D42DF" w14:paraId="3D64B21C" w14:textId="2F160DBA">
                  <w:pPr>
                    <w:pStyle w:val="NormalWeb"/>
                    <w:spacing w:before="0" w:beforeAutospacing="0" w:after="0" w:afterAutospacing="0"/>
                    <w:rPr>
                      <w:rStyle w:val="nfasis"/>
                      <w:rFonts w:ascii="Calibri" w:hAnsi="Calibri" w:cs="Calibri" w:eastAsiaTheme="minorEastAsia"/>
                      <w:i w:val="0"/>
                      <w:iCs w:val="0"/>
                      <w:color w:val="000000"/>
                      <w:kern w:val="2"/>
                      <w:sz w:val="20"/>
                      <w:szCs w:val="22"/>
                      <w:lang w:eastAsia="ko-KR"/>
                    </w:rPr>
                  </w:pPr>
                  <w:r w:rsidRPr="00502E5E">
                    <w:rPr>
                      <w:rStyle w:val="nfasis"/>
                      <w:rFonts w:ascii="Calibri" w:hAnsi="Calibri" w:cs="Calibri" w:eastAsiaTheme="minorEastAsia"/>
                      <w:i w:val="0"/>
                      <w:iCs w:val="0"/>
                      <w:color w:val="000000"/>
                      <w:kern w:val="2"/>
                      <w:sz w:val="20"/>
                      <w:szCs w:val="22"/>
                      <w:lang w:eastAsia="ko-KR"/>
                    </w:rPr>
                    <w:t>Para afianzar tu formación es importante que tengas a mano cuaderno y lápiz o bolígrafo.  Cada vez que veas las definiciones y se muestren los ejemplos es importante que los escribas, te va</w:t>
                  </w:r>
                  <w:r>
                    <w:rPr>
                      <w:rStyle w:val="nfasis"/>
                      <w:rFonts w:ascii="Calibri" w:hAnsi="Calibri" w:cs="Calibri" w:eastAsiaTheme="minorEastAsia"/>
                      <w:i w:val="0"/>
                      <w:iCs w:val="0"/>
                      <w:color w:val="000000"/>
                      <w:kern w:val="2"/>
                      <w:sz w:val="20"/>
                      <w:szCs w:val="22"/>
                      <w:lang w:eastAsia="ko-KR"/>
                    </w:rPr>
                    <w:t>m</w:t>
                  </w:r>
                  <w:r w:rsidRPr="00502E5E">
                    <w:rPr>
                      <w:rStyle w:val="nfasis"/>
                      <w:rFonts w:ascii="Calibri" w:hAnsi="Calibri" w:cs="Calibri" w:eastAsiaTheme="minorEastAsia"/>
                      <w:i w:val="0"/>
                      <w:iCs w:val="0"/>
                      <w:color w:val="000000"/>
                      <w:kern w:val="2"/>
                      <w:sz w:val="20"/>
                      <w:szCs w:val="22"/>
                      <w:lang w:eastAsia="ko-KR"/>
                    </w:rPr>
                    <w:t>os a plantear una serie de preguntas, si escribes conseguirás fijar mejor tus conocimientos y cuando revises los apuntes verás tu avance. Cuando veas este icono sabrás que es importante t</w:t>
                  </w:r>
                  <w:r>
                    <w:rPr>
                      <w:rStyle w:val="nfasis"/>
                      <w:rFonts w:ascii="Calibri" w:hAnsi="Calibri" w:cs="Calibri" w:eastAsiaTheme="minorEastAsia"/>
                      <w:i w:val="0"/>
                      <w:iCs w:val="0"/>
                      <w:color w:val="000000"/>
                      <w:kern w:val="2"/>
                      <w:sz w:val="20"/>
                      <w:szCs w:val="22"/>
                      <w:lang w:eastAsia="ko-KR"/>
                    </w:rPr>
                    <w:t>oma</w:t>
                  </w:r>
                  <w:r w:rsidRPr="00502E5E">
                    <w:rPr>
                      <w:rStyle w:val="nfasis"/>
                      <w:rFonts w:ascii="Calibri" w:hAnsi="Calibri" w:cs="Calibri" w:eastAsiaTheme="minorEastAsia"/>
                      <w:i w:val="0"/>
                      <w:iCs w:val="0"/>
                      <w:color w:val="000000"/>
                      <w:kern w:val="2"/>
                      <w:sz w:val="20"/>
                      <w:szCs w:val="22"/>
                      <w:lang w:eastAsia="ko-KR"/>
                    </w:rPr>
                    <w:t>r notas</w:t>
                  </w:r>
                  <w:r w:rsidR="00764858">
                    <w:rPr>
                      <w:rStyle w:val="nfasis"/>
                      <w:rFonts w:ascii="Calibri" w:hAnsi="Calibri" w:cs="Calibri" w:eastAsiaTheme="minorEastAsia"/>
                      <w:i w:val="0"/>
                      <w:iCs w:val="0"/>
                      <w:color w:val="000000"/>
                      <w:kern w:val="2"/>
                      <w:sz w:val="20"/>
                      <w:szCs w:val="22"/>
                      <w:lang w:eastAsia="ko-KR"/>
                    </w:rPr>
                    <w:t xml:space="preserve"> </w:t>
                  </w:r>
                  <w:r w:rsidR="004F76B4">
                    <w:rPr>
                      <w:rStyle w:val="nfasis"/>
                      <w:rFonts w:ascii="Calibri" w:hAnsi="Calibri" w:cs="Calibri" w:eastAsiaTheme="minorEastAsia"/>
                      <w:i w:val="0"/>
                      <w:iCs w:val="0"/>
                      <w:color w:val="000000"/>
                      <w:kern w:val="2"/>
                      <w:sz w:val="20"/>
                      <w:szCs w:val="22"/>
                      <w:lang w:eastAsia="ko-KR"/>
                    </w:rPr>
                    <w:t xml:space="preserve">y </w:t>
                  </w:r>
                  <w:r w:rsidRPr="00AB179B" w:rsidR="004F76B4">
                    <w:rPr>
                      <w:rStyle w:val="nfasis"/>
                      <w:rFonts w:ascii="Calibri" w:hAnsi="Calibri" w:cs="Calibri" w:eastAsiaTheme="minorEastAsia"/>
                      <w:i w:val="0"/>
                      <w:iCs w:val="0"/>
                      <w:color w:val="000000"/>
                      <w:kern w:val="2"/>
                      <w:sz w:val="20"/>
                      <w:szCs w:val="22"/>
                      <w:lang w:eastAsia="ko-KR"/>
                    </w:rPr>
                    <w:t>también</w:t>
                  </w:r>
                  <w:r w:rsidRPr="00AB179B" w:rsidR="00AB179B">
                    <w:rPr>
                      <w:rStyle w:val="nfasis"/>
                      <w:rFonts w:ascii="Calibri" w:hAnsi="Calibri" w:cs="Calibri" w:eastAsiaTheme="minorEastAsia"/>
                      <w:i w:val="0"/>
                      <w:iCs w:val="0"/>
                      <w:color w:val="000000"/>
                      <w:kern w:val="2"/>
                      <w:sz w:val="20"/>
                      <w:szCs w:val="22"/>
                      <w:lang w:eastAsia="ko-KR"/>
                    </w:rPr>
                    <w:t xml:space="preserve"> </w:t>
                  </w:r>
                  <w:r w:rsidR="006C7861">
                    <w:rPr>
                      <w:rStyle w:val="nfasis"/>
                      <w:rFonts w:ascii="Calibri" w:hAnsi="Calibri" w:cs="Calibri" w:eastAsiaTheme="minorEastAsia"/>
                      <w:i w:val="0"/>
                      <w:iCs w:val="0"/>
                      <w:color w:val="000000"/>
                      <w:kern w:val="2"/>
                      <w:sz w:val="20"/>
                      <w:szCs w:val="22"/>
                      <w:lang w:eastAsia="ko-KR"/>
                    </w:rPr>
                    <w:t>resolver</w:t>
                  </w:r>
                  <w:r w:rsidRPr="00AB179B" w:rsidR="006C7861">
                    <w:rPr>
                      <w:rStyle w:val="nfasis"/>
                      <w:rFonts w:ascii="Calibri" w:hAnsi="Calibri" w:cs="Calibri" w:eastAsiaTheme="minorEastAsia"/>
                      <w:i w:val="0"/>
                      <w:iCs w:val="0"/>
                      <w:color w:val="000000"/>
                      <w:kern w:val="2"/>
                      <w:sz w:val="20"/>
                      <w:szCs w:val="22"/>
                      <w:lang w:eastAsia="ko-KR"/>
                    </w:rPr>
                    <w:t xml:space="preserve"> </w:t>
                  </w:r>
                  <w:r w:rsidR="006C7861">
                    <w:rPr>
                      <w:rStyle w:val="nfasis"/>
                      <w:rFonts w:ascii="Calibri" w:hAnsi="Calibri" w:cs="Calibri" w:eastAsiaTheme="minorEastAsia"/>
                      <w:i w:val="0"/>
                      <w:iCs w:val="0"/>
                      <w:color w:val="000000"/>
                      <w:kern w:val="2"/>
                      <w:sz w:val="20"/>
                      <w:szCs w:val="22"/>
                      <w:lang w:eastAsia="ko-KR"/>
                    </w:rPr>
                    <w:t>los</w:t>
                  </w:r>
                  <w:r w:rsidRPr="00AB179B" w:rsidR="00AB179B">
                    <w:rPr>
                      <w:rStyle w:val="nfasis"/>
                      <w:rFonts w:ascii="Calibri" w:hAnsi="Calibri" w:cs="Calibri" w:eastAsiaTheme="minorEastAsia"/>
                      <w:i w:val="0"/>
                      <w:iCs w:val="0"/>
                      <w:color w:val="000000"/>
                      <w:kern w:val="2"/>
                      <w:sz w:val="20"/>
                      <w:szCs w:val="22"/>
                      <w:lang w:eastAsia="ko-KR"/>
                    </w:rPr>
                    <w:t xml:space="preserve"> ejercicios </w:t>
                  </w:r>
                  <w:r w:rsidRPr="00EF6973" w:rsidR="006C7861">
                    <w:rPr>
                      <w:rStyle w:val="nfasis"/>
                      <w:rFonts w:ascii="Calibri" w:hAnsi="Calibri" w:cs="Calibri" w:eastAsiaTheme="minorEastAsia"/>
                      <w:i w:val="0"/>
                      <w:iCs w:val="0"/>
                      <w:color w:val="000000"/>
                      <w:kern w:val="2"/>
                      <w:sz w:val="20"/>
                      <w:szCs w:val="22"/>
                      <w:lang w:eastAsia="ko-KR"/>
                    </w:rPr>
                    <w:t>propuestos.</w:t>
                  </w:r>
                </w:p>
                <w:p w:rsidRPr="00502E5E" w:rsidR="00AB179B" w:rsidP="001D42DF" w:rsidRDefault="00AB179B" w14:paraId="4283F0A4" w14:textId="180CC816">
                  <w:pPr>
                    <w:pStyle w:val="NormalWeb"/>
                    <w:spacing w:before="0" w:beforeAutospacing="0" w:after="0" w:afterAutospacing="0"/>
                    <w:rPr>
                      <w:rStyle w:val="nfasis"/>
                      <w:rFonts w:ascii="Calibri" w:hAnsi="Calibri" w:cs="Calibri" w:eastAsiaTheme="minorEastAsia"/>
                      <w:i w:val="0"/>
                      <w:iCs w:val="0"/>
                      <w:color w:val="000000"/>
                      <w:kern w:val="2"/>
                      <w:sz w:val="20"/>
                      <w:szCs w:val="22"/>
                      <w:lang w:eastAsia="ko-KR"/>
                    </w:rPr>
                  </w:pPr>
                </w:p>
              </w:tc>
            </w:tr>
            <w:tr w:rsidR="00782EAB" w:rsidTr="001A4921" w14:paraId="0768B2C2" w14:textId="77777777">
              <w:tc>
                <w:tcPr>
                  <w:tcW w:w="1040" w:type="dxa"/>
                </w:tcPr>
                <w:p w:rsidRPr="00D90FA2" w:rsidR="00782EAB" w:rsidP="001D42DF" w:rsidRDefault="00782EAB" w14:paraId="544B3ED1" w14:textId="40F755DF">
                  <w:pPr>
                    <w:pStyle w:val="NormalWeb"/>
                    <w:spacing w:before="0" w:beforeAutospacing="0" w:after="0" w:afterAutospacing="0"/>
                    <w:rPr>
                      <w:rFonts w:ascii="Calibri" w:hAnsi="Calibri" w:cs="Calibri" w:eastAsiaTheme="minorEastAsia"/>
                      <w:b/>
                      <w:bCs/>
                      <w:noProof/>
                      <w:color w:val="000000"/>
                      <w:kern w:val="2"/>
                      <w:sz w:val="20"/>
                      <w:szCs w:val="22"/>
                      <w:lang w:val="es-ES_tradnl" w:eastAsia="ko-KR"/>
                    </w:rPr>
                  </w:pPr>
                  <w:r w:rsidRPr="00782EAB">
                    <w:rPr>
                      <w:rFonts w:ascii="Calibri" w:hAnsi="Calibri" w:cs="Calibri" w:eastAsiaTheme="minorEastAsia"/>
                      <w:b/>
                      <w:bCs/>
                      <w:noProof/>
                      <w:color w:val="000000"/>
                      <w:kern w:val="2"/>
                      <w:sz w:val="20"/>
                      <w:szCs w:val="22"/>
                      <w:lang w:val="es-ES_tradnl" w:eastAsia="ko-KR"/>
                    </w:rPr>
                    <w:drawing>
                      <wp:inline distT="0" distB="0" distL="0" distR="0" wp14:anchorId="6BA6234D" wp14:editId="5083472F">
                        <wp:extent cx="560614" cy="560614"/>
                        <wp:effectExtent l="0" t="0" r="0" b="0"/>
                        <wp:docPr id="6" name="Marcador de contenido 7" descr="Libro abierto contorno">
                          <a:extLst xmlns:a="http://schemas.openxmlformats.org/drawingml/2006/main">
                            <a:ext uri="{FF2B5EF4-FFF2-40B4-BE49-F238E27FC236}">
                              <a16:creationId xmlns:a16="http://schemas.microsoft.com/office/drawing/2014/main" id="{CB2658ED-572F-321C-ACDD-D40B76D58F4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Marcador de contenido 7" descr="Libro abierto contorno">
                                  <a:extLst>
                                    <a:ext uri="{FF2B5EF4-FFF2-40B4-BE49-F238E27FC236}">
                                      <a16:creationId xmlns:a16="http://schemas.microsoft.com/office/drawing/2014/main" id="{CB2658ED-572F-321C-ACDD-D40B76D58F46}"/>
                                    </a:ext>
                                  </a:extLst>
                                </pic:cNvPr>
                                <pic:cNvPicPr>
                                  <a:picLocks noGrp="1" noChangeAspect="1"/>
                                </pic:cNvPicPr>
                              </pic:nvPicPr>
                              <pic:blipFill>
                                <a:blip r:embed="rId33">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a:xfrm>
                                  <a:off x="0" y="0"/>
                                  <a:ext cx="563387" cy="563387"/>
                                </a:xfrm>
                                <a:prstGeom prst="rect">
                                  <a:avLst/>
                                </a:prstGeom>
                              </pic:spPr>
                            </pic:pic>
                          </a:graphicData>
                        </a:graphic>
                      </wp:inline>
                    </w:drawing>
                  </w:r>
                </w:p>
              </w:tc>
              <w:tc>
                <w:tcPr>
                  <w:tcW w:w="8114" w:type="dxa"/>
                </w:tcPr>
                <w:p w:rsidRPr="00764858" w:rsidR="00782EAB" w:rsidP="00782EAB" w:rsidRDefault="00782EAB" w14:paraId="4C50A7D0" w14:textId="6C6FA1B3">
                  <w:pPr>
                    <w:pStyle w:val="NormalWeb"/>
                    <w:spacing w:before="0" w:beforeAutospacing="0" w:after="0" w:afterAutospacing="0"/>
                    <w:rPr>
                      <w:rStyle w:val="nfasis"/>
                      <w:rFonts w:ascii="Calibri" w:hAnsi="Calibri" w:cs="Calibri" w:eastAsiaTheme="minorEastAsia"/>
                      <w:i w:val="0"/>
                      <w:iCs w:val="0"/>
                      <w:color w:val="000000"/>
                      <w:kern w:val="2"/>
                      <w:sz w:val="20"/>
                      <w:szCs w:val="22"/>
                      <w:lang w:eastAsia="ko-KR"/>
                    </w:rPr>
                  </w:pPr>
                  <w:r>
                    <w:rPr>
                      <w:rStyle w:val="nfasis"/>
                      <w:rFonts w:ascii="Calibri" w:hAnsi="Calibri" w:cs="Calibri" w:eastAsiaTheme="minorEastAsia"/>
                      <w:i w:val="0"/>
                      <w:iCs w:val="0"/>
                      <w:color w:val="000000"/>
                      <w:kern w:val="2"/>
                      <w:sz w:val="20"/>
                      <w:szCs w:val="22"/>
                      <w:lang w:val="es-ES_tradnl" w:eastAsia="ko-KR"/>
                    </w:rPr>
                    <w:t>De igual forma e</w:t>
                  </w:r>
                  <w:r>
                    <w:rPr>
                      <w:rStyle w:val="nfasis"/>
                      <w:rFonts w:ascii="Calibri" w:hAnsi="Calibri" w:cs="Calibri" w:eastAsiaTheme="minorEastAsia"/>
                      <w:i w:val="0"/>
                      <w:iCs w:val="0"/>
                      <w:color w:val="000000"/>
                      <w:kern w:val="2"/>
                      <w:sz w:val="20"/>
                      <w:szCs w:val="22"/>
                      <w:lang w:eastAsia="ko-KR"/>
                    </w:rPr>
                    <w:t>n las diferentes temáticas tendrás el reto de resolver los ejercicios propuestos para alcanzar tu habilidad</w:t>
                  </w:r>
                  <w:r w:rsidRPr="00502E5E">
                    <w:rPr>
                      <w:rStyle w:val="nfasis"/>
                      <w:rFonts w:ascii="Calibri" w:hAnsi="Calibri" w:cs="Calibri" w:eastAsiaTheme="minorEastAsia"/>
                      <w:i w:val="0"/>
                      <w:iCs w:val="0"/>
                      <w:color w:val="000000"/>
                      <w:kern w:val="2"/>
                      <w:sz w:val="20"/>
                      <w:szCs w:val="22"/>
                      <w:lang w:eastAsia="ko-KR"/>
                    </w:rPr>
                    <w:t>, te va</w:t>
                  </w:r>
                  <w:r>
                    <w:rPr>
                      <w:rStyle w:val="nfasis"/>
                      <w:rFonts w:ascii="Calibri" w:hAnsi="Calibri" w:cs="Calibri" w:eastAsiaTheme="minorEastAsia"/>
                      <w:i w:val="0"/>
                      <w:iCs w:val="0"/>
                      <w:color w:val="000000"/>
                      <w:kern w:val="2"/>
                      <w:sz w:val="20"/>
                      <w:szCs w:val="22"/>
                      <w:lang w:eastAsia="ko-KR"/>
                    </w:rPr>
                    <w:t>m</w:t>
                  </w:r>
                  <w:r w:rsidRPr="00502E5E">
                    <w:rPr>
                      <w:rStyle w:val="nfasis"/>
                      <w:rFonts w:ascii="Calibri" w:hAnsi="Calibri" w:cs="Calibri" w:eastAsiaTheme="minorEastAsia"/>
                      <w:i w:val="0"/>
                      <w:iCs w:val="0"/>
                      <w:color w:val="000000"/>
                      <w:kern w:val="2"/>
                      <w:sz w:val="20"/>
                      <w:szCs w:val="22"/>
                      <w:lang w:eastAsia="ko-KR"/>
                    </w:rPr>
                    <w:t xml:space="preserve">os a plantear una serie de </w:t>
                  </w:r>
                  <w:r>
                    <w:rPr>
                      <w:rStyle w:val="nfasis"/>
                      <w:rFonts w:ascii="Calibri" w:hAnsi="Calibri" w:cs="Calibri" w:eastAsiaTheme="minorEastAsia"/>
                      <w:i w:val="0"/>
                      <w:iCs w:val="0"/>
                      <w:color w:val="000000"/>
                      <w:kern w:val="2"/>
                      <w:sz w:val="20"/>
                      <w:szCs w:val="22"/>
                      <w:lang w:eastAsia="ko-KR"/>
                    </w:rPr>
                    <w:t>ejercicios</w:t>
                  </w:r>
                  <w:r w:rsidR="00D039F3">
                    <w:rPr>
                      <w:rStyle w:val="nfasis"/>
                      <w:rFonts w:ascii="Calibri" w:hAnsi="Calibri" w:cs="Calibri" w:eastAsiaTheme="minorEastAsia"/>
                      <w:i w:val="0"/>
                      <w:iCs w:val="0"/>
                      <w:color w:val="000000"/>
                      <w:kern w:val="2"/>
                      <w:sz w:val="20"/>
                      <w:szCs w:val="22"/>
                      <w:lang w:eastAsia="ko-KR"/>
                    </w:rPr>
                    <w:t>.</w:t>
                  </w:r>
                  <w:r w:rsidRPr="00502E5E">
                    <w:rPr>
                      <w:rStyle w:val="nfasis"/>
                      <w:rFonts w:ascii="Calibri" w:hAnsi="Calibri" w:cs="Calibri" w:eastAsiaTheme="minorEastAsia"/>
                      <w:i w:val="0"/>
                      <w:iCs w:val="0"/>
                      <w:color w:val="000000"/>
                      <w:kern w:val="2"/>
                      <w:sz w:val="20"/>
                      <w:szCs w:val="22"/>
                      <w:lang w:eastAsia="ko-KR"/>
                    </w:rPr>
                    <w:t xml:space="preserve"> Cuando veas este icono sabrás que</w:t>
                  </w:r>
                  <w:r w:rsidRPr="00AB179B">
                    <w:rPr>
                      <w:rStyle w:val="nfasis"/>
                      <w:rFonts w:ascii="Calibri" w:hAnsi="Calibri" w:cs="Calibri" w:eastAsiaTheme="minorEastAsia"/>
                      <w:i w:val="0"/>
                      <w:iCs w:val="0"/>
                      <w:color w:val="000000"/>
                      <w:kern w:val="2"/>
                      <w:sz w:val="20"/>
                      <w:szCs w:val="22"/>
                      <w:lang w:eastAsia="ko-KR"/>
                    </w:rPr>
                    <w:t xml:space="preserve"> hay ejercicios para resolver</w:t>
                  </w:r>
                  <w:r w:rsidR="006C7861">
                    <w:rPr>
                      <w:rStyle w:val="nfasis"/>
                      <w:rFonts w:ascii="Calibri" w:hAnsi="Calibri" w:cs="Calibri" w:eastAsiaTheme="minorEastAsia"/>
                      <w:i w:val="0"/>
                      <w:iCs w:val="0"/>
                      <w:color w:val="000000"/>
                      <w:kern w:val="2"/>
                      <w:sz w:val="20"/>
                      <w:szCs w:val="22"/>
                      <w:lang w:eastAsia="ko-KR"/>
                    </w:rPr>
                    <w:t>.</w:t>
                  </w:r>
                  <w:r>
                    <w:rPr>
                      <w:rStyle w:val="nfasis"/>
                      <w:rFonts w:ascii="Calibri" w:hAnsi="Calibri" w:cs="Calibri" w:eastAsiaTheme="minorEastAsia"/>
                      <w:color w:val="000000"/>
                      <w:kern w:val="2"/>
                      <w:lang w:eastAsia="ko-KR"/>
                    </w:rPr>
                    <w:t xml:space="preserve"> </w:t>
                  </w:r>
                </w:p>
                <w:p w:rsidRPr="00502E5E" w:rsidR="00782EAB" w:rsidP="001D42DF" w:rsidRDefault="00782EAB" w14:paraId="65B5B835" w14:textId="77777777">
                  <w:pPr>
                    <w:pStyle w:val="NormalWeb"/>
                    <w:spacing w:before="0" w:beforeAutospacing="0" w:after="0" w:afterAutospacing="0"/>
                    <w:rPr>
                      <w:rStyle w:val="nfasis"/>
                      <w:rFonts w:ascii="Calibri" w:hAnsi="Calibri" w:cs="Calibri" w:eastAsiaTheme="minorEastAsia"/>
                      <w:i w:val="0"/>
                      <w:iCs w:val="0"/>
                      <w:color w:val="000000"/>
                      <w:kern w:val="2"/>
                      <w:sz w:val="20"/>
                      <w:szCs w:val="22"/>
                      <w:lang w:eastAsia="ko-KR"/>
                    </w:rPr>
                  </w:pPr>
                </w:p>
              </w:tc>
            </w:tr>
            <w:tr w:rsidR="001D42DF" w:rsidTr="001A4921" w14:paraId="283D7FE3" w14:textId="77777777">
              <w:tc>
                <w:tcPr>
                  <w:tcW w:w="9154" w:type="dxa"/>
                  <w:gridSpan w:val="2"/>
                </w:tcPr>
                <w:p w:rsidR="00980915" w:rsidP="001D42DF" w:rsidRDefault="00980915" w14:paraId="3AEF893A" w14:textId="77777777">
                  <w:pPr>
                    <w:pStyle w:val="NormalWeb"/>
                    <w:spacing w:before="0" w:beforeAutospacing="0" w:after="0" w:afterAutospacing="0"/>
                    <w:rPr>
                      <w:rStyle w:val="nfasis"/>
                      <w:rFonts w:ascii="Calibri" w:hAnsi="Calibri" w:cs="Calibri" w:eastAsiaTheme="minorEastAsia"/>
                      <w:b/>
                      <w:bCs/>
                      <w:i w:val="0"/>
                      <w:iCs w:val="0"/>
                      <w:color w:val="000000"/>
                      <w:kern w:val="2"/>
                      <w:sz w:val="20"/>
                      <w:szCs w:val="22"/>
                      <w:lang w:val="es-ES_tradnl" w:eastAsia="ko-KR"/>
                    </w:rPr>
                  </w:pPr>
                </w:p>
                <w:p w:rsidR="00980915" w:rsidP="001D42DF" w:rsidRDefault="00980915" w14:paraId="7A3D893C" w14:textId="77777777">
                  <w:pPr>
                    <w:pStyle w:val="NormalWeb"/>
                    <w:spacing w:before="0" w:beforeAutospacing="0" w:after="0" w:afterAutospacing="0"/>
                    <w:rPr>
                      <w:rStyle w:val="nfasis"/>
                      <w:rFonts w:cs="Calibri" w:eastAsiaTheme="minorEastAsia"/>
                      <w:b/>
                      <w:bCs/>
                      <w:color w:val="000000"/>
                      <w:kern w:val="2"/>
                      <w:sz w:val="20"/>
                      <w:szCs w:val="22"/>
                      <w:lang w:val="es-ES_tradnl" w:eastAsia="ko-KR"/>
                    </w:rPr>
                  </w:pPr>
                </w:p>
                <w:p w:rsidR="001D42DF" w:rsidRDefault="004F76B4" w14:paraId="74E19816" w14:textId="5A080EA4">
                  <w:pPr>
                    <w:pStyle w:val="NormalWeb"/>
                    <w:numPr>
                      <w:ilvl w:val="0"/>
                      <w:numId w:val="17"/>
                    </w:numPr>
                    <w:spacing w:before="0" w:beforeAutospacing="0" w:after="0" w:afterAutospacing="0"/>
                    <w:rPr>
                      <w:rStyle w:val="nfasis"/>
                      <w:rFonts w:ascii="Calibri" w:hAnsi="Calibri" w:cs="Calibri" w:eastAsiaTheme="minorEastAsia"/>
                      <w:b/>
                      <w:bCs/>
                      <w:i w:val="0"/>
                      <w:iCs w:val="0"/>
                      <w:color w:val="000000"/>
                      <w:kern w:val="2"/>
                      <w:sz w:val="20"/>
                      <w:szCs w:val="22"/>
                      <w:lang w:val="es-ES_tradnl" w:eastAsia="ko-KR"/>
                    </w:rPr>
                  </w:pPr>
                  <w:r>
                    <w:rPr>
                      <w:rStyle w:val="nfasis"/>
                      <w:rFonts w:ascii="Calibri" w:hAnsi="Calibri" w:cs="Calibri" w:eastAsiaTheme="minorEastAsia"/>
                      <w:b/>
                      <w:bCs/>
                      <w:i w:val="0"/>
                      <w:iCs w:val="0"/>
                      <w:color w:val="000000"/>
                      <w:kern w:val="2"/>
                      <w:sz w:val="20"/>
                      <w:szCs w:val="22"/>
                      <w:lang w:val="es-ES_tradnl" w:eastAsia="ko-KR"/>
                    </w:rPr>
                    <w:t xml:space="preserve">Registro </w:t>
                  </w:r>
                  <w:r w:rsidR="00980915">
                    <w:rPr>
                      <w:rStyle w:val="nfasis"/>
                      <w:rFonts w:ascii="Calibri" w:hAnsi="Calibri" w:cs="Calibri" w:eastAsiaTheme="minorEastAsia"/>
                      <w:b/>
                      <w:bCs/>
                      <w:i w:val="0"/>
                      <w:iCs w:val="0"/>
                      <w:color w:val="000000"/>
                      <w:kern w:val="2"/>
                      <w:sz w:val="20"/>
                      <w:szCs w:val="22"/>
                      <w:lang w:val="es-ES_tradnl" w:eastAsia="ko-KR"/>
                    </w:rPr>
                    <w:t xml:space="preserve"> </w:t>
                  </w:r>
                </w:p>
                <w:p w:rsidRPr="00D353A4" w:rsidR="001D42DF" w:rsidP="001D42DF" w:rsidRDefault="001D42DF" w14:paraId="0D947477" w14:textId="2C814FAD">
                  <w:pPr>
                    <w:pStyle w:val="NormalWeb"/>
                    <w:spacing w:before="0" w:beforeAutospacing="0" w:after="0" w:afterAutospacing="0"/>
                    <w:rPr>
                      <w:rStyle w:val="nfasis"/>
                      <w:rFonts w:ascii="Calibri" w:hAnsi="Calibri" w:cs="Calibri" w:eastAsiaTheme="minorEastAsia"/>
                      <w:i w:val="0"/>
                      <w:iCs w:val="0"/>
                      <w:color w:val="000000"/>
                      <w:kern w:val="2"/>
                      <w:sz w:val="20"/>
                      <w:szCs w:val="22"/>
                      <w:lang w:val="es-ES_tradnl" w:eastAsia="ko-KR"/>
                    </w:rPr>
                  </w:pPr>
                  <w:r w:rsidRPr="00D353A4">
                    <w:rPr>
                      <w:rStyle w:val="nfasis"/>
                      <w:rFonts w:ascii="Calibri" w:hAnsi="Calibri" w:cs="Calibri" w:eastAsiaTheme="minorEastAsia"/>
                      <w:i w:val="0"/>
                      <w:iCs w:val="0"/>
                      <w:color w:val="000000"/>
                      <w:kern w:val="2"/>
                      <w:sz w:val="20"/>
                      <w:szCs w:val="22"/>
                      <w:lang w:val="es-ES_tradnl" w:eastAsia="ko-KR"/>
                    </w:rPr>
                    <w:t>Cuando completes cada actividad</w:t>
                  </w:r>
                  <w:r w:rsidR="004F76B4">
                    <w:rPr>
                      <w:rStyle w:val="nfasis"/>
                      <w:rFonts w:ascii="Calibri" w:hAnsi="Calibri" w:cs="Calibri" w:eastAsiaTheme="minorEastAsia"/>
                      <w:i w:val="0"/>
                      <w:iCs w:val="0"/>
                      <w:color w:val="000000"/>
                      <w:kern w:val="2"/>
                      <w:sz w:val="20"/>
                      <w:szCs w:val="22"/>
                      <w:lang w:val="es-ES_tradnl" w:eastAsia="ko-KR"/>
                    </w:rPr>
                    <w:t xml:space="preserve"> con lectura apuntes y ejercicios </w:t>
                  </w:r>
                  <w:r w:rsidR="00782EAB">
                    <w:rPr>
                      <w:rStyle w:val="nfasis"/>
                      <w:rFonts w:ascii="Calibri" w:hAnsi="Calibri" w:cs="Calibri" w:eastAsiaTheme="minorEastAsia"/>
                      <w:i w:val="0"/>
                      <w:iCs w:val="0"/>
                      <w:color w:val="000000"/>
                      <w:kern w:val="2"/>
                      <w:sz w:val="20"/>
                      <w:szCs w:val="22"/>
                      <w:lang w:val="es-ES_tradnl" w:eastAsia="ko-KR"/>
                    </w:rPr>
                    <w:t>resueltos</w:t>
                  </w:r>
                  <w:r w:rsidR="004F76B4">
                    <w:rPr>
                      <w:rStyle w:val="nfasis"/>
                      <w:rFonts w:ascii="Calibri" w:hAnsi="Calibri" w:cs="Calibri" w:eastAsiaTheme="minorEastAsia"/>
                      <w:i w:val="0"/>
                      <w:iCs w:val="0"/>
                      <w:color w:val="000000"/>
                      <w:kern w:val="2"/>
                      <w:sz w:val="20"/>
                      <w:szCs w:val="22"/>
                      <w:lang w:val="es-ES_tradnl" w:eastAsia="ko-KR"/>
                    </w:rPr>
                    <w:t xml:space="preserve"> y puestos en la plataforma</w:t>
                  </w:r>
                  <w:r w:rsidRPr="00D353A4">
                    <w:rPr>
                      <w:rStyle w:val="nfasis"/>
                      <w:rFonts w:ascii="Calibri" w:hAnsi="Calibri" w:cs="Calibri" w:eastAsiaTheme="minorEastAsia"/>
                      <w:i w:val="0"/>
                      <w:iCs w:val="0"/>
                      <w:color w:val="000000"/>
                      <w:kern w:val="2"/>
                      <w:sz w:val="20"/>
                      <w:szCs w:val="22"/>
                      <w:lang w:val="es-ES_tradnl" w:eastAsia="ko-KR"/>
                    </w:rPr>
                    <w:t xml:space="preserve">, marca Actividad Finalizada para obtener tus puntos y confirmar la finalización. </w:t>
                  </w:r>
                </w:p>
                <w:p w:rsidRPr="004F76B4" w:rsidR="004F76B4" w:rsidRDefault="004F76B4" w14:paraId="11857C9A" w14:textId="42C6EDD6">
                  <w:pPr>
                    <w:pStyle w:val="NormalWeb"/>
                    <w:numPr>
                      <w:ilvl w:val="0"/>
                      <w:numId w:val="17"/>
                    </w:numPr>
                    <w:spacing w:before="0" w:beforeAutospacing="0" w:after="0" w:afterAutospacing="0"/>
                    <w:rPr>
                      <w:rStyle w:val="nfasis"/>
                      <w:rFonts w:ascii="Calibri" w:hAnsi="Calibri" w:cs="Calibri" w:eastAsiaTheme="minorEastAsia"/>
                      <w:b/>
                      <w:bCs/>
                      <w:i w:val="0"/>
                      <w:iCs w:val="0"/>
                      <w:color w:val="000000"/>
                      <w:kern w:val="2"/>
                      <w:sz w:val="20"/>
                      <w:szCs w:val="22"/>
                      <w:lang w:val="es-ES_tradnl" w:eastAsia="ko-KR"/>
                    </w:rPr>
                  </w:pPr>
                  <w:r w:rsidRPr="004F76B4">
                    <w:rPr>
                      <w:rStyle w:val="nfasis"/>
                      <w:rFonts w:ascii="Calibri" w:hAnsi="Calibri" w:cs="Calibri" w:eastAsiaTheme="minorEastAsia"/>
                      <w:b/>
                      <w:bCs/>
                      <w:i w:val="0"/>
                      <w:iCs w:val="0"/>
                      <w:color w:val="000000"/>
                      <w:kern w:val="2"/>
                      <w:sz w:val="20"/>
                      <w:szCs w:val="22"/>
                      <w:lang w:val="es-ES_tradnl" w:eastAsia="ko-KR"/>
                    </w:rPr>
                    <w:t xml:space="preserve">Evaluando lo aprendido </w:t>
                  </w:r>
                </w:p>
                <w:p w:rsidRPr="00D353A4" w:rsidR="001D42DF" w:rsidP="004F76B4" w:rsidRDefault="00980915" w14:paraId="13449F13" w14:textId="211C3089">
                  <w:pPr>
                    <w:pStyle w:val="NormalWeb"/>
                    <w:spacing w:before="0" w:beforeAutospacing="0" w:after="0" w:afterAutospacing="0"/>
                    <w:rPr>
                      <w:rStyle w:val="nfasis"/>
                      <w:rFonts w:ascii="Calibri" w:hAnsi="Calibri" w:cs="Calibri" w:eastAsiaTheme="minorEastAsia"/>
                      <w:i w:val="0"/>
                      <w:iCs w:val="0"/>
                      <w:color w:val="000000"/>
                      <w:kern w:val="2"/>
                      <w:sz w:val="20"/>
                      <w:szCs w:val="22"/>
                      <w:lang w:val="es-ES_tradnl" w:eastAsia="ko-KR"/>
                    </w:rPr>
                  </w:pPr>
                  <w:r w:rsidRPr="00D353A4">
                    <w:rPr>
                      <w:rStyle w:val="nfasis"/>
                      <w:rFonts w:ascii="Calibri" w:hAnsi="Calibri" w:cs="Calibri" w:eastAsiaTheme="minorEastAsia"/>
                      <w:i w:val="0"/>
                      <w:iCs w:val="0"/>
                      <w:color w:val="000000"/>
                      <w:kern w:val="2"/>
                      <w:sz w:val="20"/>
                      <w:szCs w:val="22"/>
                      <w:lang w:val="es-ES_tradnl" w:eastAsia="ko-KR"/>
                    </w:rPr>
                    <w:t>Al final de la unidad</w:t>
                  </w:r>
                  <w:r>
                    <w:rPr>
                      <w:rStyle w:val="nfasis"/>
                      <w:rFonts w:ascii="Calibri" w:hAnsi="Calibri" w:cs="Calibri" w:eastAsiaTheme="minorEastAsia"/>
                      <w:i w:val="0"/>
                      <w:iCs w:val="0"/>
                      <w:color w:val="000000"/>
                      <w:kern w:val="2"/>
                      <w:sz w:val="20"/>
                      <w:szCs w:val="22"/>
                      <w:lang w:val="es-ES_tradnl" w:eastAsia="ko-KR"/>
                    </w:rPr>
                    <w:t>, h</w:t>
                  </w:r>
                  <w:r w:rsidRPr="00D353A4" w:rsidR="001D42DF">
                    <w:rPr>
                      <w:rStyle w:val="nfasis"/>
                      <w:rFonts w:ascii="Calibri" w:hAnsi="Calibri" w:cs="Calibri" w:eastAsiaTheme="minorEastAsia"/>
                      <w:i w:val="0"/>
                      <w:iCs w:val="0"/>
                      <w:color w:val="000000"/>
                      <w:kern w:val="2"/>
                      <w:sz w:val="20"/>
                      <w:szCs w:val="22"/>
                      <w:lang w:val="es-ES_tradnl" w:eastAsia="ko-KR"/>
                    </w:rPr>
                    <w:t xml:space="preserve">ay un cuestionario final llamado </w:t>
                  </w:r>
                  <w:r w:rsidR="00D00C94">
                    <w:rPr>
                      <w:rStyle w:val="nfasis"/>
                      <w:rFonts w:ascii="Calibri" w:hAnsi="Calibri" w:cs="Calibri" w:eastAsiaTheme="minorEastAsia"/>
                      <w:i w:val="0"/>
                      <w:iCs w:val="0"/>
                      <w:color w:val="000000"/>
                      <w:kern w:val="2"/>
                      <w:sz w:val="20"/>
                      <w:szCs w:val="22"/>
                      <w:lang w:val="es-ES_tradnl" w:eastAsia="ko-KR"/>
                    </w:rPr>
                    <w:t>"d</w:t>
                  </w:r>
                  <w:r w:rsidRPr="00D353A4" w:rsidR="001D42DF">
                    <w:rPr>
                      <w:rStyle w:val="nfasis"/>
                      <w:rFonts w:ascii="Calibri" w:hAnsi="Calibri" w:cs="Calibri" w:eastAsiaTheme="minorEastAsia"/>
                      <w:i w:val="0"/>
                      <w:iCs w:val="0"/>
                      <w:color w:val="000000"/>
                      <w:kern w:val="2"/>
                      <w:sz w:val="20"/>
                      <w:szCs w:val="22"/>
                      <w:lang w:val="es-ES_tradnl" w:eastAsia="ko-KR"/>
                    </w:rPr>
                    <w:t>emuestra lo que sabes</w:t>
                  </w:r>
                  <w:r w:rsidR="00D00C94">
                    <w:rPr>
                      <w:rStyle w:val="nfasis"/>
                      <w:rFonts w:ascii="Calibri" w:hAnsi="Calibri" w:cs="Calibri" w:eastAsiaTheme="minorEastAsia"/>
                      <w:i w:val="0"/>
                      <w:iCs w:val="0"/>
                      <w:color w:val="000000"/>
                      <w:kern w:val="2"/>
                      <w:sz w:val="20"/>
                      <w:szCs w:val="22"/>
                      <w:lang w:val="es-ES_tradnl" w:eastAsia="ko-KR"/>
                    </w:rPr>
                    <w:t>”</w:t>
                  </w:r>
                  <w:r w:rsidRPr="00D353A4" w:rsidR="001D42DF">
                    <w:rPr>
                      <w:rStyle w:val="nfasis"/>
                      <w:rFonts w:ascii="Calibri" w:hAnsi="Calibri" w:cs="Calibri" w:eastAsiaTheme="minorEastAsia"/>
                      <w:i w:val="0"/>
                      <w:iCs w:val="0"/>
                      <w:color w:val="000000"/>
                      <w:kern w:val="2"/>
                      <w:sz w:val="20"/>
                      <w:szCs w:val="22"/>
                      <w:lang w:val="es-ES_tradnl" w:eastAsia="ko-KR"/>
                    </w:rPr>
                    <w:t>. Debes conseguir un 80% para superarlo. No te preocupes si no lo supera</w:t>
                  </w:r>
                  <w:r w:rsidR="006C7861">
                    <w:rPr>
                      <w:rStyle w:val="nfasis"/>
                      <w:rFonts w:ascii="Calibri" w:hAnsi="Calibri" w:cs="Calibri" w:eastAsiaTheme="minorEastAsia"/>
                      <w:i w:val="0"/>
                      <w:iCs w:val="0"/>
                      <w:color w:val="000000"/>
                      <w:kern w:val="2"/>
                      <w:sz w:val="20"/>
                      <w:szCs w:val="22"/>
                      <w:lang w:val="es-ES_tradnl" w:eastAsia="ko-KR"/>
                    </w:rPr>
                    <w:t>s</w:t>
                  </w:r>
                  <w:r w:rsidRPr="00D353A4" w:rsidR="001D42DF">
                    <w:rPr>
                      <w:rStyle w:val="nfasis"/>
                      <w:rFonts w:ascii="Calibri" w:hAnsi="Calibri" w:cs="Calibri" w:eastAsiaTheme="minorEastAsia"/>
                      <w:i w:val="0"/>
                      <w:iCs w:val="0"/>
                      <w:color w:val="000000"/>
                      <w:kern w:val="2"/>
                      <w:sz w:val="20"/>
                      <w:szCs w:val="22"/>
                      <w:lang w:val="es-ES_tradnl" w:eastAsia="ko-KR"/>
                    </w:rPr>
                    <w:t xml:space="preserve"> a la primera, tienes más oportunidades para repasar los contenidos y volver a intentarlo, para aprobar y tener dominada la unidad.   </w:t>
                  </w:r>
                </w:p>
                <w:p w:rsidRPr="00502E5E" w:rsidR="001D42DF" w:rsidP="001D42DF" w:rsidRDefault="001D42DF" w14:paraId="4A9744F6" w14:textId="77777777">
                  <w:pPr>
                    <w:pStyle w:val="NormalWeb"/>
                    <w:spacing w:before="0" w:beforeAutospacing="0" w:after="0" w:afterAutospacing="0"/>
                    <w:rPr>
                      <w:rStyle w:val="nfasis"/>
                      <w:rFonts w:ascii="Calibri" w:hAnsi="Calibri" w:cs="Calibri" w:eastAsiaTheme="minorEastAsia"/>
                      <w:b/>
                      <w:bCs/>
                      <w:i w:val="0"/>
                      <w:iCs w:val="0"/>
                      <w:color w:val="000000"/>
                      <w:kern w:val="2"/>
                      <w:sz w:val="20"/>
                      <w:szCs w:val="22"/>
                      <w:lang w:val="es-ES_tradnl" w:eastAsia="ko-KR"/>
                    </w:rPr>
                  </w:pPr>
                </w:p>
              </w:tc>
            </w:tr>
          </w:tbl>
          <w:p w:rsidRPr="001D42DF" w:rsidR="001D42DF" w:rsidP="003908E5" w:rsidRDefault="001D42DF" w14:paraId="7BB0A389" w14:textId="77777777">
            <w:pPr>
              <w:pStyle w:val="NormalWeb"/>
              <w:spacing w:before="0" w:beforeAutospacing="0" w:after="0" w:afterAutospacing="0"/>
              <w:rPr>
                <w:rStyle w:val="nfasis"/>
                <w:rFonts w:ascii="Calibri" w:hAnsi="Calibri" w:cs="Calibri" w:eastAsiaTheme="minorEastAsia"/>
                <w:b/>
                <w:bCs/>
                <w:i w:val="0"/>
                <w:iCs w:val="0"/>
                <w:color w:val="000000"/>
                <w:kern w:val="2"/>
                <w:sz w:val="22"/>
                <w:szCs w:val="22"/>
                <w:lang w:val="es-ES_tradnl" w:eastAsia="ko-KR"/>
              </w:rPr>
            </w:pPr>
          </w:p>
          <w:p w:rsidR="003908E5" w:rsidRDefault="00D62A9D" w14:paraId="322ED619" w14:textId="78C53594">
            <w:pPr>
              <w:pStyle w:val="NormalWeb"/>
              <w:numPr>
                <w:ilvl w:val="0"/>
                <w:numId w:val="15"/>
              </w:numPr>
              <w:spacing w:before="0" w:beforeAutospacing="0" w:after="0" w:afterAutospacing="0"/>
              <w:rPr>
                <w:rStyle w:val="nfasis"/>
                <w:rFonts w:ascii="Calibri" w:hAnsi="Calibri" w:cs="Calibri" w:eastAsiaTheme="minorEastAsia"/>
                <w:b/>
                <w:bCs/>
                <w:color w:val="000000"/>
                <w:kern w:val="2"/>
                <w:sz w:val="20"/>
                <w:szCs w:val="22"/>
                <w:lang w:eastAsia="ko-KR"/>
              </w:rPr>
            </w:pPr>
            <w:r>
              <w:rPr>
                <w:rStyle w:val="nfasis"/>
                <w:rFonts w:ascii="Calibri" w:hAnsi="Calibri" w:cs="Calibri" w:eastAsiaTheme="minorEastAsia"/>
                <w:b/>
                <w:bCs/>
                <w:color w:val="000000"/>
                <w:kern w:val="2"/>
                <w:sz w:val="20"/>
                <w:szCs w:val="22"/>
                <w:lang w:eastAsia="ko-KR"/>
              </w:rPr>
              <w:t xml:space="preserve">Empecemos </w:t>
            </w:r>
          </w:p>
          <w:p w:rsidR="004716EC" w:rsidP="00CD397E" w:rsidRDefault="006C7861" w14:paraId="1860B1BC" w14:textId="618CFB55">
            <w:pPr>
              <w:pStyle w:val="NormalWeb"/>
              <w:spacing w:before="0" w:beforeAutospacing="0" w:after="0" w:afterAutospacing="0"/>
              <w:rPr>
                <w:rStyle w:val="nfasis"/>
                <w:rFonts w:ascii="Calibri" w:hAnsi="Calibri" w:cs="Calibri" w:eastAsiaTheme="minorEastAsia"/>
                <w:i w:val="0"/>
                <w:iCs w:val="0"/>
                <w:color w:val="000000"/>
                <w:kern w:val="2"/>
                <w:sz w:val="20"/>
                <w:szCs w:val="22"/>
                <w:lang w:val="es-ES_tradnl" w:eastAsia="ko-KR"/>
              </w:rPr>
            </w:pPr>
            <w:r>
              <w:rPr>
                <w:rStyle w:val="nfasis"/>
                <w:rFonts w:ascii="Calibri" w:hAnsi="Calibri" w:cs="Calibri" w:eastAsiaTheme="minorEastAsia"/>
                <w:i w:val="0"/>
                <w:iCs w:val="0"/>
                <w:color w:val="000000"/>
                <w:kern w:val="2"/>
                <w:sz w:val="20"/>
                <w:szCs w:val="22"/>
                <w:lang w:val="es-ES_tradnl" w:eastAsia="ko-KR"/>
              </w:rPr>
              <w:t>Te invitamos a a</w:t>
            </w:r>
            <w:r w:rsidRPr="00CC4FF1" w:rsidR="00DE67A3">
              <w:rPr>
                <w:rStyle w:val="nfasis"/>
                <w:rFonts w:ascii="Calibri" w:hAnsi="Calibri" w:cs="Calibri" w:eastAsiaTheme="minorEastAsia"/>
                <w:i w:val="0"/>
                <w:iCs w:val="0"/>
                <w:color w:val="000000"/>
                <w:kern w:val="2"/>
                <w:sz w:val="20"/>
                <w:szCs w:val="22"/>
                <w:lang w:val="es-ES_tradnl" w:eastAsia="ko-KR"/>
              </w:rPr>
              <w:t>sist</w:t>
            </w:r>
            <w:r>
              <w:rPr>
                <w:rStyle w:val="nfasis"/>
                <w:rFonts w:ascii="Calibri" w:hAnsi="Calibri" w:cs="Calibri" w:eastAsiaTheme="minorEastAsia"/>
                <w:i w:val="0"/>
                <w:iCs w:val="0"/>
                <w:color w:val="000000"/>
                <w:kern w:val="2"/>
                <w:sz w:val="20"/>
                <w:szCs w:val="22"/>
                <w:lang w:val="es-ES_tradnl" w:eastAsia="ko-KR"/>
              </w:rPr>
              <w:t>ir</w:t>
            </w:r>
            <w:r w:rsidRPr="00CC4FF1" w:rsidR="00DE67A3">
              <w:rPr>
                <w:rStyle w:val="nfasis"/>
                <w:rFonts w:ascii="Calibri" w:hAnsi="Calibri" w:cs="Calibri" w:eastAsiaTheme="minorEastAsia"/>
                <w:i w:val="0"/>
                <w:iCs w:val="0"/>
                <w:color w:val="000000"/>
                <w:kern w:val="2"/>
                <w:sz w:val="20"/>
                <w:szCs w:val="22"/>
                <w:lang w:val="es-ES_tradnl" w:eastAsia="ko-KR"/>
              </w:rPr>
              <w:t xml:space="preserve"> </w:t>
            </w:r>
            <w:r w:rsidRPr="00D00C94" w:rsidR="00D00C94">
              <w:rPr>
                <w:rStyle w:val="nfasis"/>
                <w:rFonts w:ascii="Calibri" w:hAnsi="Calibri" w:cs="Calibri" w:eastAsiaTheme="minorEastAsia"/>
                <w:i w:val="0"/>
                <w:iCs w:val="0"/>
                <w:color w:val="000000"/>
                <w:kern w:val="2"/>
                <w:sz w:val="20"/>
                <w:szCs w:val="22"/>
                <w:lang w:val="es-ES_tradnl" w:eastAsia="ko-KR"/>
              </w:rPr>
              <w:t>o</w:t>
            </w:r>
            <w:r w:rsidR="00D00C94">
              <w:rPr>
                <w:rStyle w:val="nfasis"/>
                <w:rFonts w:ascii="Calibri" w:hAnsi="Calibri" w:cs="Calibri" w:eastAsiaTheme="minorEastAsia"/>
                <w:color w:val="000000"/>
                <w:kern w:val="2"/>
                <w:sz w:val="20"/>
                <w:lang w:val="es-ES_tradnl" w:eastAsia="ko-KR"/>
              </w:rPr>
              <w:t xml:space="preserve"> </w:t>
            </w:r>
            <w:r w:rsidR="00D00C94">
              <w:rPr>
                <w:rStyle w:val="nfasis"/>
                <w:rFonts w:ascii="Calibri" w:hAnsi="Calibri" w:cs="Calibri" w:eastAsiaTheme="minorEastAsia"/>
                <w:i w:val="0"/>
                <w:iCs w:val="0"/>
                <w:color w:val="000000"/>
                <w:kern w:val="2"/>
                <w:sz w:val="20"/>
                <w:lang w:val="es-ES_tradnl" w:eastAsia="ko-KR"/>
              </w:rPr>
              <w:t>revisa</w:t>
            </w:r>
            <w:r>
              <w:rPr>
                <w:rStyle w:val="nfasis"/>
                <w:rFonts w:ascii="Calibri" w:hAnsi="Calibri" w:cs="Calibri" w:eastAsiaTheme="minorEastAsia"/>
                <w:i w:val="0"/>
                <w:iCs w:val="0"/>
                <w:color w:val="000000"/>
                <w:kern w:val="2"/>
                <w:sz w:val="20"/>
                <w:lang w:val="es-ES_tradnl" w:eastAsia="ko-KR"/>
              </w:rPr>
              <w:t>r</w:t>
            </w:r>
            <w:r w:rsidR="00D00C94">
              <w:rPr>
                <w:rStyle w:val="nfasis"/>
                <w:rFonts w:ascii="Calibri" w:hAnsi="Calibri" w:cs="Calibri" w:eastAsiaTheme="minorEastAsia"/>
                <w:i w:val="0"/>
                <w:iCs w:val="0"/>
                <w:color w:val="000000"/>
                <w:kern w:val="2"/>
                <w:sz w:val="20"/>
                <w:lang w:val="es-ES_tradnl" w:eastAsia="ko-KR"/>
              </w:rPr>
              <w:t xml:space="preserve"> la grabación de</w:t>
            </w:r>
            <w:r w:rsidR="00682282">
              <w:rPr>
                <w:rStyle w:val="nfasis"/>
                <w:rFonts w:ascii="Calibri" w:hAnsi="Calibri" w:cs="Calibri" w:eastAsiaTheme="minorEastAsia"/>
                <w:i w:val="0"/>
                <w:iCs w:val="0"/>
                <w:color w:val="000000"/>
                <w:kern w:val="2"/>
                <w:sz w:val="20"/>
                <w:szCs w:val="22"/>
                <w:lang w:val="es-ES_tradnl" w:eastAsia="ko-KR"/>
              </w:rPr>
              <w:t xml:space="preserve"> cada uno de los</w:t>
            </w:r>
            <w:r w:rsidRPr="00CC4FF1" w:rsidR="00DE67A3">
              <w:rPr>
                <w:rStyle w:val="nfasis"/>
                <w:rFonts w:ascii="Calibri" w:hAnsi="Calibri" w:cs="Calibri" w:eastAsiaTheme="minorEastAsia"/>
                <w:i w:val="0"/>
                <w:iCs w:val="0"/>
                <w:color w:val="000000"/>
                <w:kern w:val="2"/>
                <w:sz w:val="20"/>
                <w:szCs w:val="22"/>
                <w:lang w:val="es-ES_tradnl" w:eastAsia="ko-KR"/>
              </w:rPr>
              <w:t xml:space="preserve"> encuentro</w:t>
            </w:r>
            <w:r w:rsidR="00682282">
              <w:rPr>
                <w:rStyle w:val="nfasis"/>
                <w:rFonts w:ascii="Calibri" w:hAnsi="Calibri" w:cs="Calibri" w:eastAsiaTheme="minorEastAsia"/>
                <w:i w:val="0"/>
                <w:iCs w:val="0"/>
                <w:color w:val="000000"/>
                <w:kern w:val="2"/>
                <w:sz w:val="20"/>
                <w:szCs w:val="22"/>
                <w:lang w:val="es-ES_tradnl" w:eastAsia="ko-KR"/>
              </w:rPr>
              <w:t>s</w:t>
            </w:r>
            <w:r w:rsidRPr="00CC4FF1" w:rsidR="00DE67A3">
              <w:rPr>
                <w:rStyle w:val="nfasis"/>
                <w:rFonts w:ascii="Calibri" w:hAnsi="Calibri" w:cs="Calibri" w:eastAsiaTheme="minorEastAsia"/>
                <w:i w:val="0"/>
                <w:iCs w:val="0"/>
                <w:color w:val="000000"/>
                <w:kern w:val="2"/>
                <w:sz w:val="20"/>
                <w:szCs w:val="22"/>
                <w:lang w:val="es-ES_tradnl" w:eastAsia="ko-KR"/>
              </w:rPr>
              <w:t xml:space="preserve"> virtual</w:t>
            </w:r>
            <w:r>
              <w:rPr>
                <w:rStyle w:val="nfasis"/>
                <w:rFonts w:ascii="Calibri" w:hAnsi="Calibri" w:cs="Calibri" w:eastAsiaTheme="minorEastAsia"/>
                <w:i w:val="0"/>
                <w:iCs w:val="0"/>
                <w:color w:val="000000"/>
                <w:kern w:val="2"/>
                <w:sz w:val="20"/>
                <w:szCs w:val="22"/>
                <w:lang w:val="es-ES_tradnl" w:eastAsia="ko-KR"/>
              </w:rPr>
              <w:t>es</w:t>
            </w:r>
            <w:r w:rsidRPr="00CC4FF1" w:rsidR="00DE67A3">
              <w:rPr>
                <w:rStyle w:val="nfasis"/>
                <w:rFonts w:ascii="Calibri" w:hAnsi="Calibri" w:cs="Calibri" w:eastAsiaTheme="minorEastAsia"/>
                <w:i w:val="0"/>
                <w:iCs w:val="0"/>
                <w:color w:val="000000"/>
                <w:kern w:val="2"/>
                <w:sz w:val="20"/>
                <w:szCs w:val="22"/>
                <w:lang w:val="es-ES_tradnl" w:eastAsia="ko-KR"/>
              </w:rPr>
              <w:t xml:space="preserve"> donde se dan pautas para el curso y se hace una introducción a</w:t>
            </w:r>
            <w:r w:rsidR="00682282">
              <w:rPr>
                <w:rStyle w:val="nfasis"/>
                <w:rFonts w:ascii="Calibri" w:hAnsi="Calibri" w:cs="Calibri" w:eastAsiaTheme="minorEastAsia"/>
                <w:i w:val="0"/>
                <w:iCs w:val="0"/>
                <w:color w:val="000000"/>
                <w:kern w:val="2"/>
                <w:sz w:val="20"/>
                <w:szCs w:val="22"/>
                <w:lang w:val="es-ES_tradnl" w:eastAsia="ko-KR"/>
              </w:rPr>
              <w:t xml:space="preserve"> cada temática</w:t>
            </w:r>
            <w:r w:rsidR="0005309F">
              <w:rPr>
                <w:rStyle w:val="nfasis"/>
                <w:rFonts w:ascii="Calibri" w:hAnsi="Calibri" w:cs="Calibri" w:eastAsiaTheme="minorEastAsia"/>
                <w:i w:val="0"/>
                <w:iCs w:val="0"/>
                <w:color w:val="000000"/>
                <w:kern w:val="2"/>
                <w:sz w:val="20"/>
                <w:szCs w:val="22"/>
                <w:lang w:val="es-ES_tradnl" w:eastAsia="ko-KR"/>
              </w:rPr>
              <w:t xml:space="preserve">, además </w:t>
            </w:r>
            <w:r w:rsidR="004716EC">
              <w:rPr>
                <w:rStyle w:val="nfasis"/>
                <w:rFonts w:ascii="Calibri" w:hAnsi="Calibri" w:cs="Calibri" w:eastAsiaTheme="minorEastAsia"/>
                <w:i w:val="0"/>
                <w:iCs w:val="0"/>
                <w:color w:val="000000"/>
                <w:kern w:val="2"/>
                <w:sz w:val="20"/>
                <w:szCs w:val="22"/>
                <w:lang w:val="es-ES_tradnl" w:eastAsia="ko-KR"/>
              </w:rPr>
              <w:t>de hacer</w:t>
            </w:r>
            <w:r w:rsidR="00682282">
              <w:rPr>
                <w:rStyle w:val="nfasis"/>
                <w:rFonts w:ascii="Calibri" w:hAnsi="Calibri" w:cs="Calibri" w:eastAsiaTheme="minorEastAsia"/>
                <w:i w:val="0"/>
                <w:iCs w:val="0"/>
                <w:color w:val="000000"/>
                <w:kern w:val="2"/>
                <w:sz w:val="20"/>
                <w:szCs w:val="22"/>
                <w:lang w:val="es-ES_tradnl" w:eastAsia="ko-KR"/>
              </w:rPr>
              <w:t xml:space="preserve"> una retroalimentación de lo visto hasta el momento. </w:t>
            </w:r>
          </w:p>
          <w:p w:rsidR="004716EC" w:rsidP="00CD397E" w:rsidRDefault="004716EC" w14:paraId="2150871C" w14:textId="77777777">
            <w:pPr>
              <w:pStyle w:val="NormalWeb"/>
              <w:spacing w:before="0" w:beforeAutospacing="0" w:after="0" w:afterAutospacing="0"/>
              <w:rPr>
                <w:rStyle w:val="nfasis"/>
                <w:rFonts w:ascii="Calibri" w:hAnsi="Calibri" w:cs="Calibri" w:eastAsiaTheme="minorEastAsia"/>
                <w:i w:val="0"/>
                <w:iCs w:val="0"/>
                <w:color w:val="000000"/>
                <w:kern w:val="2"/>
                <w:sz w:val="20"/>
                <w:szCs w:val="22"/>
                <w:lang w:val="es-ES_tradnl" w:eastAsia="ko-KR"/>
              </w:rPr>
            </w:pPr>
          </w:p>
          <w:p w:rsidRPr="00CC4FF1" w:rsidR="00DE67A3" w:rsidP="00CD397E" w:rsidRDefault="00DE67A3" w14:paraId="5CE7E5CB" w14:textId="38EE6FDA">
            <w:pPr>
              <w:pStyle w:val="NormalWeb"/>
              <w:spacing w:before="0" w:beforeAutospacing="0" w:after="0" w:afterAutospacing="0"/>
              <w:rPr>
                <w:rStyle w:val="nfasis"/>
                <w:rFonts w:ascii="Calibri" w:hAnsi="Calibri" w:cs="Calibri" w:eastAsiaTheme="minorEastAsia"/>
                <w:i w:val="0"/>
                <w:iCs w:val="0"/>
                <w:color w:val="000000"/>
                <w:kern w:val="2"/>
                <w:sz w:val="20"/>
                <w:szCs w:val="22"/>
                <w:lang w:val="es-ES_tradnl" w:eastAsia="ko-KR"/>
              </w:rPr>
            </w:pPr>
          </w:p>
          <w:p w:rsidRPr="00E517FF" w:rsidR="009F1C42" w:rsidRDefault="009F1C42" w14:paraId="35D285D2" w14:textId="0F88C824">
            <w:pPr>
              <w:pStyle w:val="Prrafodelista"/>
              <w:widowControl w:val="0"/>
              <w:numPr>
                <w:ilvl w:val="0"/>
                <w:numId w:val="15"/>
              </w:numPr>
              <w:spacing w:after="120" w:line="240" w:lineRule="auto"/>
              <w:rPr>
                <w:rFonts w:cs="Arial"/>
                <w:b/>
                <w:bCs/>
                <w:i/>
                <w:iCs/>
                <w:sz w:val="20"/>
              </w:rPr>
            </w:pPr>
            <w:r w:rsidRPr="00E517FF">
              <w:rPr>
                <w:rFonts w:cs="Arial"/>
                <w:b/>
                <w:bCs/>
                <w:i/>
                <w:iCs/>
                <w:sz w:val="20"/>
              </w:rPr>
              <w:t>Enlace encuentro virtual 1</w:t>
            </w:r>
            <w:r w:rsidR="00F50513">
              <w:rPr>
                <w:rFonts w:cs="Arial"/>
                <w:b/>
                <w:bCs/>
                <w:i/>
                <w:iCs/>
                <w:sz w:val="20"/>
              </w:rPr>
              <w:t xml:space="preserve"> </w:t>
            </w:r>
            <w:r w:rsidR="00711B49">
              <w:rPr>
                <w:rFonts w:cs="Arial"/>
                <w:b/>
                <w:bCs/>
                <w:i/>
                <w:iCs/>
                <w:sz w:val="20"/>
              </w:rPr>
              <w:t>(introducción</w:t>
            </w:r>
            <w:r w:rsidR="00F50513">
              <w:rPr>
                <w:rFonts w:cs="Arial"/>
                <w:b/>
                <w:bCs/>
                <w:i/>
                <w:iCs/>
                <w:sz w:val="20"/>
              </w:rPr>
              <w:t xml:space="preserve"> al curso y al material 1.1 a 1.3)</w:t>
            </w:r>
          </w:p>
          <w:p w:rsidR="00CE2C79" w:rsidRDefault="00CE2C79" w14:paraId="5254BE9A" w14:textId="2E45D796">
            <w:pPr>
              <w:pStyle w:val="Prrafodelista"/>
              <w:widowControl w:val="0"/>
              <w:numPr>
                <w:ilvl w:val="0"/>
                <w:numId w:val="15"/>
              </w:numPr>
              <w:spacing w:after="120" w:line="240" w:lineRule="auto"/>
              <w:rPr>
                <w:rFonts w:cs="Arial"/>
                <w:i/>
                <w:iCs/>
                <w:sz w:val="20"/>
              </w:rPr>
            </w:pPr>
            <w:r w:rsidRPr="00BA2202">
              <w:rPr>
                <w:rFonts w:cs="Arial"/>
                <w:i/>
                <w:iCs/>
                <w:sz w:val="20"/>
              </w:rPr>
              <w:t>Revisión y estudio del material educativo del aula virtual asociado a l</w:t>
            </w:r>
            <w:r>
              <w:rPr>
                <w:rFonts w:cs="Arial"/>
                <w:i/>
                <w:iCs/>
                <w:sz w:val="20"/>
              </w:rPr>
              <w:t>os contenidos 1.1 a 1.</w:t>
            </w:r>
            <w:r w:rsidR="006964D9">
              <w:rPr>
                <w:rFonts w:cs="Arial"/>
                <w:i/>
                <w:iCs/>
                <w:sz w:val="20"/>
              </w:rPr>
              <w:t>3</w:t>
            </w:r>
            <w:r w:rsidRPr="00BA2202">
              <w:rPr>
                <w:rFonts w:cs="Arial"/>
                <w:i/>
                <w:iCs/>
                <w:sz w:val="20"/>
              </w:rPr>
              <w:t xml:space="preserve">. </w:t>
            </w:r>
          </w:p>
          <w:p w:rsidRPr="004868FE" w:rsidR="004716EC" w:rsidP="4251143B" w:rsidRDefault="004868FE" w14:paraId="486C63B8" w14:textId="4BC75FB4">
            <w:pPr>
              <w:widowControl w:val="0"/>
              <w:spacing w:after="120" w:line="240" w:lineRule="auto"/>
              <w:jc w:val="center"/>
              <w:rPr>
                <w:rFonts w:cs="Arial"/>
                <w:b w:val="1"/>
                <w:bCs w:val="1"/>
                <w:i w:val="1"/>
                <w:iCs w:val="1"/>
                <w:color w:val="FF0000"/>
                <w:sz w:val="20"/>
                <w:szCs w:val="20"/>
                <w:lang w:val="es-ES"/>
              </w:rPr>
            </w:pPr>
            <w:r w:rsidRPr="4251143B" w:rsidR="004868FE">
              <w:rPr>
                <w:rFonts w:cs="Arial"/>
                <w:b w:val="1"/>
                <w:bCs w:val="1"/>
                <w:i w:val="1"/>
                <w:iCs w:val="1"/>
                <w:color w:val="FF0000"/>
                <w:sz w:val="20"/>
                <w:szCs w:val="20"/>
                <w:lang w:val="es-ES"/>
              </w:rPr>
              <w:t>Powerpoint ACTIVIDAD I</w:t>
            </w:r>
          </w:p>
          <w:p w:rsidRPr="00F50513" w:rsidR="001E14B2" w:rsidP="4251143B" w:rsidRDefault="001E14B2" w14:paraId="6B7D66EE" w14:textId="0BFAE867">
            <w:pPr>
              <w:pStyle w:val="Prrafodelista"/>
              <w:widowControl w:val="0"/>
              <w:numPr>
                <w:ilvl w:val="0"/>
                <w:numId w:val="15"/>
              </w:numPr>
              <w:spacing w:after="120" w:line="240" w:lineRule="auto"/>
              <w:rPr>
                <w:rFonts w:cs="Arial"/>
                <w:b w:val="1"/>
                <w:bCs w:val="1"/>
                <w:i w:val="1"/>
                <w:iCs w:val="1"/>
                <w:sz w:val="20"/>
                <w:szCs w:val="20"/>
                <w:lang w:val="es-ES"/>
              </w:rPr>
            </w:pPr>
            <w:r w:rsidRPr="4251143B" w:rsidR="001E14B2">
              <w:rPr>
                <w:rFonts w:cs="Arial"/>
                <w:b w:val="1"/>
                <w:bCs w:val="1"/>
                <w:i w:val="1"/>
                <w:iCs w:val="1"/>
                <w:sz w:val="20"/>
                <w:szCs w:val="20"/>
                <w:lang w:val="es-ES"/>
              </w:rPr>
              <w:t>Enlace encuentro virtual 2</w:t>
            </w:r>
            <w:r w:rsidRPr="4251143B" w:rsidR="00335575">
              <w:rPr>
                <w:rFonts w:cs="Arial"/>
                <w:b w:val="1"/>
                <w:bCs w:val="1"/>
                <w:i w:val="1"/>
                <w:iCs w:val="1"/>
                <w:sz w:val="20"/>
                <w:szCs w:val="20"/>
                <w:lang w:val="es-ES"/>
              </w:rPr>
              <w:t xml:space="preserve"> (</w:t>
            </w:r>
            <w:r w:rsidRPr="4251143B" w:rsidR="00D62A9D">
              <w:rPr>
                <w:rFonts w:cs="Arial"/>
                <w:i w:val="1"/>
                <w:iCs w:val="1"/>
                <w:sz w:val="20"/>
                <w:szCs w:val="20"/>
                <w:lang w:val="es-ES"/>
              </w:rPr>
              <w:t xml:space="preserve">Feedback </w:t>
            </w:r>
            <w:r w:rsidRPr="4251143B" w:rsidR="00335575">
              <w:rPr>
                <w:rFonts w:cs="Arial"/>
                <w:i w:val="1"/>
                <w:iCs w:val="1"/>
                <w:sz w:val="20"/>
                <w:szCs w:val="20"/>
                <w:lang w:val="es-ES"/>
              </w:rPr>
              <w:t xml:space="preserve">secciones 1.1 a </w:t>
            </w:r>
            <w:r w:rsidRPr="4251143B" w:rsidR="00335575">
              <w:rPr>
                <w:rFonts w:cs="Arial"/>
                <w:i w:val="1"/>
                <w:iCs w:val="1"/>
                <w:sz w:val="20"/>
                <w:szCs w:val="20"/>
                <w:lang w:val="es-ES"/>
              </w:rPr>
              <w:t xml:space="preserve">1.3 </w:t>
            </w:r>
            <w:r w:rsidRPr="4251143B" w:rsidR="00335575">
              <w:rPr>
                <w:rFonts w:cs="Arial"/>
                <w:i w:val="1"/>
                <w:iCs w:val="1"/>
                <w:sz w:val="20"/>
                <w:szCs w:val="20"/>
                <w:lang w:val="es-ES"/>
              </w:rPr>
              <w:t>)</w:t>
            </w:r>
            <w:r w:rsidRPr="4251143B" w:rsidR="00335575">
              <w:rPr>
                <w:rFonts w:cs="Arial"/>
                <w:i w:val="1"/>
                <w:iCs w:val="1"/>
                <w:sz w:val="20"/>
                <w:szCs w:val="20"/>
                <w:lang w:val="es-ES"/>
              </w:rPr>
              <w:t xml:space="preserve"> </w:t>
            </w:r>
            <w:r w:rsidRPr="4251143B" w:rsidR="00CE2C79">
              <w:rPr>
                <w:rFonts w:cs="Arial"/>
                <w:i w:val="1"/>
                <w:iCs w:val="1"/>
                <w:sz w:val="20"/>
                <w:szCs w:val="20"/>
                <w:lang w:val="es-ES"/>
              </w:rPr>
              <w:t>.</w:t>
            </w:r>
          </w:p>
          <w:p w:rsidRPr="00F50513" w:rsidR="001E14B2" w:rsidRDefault="001E14B2" w14:paraId="7EEBF616" w14:textId="33B26619">
            <w:pPr>
              <w:pStyle w:val="Prrafodelista"/>
              <w:widowControl w:val="0"/>
              <w:numPr>
                <w:ilvl w:val="0"/>
                <w:numId w:val="15"/>
              </w:numPr>
              <w:spacing w:after="120" w:line="240" w:lineRule="auto"/>
              <w:rPr>
                <w:rFonts w:cs="Arial"/>
                <w:b/>
                <w:bCs/>
                <w:i/>
                <w:iCs/>
                <w:sz w:val="20"/>
              </w:rPr>
            </w:pPr>
            <w:r w:rsidRPr="009F1C42">
              <w:rPr>
                <w:rFonts w:cs="Arial"/>
                <w:b/>
                <w:bCs/>
                <w:i/>
                <w:iCs/>
                <w:color w:val="FF0000"/>
                <w:sz w:val="20"/>
              </w:rPr>
              <w:t xml:space="preserve">Enlace </w:t>
            </w:r>
            <w:r>
              <w:rPr>
                <w:rFonts w:cs="Arial"/>
                <w:b/>
                <w:bCs/>
                <w:i/>
                <w:iCs/>
                <w:color w:val="FF0000"/>
                <w:sz w:val="20"/>
              </w:rPr>
              <w:t xml:space="preserve">subir ejercicios </w:t>
            </w:r>
            <w:r w:rsidRPr="009F1C42">
              <w:rPr>
                <w:rFonts w:cs="Arial"/>
                <w:b/>
                <w:bCs/>
                <w:i/>
                <w:iCs/>
                <w:color w:val="FF0000"/>
                <w:sz w:val="20"/>
              </w:rPr>
              <w:t>1.1 a 1</w:t>
            </w:r>
            <w:r>
              <w:rPr>
                <w:rFonts w:cs="Arial"/>
                <w:b/>
                <w:bCs/>
                <w:i/>
                <w:iCs/>
                <w:color w:val="FF0000"/>
                <w:sz w:val="20"/>
              </w:rPr>
              <w:t>. 3</w:t>
            </w:r>
          </w:p>
          <w:p w:rsidRPr="00F17324" w:rsidR="00932DAC" w:rsidP="00F17324" w:rsidRDefault="00DF00D8" w14:paraId="323526BF" w14:textId="33F8D933">
            <w:pPr>
              <w:widowControl w:val="0"/>
              <w:spacing w:after="120" w:line="240" w:lineRule="auto"/>
              <w:rPr>
                <w:rFonts w:cs="Arial"/>
                <w:b/>
                <w:bCs/>
                <w:i/>
                <w:iCs/>
                <w:color w:val="FF0000"/>
                <w:sz w:val="20"/>
              </w:rPr>
            </w:pPr>
            <w:r w:rsidRPr="00F17324">
              <w:rPr>
                <w:rFonts w:cs="Arial"/>
                <w:b/>
                <w:bCs/>
                <w:i/>
                <w:iCs/>
                <w:color w:val="FF0000"/>
                <w:sz w:val="20"/>
              </w:rPr>
              <w:t xml:space="preserve"> </w:t>
            </w:r>
          </w:p>
        </w:tc>
      </w:tr>
      <w:tr w:rsidRPr="00A33806" w:rsidR="00932DAC" w:rsidTr="4251143B" w14:paraId="4E4A8EE8" w14:textId="77777777">
        <w:tc>
          <w:tcPr>
            <w:tcW w:w="9380" w:type="dxa"/>
            <w:gridSpan w:val="3"/>
            <w:tcMar/>
          </w:tcPr>
          <w:p w:rsidR="00932DAC" w:rsidP="000E6470" w:rsidRDefault="00932DAC" w14:paraId="3D5008A2" w14:textId="347EC008">
            <w:pPr>
              <w:pStyle w:val="Sinespaciado"/>
              <w:jc w:val="left"/>
              <w:rPr>
                <w:rStyle w:val="nfasis"/>
                <w:rFonts w:ascii="Calibri" w:hAnsi="Calibri" w:cs="Calibri"/>
                <w:b/>
                <w:bCs/>
                <w:color w:val="000000"/>
                <w:lang w:val="es-CO"/>
              </w:rPr>
            </w:pPr>
            <w:r w:rsidRPr="006E7013">
              <w:rPr>
                <w:rStyle w:val="nfasis"/>
                <w:rFonts w:ascii="Calibri" w:hAnsi="Calibri" w:cs="Calibri"/>
                <w:b/>
                <w:bCs/>
                <w:color w:val="000000"/>
                <w:lang w:val="es-CO"/>
              </w:rPr>
              <w:t>¿Cómo lo vamos a evaluar?</w:t>
            </w:r>
          </w:p>
          <w:p w:rsidR="00932DAC" w:rsidP="000E6470" w:rsidRDefault="00932DAC" w14:paraId="1E781194" w14:textId="77777777">
            <w:pPr>
              <w:pStyle w:val="Sinespaciado"/>
              <w:jc w:val="left"/>
              <w:rPr>
                <w:rFonts w:ascii="Calibri" w:hAnsi="Calibri"/>
                <w:i/>
                <w:color w:val="808080" w:themeColor="background1" w:themeShade="80"/>
                <w:sz w:val="22"/>
                <w:szCs w:val="24"/>
                <w:lang w:val="es-CO"/>
              </w:rPr>
            </w:pPr>
          </w:p>
          <w:p w:rsidRPr="00D45FA4" w:rsidR="00932DAC" w:rsidP="00845EA6" w:rsidRDefault="00932DAC" w14:paraId="76692DEB" w14:textId="22E198ED">
            <w:pPr>
              <w:pStyle w:val="Sinespaciado"/>
              <w:jc w:val="left"/>
              <w:rPr>
                <w:rFonts w:ascii="Calibri" w:hAnsi="Calibri"/>
                <w:i/>
                <w:iCs/>
                <w:color w:val="808080" w:themeColor="background1" w:themeShade="80"/>
                <w:sz w:val="22"/>
                <w:lang w:val="es-CO"/>
              </w:rPr>
            </w:pPr>
          </w:p>
          <w:tbl>
            <w:tblPr>
              <w:tblStyle w:val="Tablaconcuadrcula"/>
              <w:tblW w:w="0" w:type="auto"/>
              <w:jc w:val="center"/>
              <w:tblLook w:val="04A0" w:firstRow="1" w:lastRow="0" w:firstColumn="1" w:lastColumn="0" w:noHBand="0" w:noVBand="1"/>
            </w:tblPr>
            <w:tblGrid>
              <w:gridCol w:w="6544"/>
              <w:gridCol w:w="650"/>
            </w:tblGrid>
            <w:tr w:rsidRPr="00C35BD3" w:rsidR="00C35BD3" w:rsidTr="007B342B" w14:paraId="6565CB06" w14:textId="77777777">
              <w:trPr>
                <w:jc w:val="center"/>
              </w:trPr>
              <w:tc>
                <w:tcPr>
                  <w:tcW w:w="6544" w:type="dxa"/>
                </w:tcPr>
                <w:p w:rsidRPr="00C35BD3" w:rsidR="00932DAC" w:rsidP="000E6470" w:rsidRDefault="00932DAC" w14:paraId="3C1377FF" w14:textId="77777777">
                  <w:pPr>
                    <w:pStyle w:val="Sinespaciado"/>
                    <w:jc w:val="center"/>
                    <w:rPr>
                      <w:rFonts w:ascii="Calibri" w:hAnsi="Calibri"/>
                      <w:b/>
                      <w:i/>
                      <w:sz w:val="18"/>
                      <w:szCs w:val="24"/>
                      <w:lang w:val="es-CO"/>
                    </w:rPr>
                  </w:pPr>
                  <w:r w:rsidRPr="00C35BD3">
                    <w:rPr>
                      <w:rFonts w:ascii="Calibri" w:hAnsi="Calibri"/>
                      <w:b/>
                      <w:i/>
                      <w:sz w:val="18"/>
                      <w:szCs w:val="24"/>
                      <w:lang w:val="es-CO"/>
                    </w:rPr>
                    <w:t>Criterios de desempeño</w:t>
                  </w:r>
                </w:p>
              </w:tc>
              <w:tc>
                <w:tcPr>
                  <w:tcW w:w="650" w:type="dxa"/>
                </w:tcPr>
                <w:p w:rsidRPr="00C35BD3" w:rsidR="00932DAC" w:rsidP="000E6470" w:rsidRDefault="00932DAC" w14:paraId="51EF5391" w14:textId="77777777">
                  <w:pPr>
                    <w:pStyle w:val="Sinespaciado"/>
                    <w:jc w:val="center"/>
                    <w:rPr>
                      <w:rFonts w:ascii="Calibri" w:hAnsi="Calibri"/>
                      <w:b/>
                      <w:i/>
                      <w:sz w:val="18"/>
                      <w:szCs w:val="24"/>
                      <w:lang w:val="es-CO"/>
                    </w:rPr>
                  </w:pPr>
                  <w:r w:rsidRPr="00C35BD3">
                    <w:rPr>
                      <w:rFonts w:ascii="Calibri" w:hAnsi="Calibri"/>
                      <w:b/>
                      <w:i/>
                      <w:sz w:val="18"/>
                      <w:szCs w:val="24"/>
                      <w:lang w:val="es-CO"/>
                    </w:rPr>
                    <w:t>Puntos</w:t>
                  </w:r>
                </w:p>
              </w:tc>
            </w:tr>
            <w:tr w:rsidRPr="00C35BD3" w:rsidR="00C35BD3" w:rsidTr="007B342B" w14:paraId="3429DF27" w14:textId="77777777">
              <w:trPr>
                <w:jc w:val="center"/>
              </w:trPr>
              <w:tc>
                <w:tcPr>
                  <w:tcW w:w="6544" w:type="dxa"/>
                </w:tcPr>
                <w:p w:rsidRPr="00C35BD3" w:rsidR="00932DAC" w:rsidP="000E6470" w:rsidRDefault="009B0B20" w14:paraId="0D2A8DDC" w14:textId="03177BD7">
                  <w:pPr>
                    <w:pStyle w:val="Sinespaciado"/>
                    <w:jc w:val="left"/>
                    <w:rPr>
                      <w:rFonts w:ascii="Calibri" w:hAnsi="Calibri"/>
                      <w:i/>
                      <w:sz w:val="18"/>
                      <w:szCs w:val="24"/>
                      <w:lang w:val="es-CO"/>
                    </w:rPr>
                  </w:pPr>
                  <w:r>
                    <w:rPr>
                      <w:rFonts w:ascii="Calibri" w:hAnsi="Calibri"/>
                      <w:i/>
                      <w:sz w:val="18"/>
                      <w:szCs w:val="24"/>
                      <w:lang w:val="es-CO"/>
                    </w:rPr>
                    <w:t>Revisión de material de estudio</w:t>
                  </w:r>
                </w:p>
              </w:tc>
              <w:tc>
                <w:tcPr>
                  <w:tcW w:w="650" w:type="dxa"/>
                </w:tcPr>
                <w:p w:rsidRPr="00C35BD3" w:rsidR="00932DAC" w:rsidP="000E6470" w:rsidRDefault="009B0B20" w14:paraId="3490DAE2" w14:textId="52590205">
                  <w:pPr>
                    <w:pStyle w:val="Sinespaciado"/>
                    <w:jc w:val="left"/>
                    <w:rPr>
                      <w:rFonts w:ascii="Calibri" w:hAnsi="Calibri"/>
                      <w:i/>
                      <w:sz w:val="18"/>
                      <w:szCs w:val="24"/>
                      <w:lang w:val="es-CO"/>
                    </w:rPr>
                  </w:pPr>
                  <w:r>
                    <w:rPr>
                      <w:rFonts w:ascii="Calibri" w:hAnsi="Calibri"/>
                      <w:i/>
                      <w:sz w:val="18"/>
                      <w:szCs w:val="24"/>
                      <w:lang w:val="es-CO"/>
                    </w:rPr>
                    <w:t>1</w:t>
                  </w:r>
                </w:p>
              </w:tc>
            </w:tr>
            <w:tr w:rsidRPr="00C35BD3" w:rsidR="009B0B20" w:rsidTr="007B342B" w14:paraId="4DB1632C" w14:textId="77777777">
              <w:trPr>
                <w:jc w:val="center"/>
              </w:trPr>
              <w:tc>
                <w:tcPr>
                  <w:tcW w:w="6544" w:type="dxa"/>
                </w:tcPr>
                <w:p w:rsidRPr="00C35BD3" w:rsidR="009B0B20" w:rsidP="009B0B20" w:rsidRDefault="009B0B20" w14:paraId="2CE04CAF" w14:textId="364391AD">
                  <w:pPr>
                    <w:pStyle w:val="Sinespaciado"/>
                    <w:jc w:val="left"/>
                    <w:rPr>
                      <w:rFonts w:ascii="Calibri" w:hAnsi="Calibri"/>
                      <w:i/>
                      <w:sz w:val="18"/>
                      <w:szCs w:val="24"/>
                      <w:lang w:val="es-CO"/>
                    </w:rPr>
                  </w:pPr>
                  <w:r w:rsidRPr="00C35BD3">
                    <w:rPr>
                      <w:rFonts w:ascii="Calibri" w:hAnsi="Calibri"/>
                      <w:i/>
                      <w:sz w:val="18"/>
                      <w:szCs w:val="24"/>
                      <w:lang w:val="es-CO"/>
                    </w:rPr>
                    <w:t>SOLUCIÓN Y ENTREGA DE EJECICIOS MATEMÁTICAS</w:t>
                  </w:r>
                  <w:r>
                    <w:rPr>
                      <w:rFonts w:ascii="Calibri" w:hAnsi="Calibri"/>
                      <w:i/>
                      <w:sz w:val="18"/>
                      <w:szCs w:val="24"/>
                      <w:lang w:val="es-CO"/>
                    </w:rPr>
                    <w:t xml:space="preserve"> </w:t>
                  </w:r>
                  <w:r w:rsidRPr="00945BDC">
                    <w:rPr>
                      <w:rFonts w:ascii="Calibri" w:hAnsi="Calibri"/>
                      <w:b/>
                      <w:bCs/>
                      <w:i/>
                      <w:sz w:val="18"/>
                      <w:szCs w:val="24"/>
                      <w:lang w:val="es-CO"/>
                    </w:rPr>
                    <w:t>SEC. 1.1 A 1.3</w:t>
                  </w:r>
                </w:p>
              </w:tc>
              <w:tc>
                <w:tcPr>
                  <w:tcW w:w="650" w:type="dxa"/>
                </w:tcPr>
                <w:p w:rsidR="009B0B20" w:rsidP="009B0B20" w:rsidRDefault="009B0B20" w14:paraId="33EAB1BD" w14:textId="50B8DF3C">
                  <w:pPr>
                    <w:pStyle w:val="Sinespaciado"/>
                    <w:jc w:val="left"/>
                    <w:rPr>
                      <w:rFonts w:ascii="Calibri" w:hAnsi="Calibri"/>
                      <w:i/>
                      <w:sz w:val="18"/>
                      <w:szCs w:val="24"/>
                      <w:lang w:val="es-CO"/>
                    </w:rPr>
                  </w:pPr>
                  <w:r>
                    <w:rPr>
                      <w:rFonts w:ascii="Calibri" w:hAnsi="Calibri"/>
                      <w:i/>
                      <w:sz w:val="18"/>
                      <w:szCs w:val="24"/>
                      <w:lang w:val="es-CO"/>
                    </w:rPr>
                    <w:t>2</w:t>
                  </w:r>
                </w:p>
              </w:tc>
            </w:tr>
            <w:tr w:rsidRPr="00C35BD3" w:rsidR="00C35BD3" w:rsidTr="007B342B" w14:paraId="5C78F81B" w14:textId="77777777">
              <w:trPr>
                <w:jc w:val="center"/>
              </w:trPr>
              <w:tc>
                <w:tcPr>
                  <w:tcW w:w="6544" w:type="dxa"/>
                </w:tcPr>
                <w:p w:rsidRPr="00C35BD3" w:rsidR="007B342B" w:rsidP="007B342B" w:rsidRDefault="007B342B" w14:paraId="4562A6D8" w14:textId="76E9F56D">
                  <w:pPr>
                    <w:pStyle w:val="Sinespaciado"/>
                    <w:jc w:val="left"/>
                    <w:rPr>
                      <w:rFonts w:ascii="Calibri" w:hAnsi="Calibri"/>
                      <w:i/>
                      <w:sz w:val="18"/>
                      <w:szCs w:val="24"/>
                      <w:lang w:val="es-CO"/>
                    </w:rPr>
                  </w:pPr>
                  <w:r w:rsidRPr="00C35BD3">
                    <w:rPr>
                      <w:rFonts w:ascii="Calibri" w:hAnsi="Calibri"/>
                      <w:i/>
                      <w:sz w:val="18"/>
                      <w:szCs w:val="24"/>
                      <w:lang w:val="es-CO"/>
                    </w:rPr>
                    <w:t>SOLUCIÓN Y ENTREGA DE EJECICIOS CALCULO DIFERENCIAL INTEGRAL</w:t>
                  </w:r>
                  <w:r w:rsidR="00945BDC">
                    <w:rPr>
                      <w:rFonts w:ascii="Calibri" w:hAnsi="Calibri"/>
                      <w:i/>
                      <w:sz w:val="18"/>
                      <w:szCs w:val="24"/>
                      <w:lang w:val="es-CO"/>
                    </w:rPr>
                    <w:t xml:space="preserve"> </w:t>
                  </w:r>
                  <w:r w:rsidRPr="00945BDC" w:rsidR="00945BDC">
                    <w:rPr>
                      <w:rFonts w:ascii="Calibri" w:hAnsi="Calibri"/>
                      <w:b/>
                      <w:bCs/>
                      <w:i/>
                      <w:sz w:val="18"/>
                      <w:szCs w:val="24"/>
                      <w:lang w:val="es-CO"/>
                    </w:rPr>
                    <w:t>SEC. 1.4 A 1.6</w:t>
                  </w:r>
                </w:p>
              </w:tc>
              <w:tc>
                <w:tcPr>
                  <w:tcW w:w="650" w:type="dxa"/>
                </w:tcPr>
                <w:p w:rsidRPr="00C35BD3" w:rsidR="007B342B" w:rsidP="007B342B" w:rsidRDefault="001759FC" w14:paraId="74A797D7" w14:textId="7254C804">
                  <w:pPr>
                    <w:pStyle w:val="Sinespaciado"/>
                    <w:jc w:val="left"/>
                    <w:rPr>
                      <w:rFonts w:ascii="Calibri" w:hAnsi="Calibri"/>
                      <w:i/>
                      <w:sz w:val="18"/>
                      <w:szCs w:val="24"/>
                      <w:lang w:val="es-CO"/>
                    </w:rPr>
                  </w:pPr>
                  <w:r>
                    <w:rPr>
                      <w:rFonts w:ascii="Calibri" w:hAnsi="Calibri"/>
                      <w:i/>
                      <w:sz w:val="18"/>
                      <w:szCs w:val="24"/>
                      <w:lang w:val="es-CO"/>
                    </w:rPr>
                    <w:t>2</w:t>
                  </w:r>
                </w:p>
              </w:tc>
            </w:tr>
            <w:tr w:rsidRPr="00C35BD3" w:rsidR="00C35BD3" w:rsidTr="007B342B" w14:paraId="46ADB9AD" w14:textId="77777777">
              <w:trPr>
                <w:jc w:val="center"/>
              </w:trPr>
              <w:tc>
                <w:tcPr>
                  <w:tcW w:w="6544" w:type="dxa"/>
                </w:tcPr>
                <w:p w:rsidRPr="00C35BD3" w:rsidR="007B342B" w:rsidP="007B342B" w:rsidRDefault="007B342B" w14:paraId="2C19F0CD" w14:textId="22364410">
                  <w:pPr>
                    <w:pStyle w:val="Sinespaciado"/>
                    <w:jc w:val="right"/>
                    <w:rPr>
                      <w:rFonts w:ascii="Calibri" w:hAnsi="Calibri"/>
                      <w:b/>
                      <w:i/>
                      <w:sz w:val="18"/>
                      <w:szCs w:val="24"/>
                      <w:lang w:val="es-CO"/>
                    </w:rPr>
                  </w:pPr>
                  <w:r w:rsidRPr="00C35BD3">
                    <w:rPr>
                      <w:rFonts w:ascii="Calibri" w:hAnsi="Calibri"/>
                      <w:b/>
                      <w:i/>
                      <w:sz w:val="18"/>
                      <w:szCs w:val="24"/>
                      <w:lang w:val="es-CO"/>
                    </w:rPr>
                    <w:t>La suma total debe dar</w:t>
                  </w:r>
                </w:p>
              </w:tc>
              <w:tc>
                <w:tcPr>
                  <w:tcW w:w="650" w:type="dxa"/>
                </w:tcPr>
                <w:p w:rsidRPr="00C35BD3" w:rsidR="007B342B" w:rsidP="007B342B" w:rsidRDefault="007B342B" w14:paraId="7A37B87E" w14:textId="77777777">
                  <w:pPr>
                    <w:pStyle w:val="Sinespaciado"/>
                    <w:jc w:val="left"/>
                    <w:rPr>
                      <w:rFonts w:ascii="Calibri" w:hAnsi="Calibri"/>
                      <w:b/>
                      <w:i/>
                      <w:sz w:val="18"/>
                      <w:szCs w:val="24"/>
                      <w:lang w:val="es-CO"/>
                    </w:rPr>
                  </w:pPr>
                  <w:r w:rsidRPr="00C35BD3">
                    <w:rPr>
                      <w:rFonts w:ascii="Calibri" w:hAnsi="Calibri"/>
                      <w:b/>
                      <w:i/>
                      <w:sz w:val="18"/>
                      <w:szCs w:val="24"/>
                      <w:lang w:val="es-CO"/>
                    </w:rPr>
                    <w:t>5</w:t>
                  </w:r>
                </w:p>
              </w:tc>
            </w:tr>
          </w:tbl>
          <w:p w:rsidRPr="00C35BD3" w:rsidR="00932DAC" w:rsidP="00932DAC" w:rsidRDefault="00932DAC" w14:paraId="718B9BD7" w14:textId="77777777">
            <w:pPr>
              <w:pStyle w:val="Sinespaciado"/>
              <w:rPr>
                <w:rFonts w:ascii="Calibri" w:hAnsi="Calibri"/>
                <w:i/>
                <w:sz w:val="18"/>
                <w:szCs w:val="24"/>
                <w:lang w:val="es-CO"/>
              </w:rPr>
            </w:pPr>
          </w:p>
          <w:p w:rsidR="00932DAC" w:rsidP="00932DAC" w:rsidRDefault="00932DAC" w14:paraId="54367A9E" w14:textId="77777777">
            <w:pPr>
              <w:pStyle w:val="Sinespaciado"/>
              <w:rPr>
                <w:rFonts w:ascii="Calibri" w:hAnsi="Calibri"/>
                <w:i/>
                <w:color w:val="808080" w:themeColor="background1" w:themeShade="80"/>
                <w:sz w:val="18"/>
                <w:szCs w:val="24"/>
                <w:lang w:val="es-CO"/>
              </w:rPr>
            </w:pPr>
            <w:r>
              <w:rPr>
                <w:rFonts w:ascii="Calibri" w:hAnsi="Calibri"/>
                <w:i/>
                <w:color w:val="808080" w:themeColor="background1" w:themeShade="80"/>
                <w:sz w:val="18"/>
                <w:szCs w:val="24"/>
                <w:lang w:val="es-CO"/>
              </w:rPr>
              <w:t>Nota: La escala de la rúbrica es estándar para todos los espacios académicos.</w:t>
            </w:r>
          </w:p>
          <w:p w:rsidRPr="00EE1BA6" w:rsidR="00D45FA4" w:rsidP="00932DAC" w:rsidRDefault="00D45FA4" w14:paraId="0155A93F" w14:textId="0EAE6A73">
            <w:pPr>
              <w:pStyle w:val="Sinespaciado"/>
              <w:rPr>
                <w:rFonts w:ascii="Calibri" w:hAnsi="Calibri"/>
                <w:i/>
                <w:color w:val="808080" w:themeColor="background1" w:themeShade="80"/>
                <w:sz w:val="22"/>
                <w:lang w:val="es-CO"/>
              </w:rPr>
            </w:pPr>
          </w:p>
        </w:tc>
      </w:tr>
      <w:tr w:rsidRPr="00A33806" w:rsidR="00D63F8D" w:rsidTr="4251143B" w14:paraId="7DB46A29" w14:textId="77777777">
        <w:tc>
          <w:tcPr>
            <w:tcW w:w="1583" w:type="dxa"/>
            <w:shd w:val="clear" w:color="auto" w:fill="A8D08D" w:themeFill="accent6" w:themeFillTint="99"/>
            <w:tcMar/>
          </w:tcPr>
          <w:p w:rsidRPr="000E6470" w:rsidR="00D63F8D" w:rsidP="000E6470" w:rsidRDefault="00D63F8D" w14:paraId="0DF0BF47" w14:textId="607CE5CE">
            <w:pPr>
              <w:pStyle w:val="NormalWeb"/>
              <w:spacing w:before="0" w:beforeAutospacing="0" w:after="0" w:afterAutospacing="0"/>
              <w:jc w:val="center"/>
              <w:rPr>
                <w:rFonts w:ascii="Calibri" w:hAnsi="Calibri" w:eastAsiaTheme="minorEastAsia" w:cstheme="minorBidi"/>
                <w:b/>
                <w:color w:val="808080" w:themeColor="background1" w:themeShade="80"/>
                <w:kern w:val="2"/>
                <w:sz w:val="22"/>
                <w:lang w:eastAsia="ko-KR"/>
              </w:rPr>
            </w:pPr>
          </w:p>
        </w:tc>
        <w:tc>
          <w:tcPr>
            <w:tcW w:w="7797" w:type="dxa"/>
            <w:gridSpan w:val="2"/>
            <w:shd w:val="clear" w:color="auto" w:fill="A8D08D" w:themeFill="accent6" w:themeFillTint="99"/>
            <w:tcMar/>
          </w:tcPr>
          <w:p w:rsidRPr="000E6470" w:rsidR="00D63F8D" w:rsidP="000E6470" w:rsidRDefault="00D63F8D" w14:paraId="4E0700BE" w14:textId="0F11EF81">
            <w:pPr>
              <w:pStyle w:val="NormalWeb"/>
              <w:spacing w:before="0" w:beforeAutospacing="0" w:after="0" w:afterAutospacing="0"/>
              <w:jc w:val="center"/>
              <w:rPr>
                <w:rFonts w:ascii="Calibri" w:hAnsi="Calibri" w:eastAsiaTheme="minorEastAsia" w:cstheme="minorBidi"/>
                <w:b/>
                <w:color w:val="808080" w:themeColor="background1" w:themeShade="80"/>
                <w:kern w:val="2"/>
                <w:sz w:val="22"/>
                <w:lang w:eastAsia="ko-KR"/>
              </w:rPr>
            </w:pPr>
            <w:r w:rsidRPr="000E6470">
              <w:rPr>
                <w:rFonts w:ascii="Calibri" w:hAnsi="Calibri" w:eastAsiaTheme="minorEastAsia" w:cstheme="minorBidi"/>
                <w:b/>
                <w:color w:val="808080" w:themeColor="background1" w:themeShade="80"/>
                <w:kern w:val="2"/>
                <w:sz w:val="22"/>
                <w:lang w:eastAsia="ko-KR"/>
              </w:rPr>
              <w:t>Información para el equipo de producción</w:t>
            </w:r>
            <w:r>
              <w:rPr>
                <w:rFonts w:ascii="Calibri" w:hAnsi="Calibri" w:eastAsiaTheme="minorEastAsia" w:cstheme="minorBidi"/>
                <w:b/>
                <w:color w:val="808080" w:themeColor="background1" w:themeShade="80"/>
                <w:kern w:val="2"/>
                <w:sz w:val="22"/>
                <w:lang w:eastAsia="ko-KR"/>
              </w:rPr>
              <w:t xml:space="preserve"> de la DEE</w:t>
            </w:r>
          </w:p>
        </w:tc>
      </w:tr>
      <w:tr w:rsidRPr="00A33806" w:rsidR="00932DAC" w:rsidTr="4251143B" w14:paraId="736E4E4A" w14:textId="77777777">
        <w:tc>
          <w:tcPr>
            <w:tcW w:w="9380" w:type="dxa"/>
            <w:gridSpan w:val="3"/>
            <w:tcMar/>
          </w:tcPr>
          <w:p w:rsidR="00932DAC" w:rsidP="000E6470" w:rsidRDefault="00932DAC" w14:paraId="32C5F43F" w14:textId="77777777">
            <w:pPr>
              <w:pStyle w:val="Sinespaciado"/>
              <w:jc w:val="left"/>
              <w:rPr>
                <w:rFonts w:ascii="Calibri" w:hAnsi="Calibri"/>
                <w:sz w:val="22"/>
                <w:lang w:val="es-CO"/>
              </w:rPr>
            </w:pPr>
          </w:p>
          <w:p w:rsidRPr="005D25AB" w:rsidR="00932DAC" w:rsidP="0026386B" w:rsidRDefault="00932DAC" w14:paraId="45FABD76" w14:textId="77777777">
            <w:pPr>
              <w:pStyle w:val="Sinespaciado"/>
              <w:rPr>
                <w:rFonts w:ascii="Calibri" w:hAnsi="Calibri"/>
                <w:sz w:val="18"/>
                <w:szCs w:val="24"/>
                <w:lang w:val="es-CO"/>
              </w:rPr>
            </w:pPr>
            <w:r w:rsidRPr="005D25AB">
              <w:rPr>
                <w:rFonts w:ascii="Calibri" w:hAnsi="Calibri"/>
                <w:b/>
                <w:sz w:val="18"/>
                <w:szCs w:val="24"/>
                <w:lang w:val="es-CO"/>
              </w:rPr>
              <w:t xml:space="preserve">Herramientas de la plataforma virtual </w:t>
            </w:r>
            <w:r w:rsidRPr="005D25AB">
              <w:rPr>
                <w:rFonts w:ascii="Calibri" w:hAnsi="Calibri"/>
                <w:sz w:val="18"/>
                <w:szCs w:val="24"/>
                <w:lang w:val="es-CO"/>
              </w:rPr>
              <w:t xml:space="preserve">(Marque con una X): </w:t>
            </w:r>
          </w:p>
          <w:p w:rsidRPr="005D25AB" w:rsidR="00932DAC" w:rsidRDefault="00932DAC" w14:paraId="3F43427E" w14:textId="77777777">
            <w:pPr>
              <w:pStyle w:val="Sinespaciado"/>
              <w:numPr>
                <w:ilvl w:val="0"/>
                <w:numId w:val="3"/>
              </w:numPr>
              <w:rPr>
                <w:rFonts w:ascii="Calibri" w:hAnsi="Calibri"/>
                <w:sz w:val="18"/>
                <w:szCs w:val="18"/>
                <w:lang w:val="es-CO"/>
              </w:rPr>
            </w:pPr>
            <w:r w:rsidRPr="16309B63">
              <w:rPr>
                <w:rFonts w:ascii="Calibri" w:hAnsi="Calibri"/>
                <w:sz w:val="18"/>
                <w:szCs w:val="18"/>
                <w:lang w:val="es-CO"/>
              </w:rPr>
              <w:t xml:space="preserve">Foro___ </w:t>
            </w:r>
          </w:p>
          <w:p w:rsidRPr="005D25AB" w:rsidR="00932DAC" w:rsidRDefault="00932DAC" w14:paraId="125AA176" w14:textId="7F4FA049">
            <w:pPr>
              <w:pStyle w:val="Sinespaciado"/>
              <w:numPr>
                <w:ilvl w:val="0"/>
                <w:numId w:val="3"/>
              </w:numPr>
              <w:rPr>
                <w:rFonts w:ascii="Calibri" w:hAnsi="Calibri"/>
                <w:sz w:val="18"/>
                <w:szCs w:val="18"/>
                <w:lang w:val="es-CO"/>
              </w:rPr>
            </w:pPr>
            <w:r w:rsidRPr="16309B63">
              <w:rPr>
                <w:rFonts w:ascii="Calibri" w:hAnsi="Calibri"/>
                <w:sz w:val="18"/>
                <w:szCs w:val="18"/>
                <w:lang w:val="es-CO"/>
              </w:rPr>
              <w:t>Tarea_</w:t>
            </w:r>
            <w:r w:rsidRPr="16309B63" w:rsidR="00AF2C5B">
              <w:rPr>
                <w:rFonts w:ascii="Calibri" w:hAnsi="Calibri"/>
                <w:sz w:val="18"/>
                <w:szCs w:val="18"/>
                <w:lang w:val="es-CO"/>
              </w:rPr>
              <w:t>_</w:t>
            </w:r>
            <w:r w:rsidRPr="00AF2C5B" w:rsidR="00AF2C5B">
              <w:rPr>
                <w:rFonts w:ascii="Calibri" w:hAnsi="Calibri"/>
                <w:b/>
                <w:bCs/>
                <w:sz w:val="18"/>
                <w:szCs w:val="18"/>
                <w:lang w:val="es-CO"/>
              </w:rPr>
              <w:t>X</w:t>
            </w:r>
            <w:r w:rsidRPr="00AF2C5B">
              <w:rPr>
                <w:rFonts w:ascii="Calibri" w:hAnsi="Calibri"/>
                <w:b/>
                <w:bCs/>
                <w:sz w:val="18"/>
                <w:szCs w:val="18"/>
                <w:lang w:val="es-CO"/>
              </w:rPr>
              <w:t>_</w:t>
            </w:r>
            <w:r w:rsidRPr="16309B63">
              <w:rPr>
                <w:rFonts w:ascii="Calibri" w:hAnsi="Calibri"/>
                <w:sz w:val="18"/>
                <w:szCs w:val="18"/>
                <w:lang w:val="es-CO"/>
              </w:rPr>
              <w:t xml:space="preserve">_ </w:t>
            </w:r>
          </w:p>
          <w:p w:rsidRPr="005D25AB" w:rsidR="00932DAC" w:rsidRDefault="00932DAC" w14:paraId="39F0DC7F" w14:textId="7892E27D">
            <w:pPr>
              <w:pStyle w:val="Sinespaciado"/>
              <w:numPr>
                <w:ilvl w:val="0"/>
                <w:numId w:val="3"/>
              </w:numPr>
              <w:rPr>
                <w:rFonts w:ascii="Calibri" w:hAnsi="Calibri"/>
                <w:sz w:val="18"/>
                <w:szCs w:val="18"/>
                <w:lang w:val="es-CO"/>
              </w:rPr>
            </w:pPr>
            <w:r w:rsidRPr="16309B63">
              <w:rPr>
                <w:rFonts w:ascii="Calibri" w:hAnsi="Calibri"/>
                <w:sz w:val="18"/>
                <w:szCs w:val="18"/>
                <w:lang w:val="es-CO"/>
              </w:rPr>
              <w:t xml:space="preserve">Cuestionario___ </w:t>
            </w:r>
          </w:p>
          <w:p w:rsidRPr="005D25AB" w:rsidR="00932DAC" w:rsidRDefault="00932DAC" w14:paraId="6847C98E" w14:textId="3607C3DB">
            <w:pPr>
              <w:pStyle w:val="Sinespaciado"/>
              <w:numPr>
                <w:ilvl w:val="0"/>
                <w:numId w:val="3"/>
              </w:numPr>
              <w:rPr>
                <w:rFonts w:ascii="Calibri" w:hAnsi="Calibri"/>
                <w:sz w:val="18"/>
                <w:szCs w:val="18"/>
                <w:lang w:val="es-CO"/>
              </w:rPr>
            </w:pPr>
            <w:r w:rsidRPr="16309B63">
              <w:rPr>
                <w:rFonts w:ascii="Calibri" w:hAnsi="Calibri"/>
                <w:sz w:val="18"/>
                <w:szCs w:val="18"/>
                <w:lang w:val="es-CO"/>
              </w:rPr>
              <w:t xml:space="preserve">Webex (encuentros)___ </w:t>
            </w:r>
          </w:p>
          <w:p w:rsidRPr="005D25AB" w:rsidR="00932DAC" w:rsidRDefault="00932DAC" w14:paraId="250C2920" w14:textId="77777777">
            <w:pPr>
              <w:pStyle w:val="Sinespaciado"/>
              <w:numPr>
                <w:ilvl w:val="0"/>
                <w:numId w:val="3"/>
              </w:numPr>
              <w:rPr>
                <w:rFonts w:ascii="Calibri" w:hAnsi="Calibri"/>
                <w:sz w:val="18"/>
                <w:szCs w:val="18"/>
                <w:lang w:val="es-CO"/>
              </w:rPr>
            </w:pPr>
            <w:r w:rsidRPr="16309B63">
              <w:rPr>
                <w:rFonts w:ascii="Calibri" w:hAnsi="Calibri"/>
                <w:sz w:val="18"/>
                <w:szCs w:val="18"/>
                <w:lang w:val="es-CO"/>
              </w:rPr>
              <w:t>Taller ____</w:t>
            </w:r>
          </w:p>
          <w:p w:rsidRPr="005D25AB" w:rsidR="00932DAC" w:rsidRDefault="00932DAC" w14:paraId="5E92709D" w14:textId="77777777">
            <w:pPr>
              <w:pStyle w:val="Sinespaciado"/>
              <w:numPr>
                <w:ilvl w:val="0"/>
                <w:numId w:val="3"/>
              </w:numPr>
              <w:rPr>
                <w:rFonts w:ascii="Calibri" w:hAnsi="Calibri"/>
                <w:sz w:val="18"/>
                <w:szCs w:val="18"/>
                <w:lang w:val="es-CO"/>
              </w:rPr>
            </w:pPr>
            <w:r w:rsidRPr="16309B63">
              <w:rPr>
                <w:rFonts w:ascii="Calibri" w:hAnsi="Calibri"/>
                <w:sz w:val="18"/>
                <w:szCs w:val="18"/>
                <w:lang w:val="es-CO"/>
              </w:rPr>
              <w:t>Glosario____</w:t>
            </w:r>
          </w:p>
          <w:p w:rsidRPr="005D25AB" w:rsidR="00932DAC" w:rsidRDefault="00932DAC" w14:paraId="32F71585" w14:textId="77777777">
            <w:pPr>
              <w:pStyle w:val="Sinespaciado"/>
              <w:numPr>
                <w:ilvl w:val="0"/>
                <w:numId w:val="3"/>
              </w:numPr>
              <w:rPr>
                <w:rFonts w:ascii="Calibri" w:hAnsi="Calibri"/>
                <w:sz w:val="18"/>
                <w:szCs w:val="18"/>
                <w:lang w:val="es-CO"/>
              </w:rPr>
            </w:pPr>
            <w:r w:rsidRPr="16309B63">
              <w:rPr>
                <w:rFonts w:ascii="Calibri" w:hAnsi="Calibri"/>
                <w:sz w:val="18"/>
                <w:szCs w:val="18"/>
                <w:lang w:val="es-CO"/>
              </w:rPr>
              <w:t>Wiki____</w:t>
            </w:r>
          </w:p>
          <w:p w:rsidRPr="005D25AB" w:rsidR="00932DAC" w:rsidRDefault="00932DAC" w14:paraId="4C016B07" w14:textId="77777777">
            <w:pPr>
              <w:pStyle w:val="Sinespaciado"/>
              <w:numPr>
                <w:ilvl w:val="0"/>
                <w:numId w:val="3"/>
              </w:numPr>
              <w:rPr>
                <w:rFonts w:ascii="Calibri" w:hAnsi="Calibri"/>
                <w:sz w:val="18"/>
                <w:szCs w:val="18"/>
                <w:lang w:val="es-CO"/>
              </w:rPr>
            </w:pPr>
            <w:r w:rsidRPr="16309B63">
              <w:rPr>
                <w:rFonts w:ascii="Calibri" w:hAnsi="Calibri"/>
                <w:sz w:val="18"/>
                <w:szCs w:val="18"/>
                <w:lang w:val="es-CO"/>
              </w:rPr>
              <w:t xml:space="preserve">No sabe___ </w:t>
            </w:r>
          </w:p>
          <w:p w:rsidRPr="005D25AB" w:rsidR="00932DAC" w:rsidRDefault="00932DAC" w14:paraId="6D73D1F8" w14:textId="77777777">
            <w:pPr>
              <w:pStyle w:val="Sinespaciado"/>
              <w:numPr>
                <w:ilvl w:val="0"/>
                <w:numId w:val="3"/>
              </w:numPr>
              <w:rPr>
                <w:rFonts w:ascii="Calibri" w:hAnsi="Calibri"/>
                <w:i/>
                <w:iCs/>
                <w:color w:val="808080" w:themeColor="background1" w:themeShade="80"/>
                <w:sz w:val="16"/>
                <w:szCs w:val="16"/>
                <w:lang w:val="es-CO"/>
              </w:rPr>
            </w:pPr>
            <w:r w:rsidRPr="16309B63">
              <w:rPr>
                <w:rFonts w:ascii="Calibri" w:hAnsi="Calibri"/>
                <w:sz w:val="18"/>
                <w:szCs w:val="18"/>
                <w:lang w:val="es-CO"/>
              </w:rPr>
              <w:t>Otra ¿Cuál?_______</w:t>
            </w:r>
          </w:p>
          <w:p w:rsidRPr="005D25AB" w:rsidR="00AF276A" w:rsidP="0026386B" w:rsidRDefault="00AF276A" w14:paraId="1EC1F781" w14:textId="77777777">
            <w:pPr>
              <w:pStyle w:val="Sinespaciado"/>
              <w:rPr>
                <w:rFonts w:ascii="Calibri" w:hAnsi="Calibri"/>
                <w:b/>
                <w:i/>
                <w:color w:val="808080" w:themeColor="background1" w:themeShade="80"/>
                <w:sz w:val="16"/>
                <w:szCs w:val="24"/>
                <w:lang w:val="es-CO"/>
              </w:rPr>
            </w:pPr>
          </w:p>
          <w:p w:rsidRPr="00223655" w:rsidR="00932DAC" w:rsidP="00932DAC" w:rsidRDefault="00932DAC" w14:paraId="5898A7E8" w14:textId="6F37D878">
            <w:pPr>
              <w:pStyle w:val="Sinespaciado"/>
              <w:rPr>
                <w:rFonts w:ascii="Calibri" w:hAnsi="Calibri"/>
                <w:i/>
                <w:color w:val="808080" w:themeColor="background1" w:themeShade="80"/>
                <w:sz w:val="22"/>
                <w:szCs w:val="24"/>
                <w:lang w:val="es-CO"/>
              </w:rPr>
            </w:pPr>
            <w:r w:rsidRPr="005D25AB">
              <w:rPr>
                <w:rFonts w:ascii="Calibri" w:hAnsi="Calibri"/>
                <w:b/>
                <w:sz w:val="18"/>
                <w:szCs w:val="24"/>
                <w:lang w:val="es-CO"/>
              </w:rPr>
              <w:t xml:space="preserve">Herramientas web externas a la plataforma </w:t>
            </w:r>
            <w:r w:rsidRPr="005D25AB">
              <w:rPr>
                <w:rFonts w:ascii="Calibri" w:hAnsi="Calibri"/>
                <w:b/>
                <w:i/>
                <w:color w:val="808080" w:themeColor="background1" w:themeShade="80"/>
                <w:sz w:val="16"/>
                <w:szCs w:val="24"/>
                <w:lang w:val="es-CO"/>
              </w:rPr>
              <w:t xml:space="preserve">[Puede consultar algunas herramientas en  </w:t>
            </w:r>
            <w:hyperlink w:history="1" r:id="rId35">
              <w:r w:rsidRPr="005D25AB">
                <w:rPr>
                  <w:rStyle w:val="Hipervnculo"/>
                  <w:rFonts w:ascii="Calibri" w:hAnsi="Calibri"/>
                  <w:b/>
                  <w:i/>
                  <w:sz w:val="16"/>
                  <w:szCs w:val="24"/>
                  <w:lang w:val="es-CO"/>
                </w:rPr>
                <w:t>https://h5p.org/h5p/embed/123342</w:t>
              </w:r>
            </w:hyperlink>
            <w:r w:rsidRPr="005D25AB">
              <w:rPr>
                <w:rFonts w:ascii="Calibri" w:hAnsi="Calibri"/>
                <w:b/>
                <w:i/>
                <w:color w:val="808080" w:themeColor="background1" w:themeShade="80"/>
                <w:sz w:val="16"/>
                <w:szCs w:val="24"/>
                <w:lang w:val="es-CO"/>
              </w:rPr>
              <w:t xml:space="preserve">] </w:t>
            </w:r>
            <w:r w:rsidRPr="005D25AB">
              <w:rPr>
                <w:rFonts w:ascii="Calibri" w:hAnsi="Calibri"/>
                <w:sz w:val="18"/>
                <w:szCs w:val="24"/>
                <w:lang w:val="es-CO"/>
              </w:rPr>
              <w:t>Indique si utilizará alguna____________</w:t>
            </w:r>
          </w:p>
        </w:tc>
      </w:tr>
      <w:tr w:rsidRPr="006C7861" w:rsidR="00932DAC" w:rsidTr="4251143B" w14:paraId="2E205BCC" w14:textId="77777777">
        <w:trPr>
          <w:trHeight w:val="8002"/>
        </w:trPr>
        <w:tc>
          <w:tcPr>
            <w:tcW w:w="9380" w:type="dxa"/>
            <w:gridSpan w:val="3"/>
            <w:tcMar/>
          </w:tcPr>
          <w:p w:rsidRPr="00C27139" w:rsidR="007C2955" w:rsidP="000E6470" w:rsidRDefault="007C2955" w14:paraId="27E80E5D" w14:textId="0C7BCFE5">
            <w:pPr>
              <w:pStyle w:val="Sinespaciado"/>
              <w:jc w:val="left"/>
              <w:rPr>
                <w:rFonts w:ascii="Calibri" w:hAnsi="Calibri"/>
                <w:bCs/>
                <w:i/>
                <w:color w:val="808080" w:themeColor="background1" w:themeShade="80"/>
                <w:sz w:val="22"/>
                <w:szCs w:val="24"/>
                <w:lang w:val="es-CO"/>
              </w:rPr>
            </w:pPr>
          </w:p>
          <w:p w:rsidR="007C2955" w:rsidP="007C2955" w:rsidRDefault="007C2955" w14:paraId="609FA099" w14:textId="206251A8">
            <w:pPr>
              <w:shd w:val="clear" w:color="auto" w:fill="F5F5F5"/>
              <w:spacing w:after="0" w:line="240" w:lineRule="auto"/>
              <w:textAlignment w:val="baseline"/>
              <w:rPr>
                <w:rFonts w:ascii="Helvetica" w:hAnsi="Helvetica" w:eastAsia="Times New Roman" w:cs="Helvetica"/>
                <w:bCs/>
                <w:color w:val="333333"/>
                <w:sz w:val="20"/>
                <w:szCs w:val="20"/>
                <w:lang w:val="en-US"/>
              </w:rPr>
            </w:pPr>
            <w:r w:rsidRPr="00C27139">
              <w:rPr>
                <w:rFonts w:ascii="Helvetica" w:hAnsi="Helvetica" w:eastAsia="Times New Roman" w:cs="Helvetica"/>
                <w:bCs/>
                <w:color w:val="333333"/>
                <w:sz w:val="20"/>
                <w:szCs w:val="20"/>
                <w:lang w:val="en-US"/>
              </w:rPr>
              <w:t>Referencias</w:t>
            </w:r>
          </w:p>
          <w:p w:rsidR="00AE0896" w:rsidP="007C2955" w:rsidRDefault="00AE0896" w14:paraId="76E35806" w14:textId="0AB4DEC3">
            <w:pPr>
              <w:shd w:val="clear" w:color="auto" w:fill="F5F5F5"/>
              <w:spacing w:after="0" w:line="240" w:lineRule="auto"/>
              <w:textAlignment w:val="baseline"/>
              <w:rPr>
                <w:rFonts w:ascii="Helvetica" w:hAnsi="Helvetica" w:eastAsia="Times New Roman" w:cs="Helvetica"/>
                <w:bCs/>
                <w:color w:val="333333"/>
                <w:sz w:val="20"/>
                <w:szCs w:val="20"/>
                <w:lang w:val="en-US"/>
              </w:rPr>
            </w:pPr>
          </w:p>
          <w:p w:rsidR="00AE0896" w:rsidP="00845EA6" w:rsidRDefault="00AE0896" w14:paraId="42839346" w14:textId="43B48740">
            <w:pPr>
              <w:pStyle w:val="Ttulo1"/>
              <w:numPr>
                <w:ilvl w:val="0"/>
                <w:numId w:val="29"/>
              </w:numPr>
              <w:shd w:val="clear" w:color="auto" w:fill="FFFFFF"/>
              <w:spacing w:line="300" w:lineRule="atLeast"/>
              <w:textAlignment w:val="baseline"/>
              <w:outlineLvl w:val="0"/>
              <w:rPr>
                <w:rFonts w:ascii="Helvetica" w:hAnsi="Helvetica" w:cs="Helvetica" w:eastAsiaTheme="minorEastAsia"/>
                <w:b w:val="0"/>
                <w:bCs/>
                <w:color w:val="595959"/>
                <w:kern w:val="2"/>
                <w:sz w:val="20"/>
                <w:szCs w:val="20"/>
                <w:shd w:val="clear" w:color="auto" w:fill="F5F5F5"/>
                <w:lang w:val="en-US" w:eastAsia="ko-KR"/>
              </w:rPr>
            </w:pPr>
            <w:r w:rsidRPr="00C27139">
              <w:rPr>
                <w:rFonts w:ascii="Helvetica" w:hAnsi="Helvetica" w:cs="Helvetica" w:eastAsiaTheme="minorEastAsia"/>
                <w:b w:val="0"/>
                <w:bCs/>
                <w:color w:val="595959"/>
                <w:kern w:val="2"/>
                <w:sz w:val="20"/>
                <w:szCs w:val="20"/>
                <w:shd w:val="clear" w:color="auto" w:fill="F5F5F5"/>
                <w:lang w:val="en-US" w:eastAsia="ko-KR"/>
              </w:rPr>
              <w:t>Thomas Nield, 2022. Essential Math for Data Science. O’REILLY</w:t>
            </w:r>
          </w:p>
          <w:p w:rsidR="00845EA6" w:rsidP="00845EA6" w:rsidRDefault="00845EA6" w14:paraId="7FB58334" w14:textId="717763BD">
            <w:pPr>
              <w:rPr>
                <w:lang w:val="en-US" w:eastAsia="ko-KR"/>
              </w:rPr>
            </w:pPr>
          </w:p>
          <w:p w:rsidRPr="00845EA6" w:rsidR="00845EA6" w:rsidP="00845EA6" w:rsidRDefault="00845EA6" w14:paraId="23CCDE95" w14:textId="77777777">
            <w:pPr>
              <w:pStyle w:val="Prrafodelista"/>
              <w:numPr>
                <w:ilvl w:val="0"/>
                <w:numId w:val="28"/>
              </w:numPr>
              <w:rPr>
                <w:lang w:val="es-CO" w:eastAsia="ko-KR"/>
              </w:rPr>
            </w:pPr>
            <w:r w:rsidRPr="00845EA6">
              <w:rPr>
                <w:lang w:val="pt-BR" w:eastAsia="ko-KR"/>
              </w:rPr>
              <w:t>STEWART, J. </w:t>
            </w:r>
            <w:r w:rsidRPr="00845EA6">
              <w:rPr>
                <w:i/>
                <w:iCs/>
                <w:lang w:val="pt-BR" w:eastAsia="ko-KR"/>
              </w:rPr>
              <w:t xml:space="preserve">et </w:t>
            </w:r>
            <w:proofErr w:type="gramStart"/>
            <w:r w:rsidRPr="00845EA6">
              <w:rPr>
                <w:i/>
                <w:iCs/>
                <w:lang w:val="pt-BR" w:eastAsia="ko-KR"/>
              </w:rPr>
              <w:t>al.</w:t>
            </w:r>
            <w:r w:rsidRPr="00845EA6">
              <w:rPr>
                <w:b/>
                <w:bCs/>
                <w:lang w:val="pt-BR" w:eastAsia="ko-KR"/>
              </w:rPr>
              <w:t>Precálculo</w:t>
            </w:r>
            <w:proofErr w:type="gramEnd"/>
            <w:r w:rsidRPr="00845EA6">
              <w:rPr>
                <w:b/>
                <w:bCs/>
                <w:lang w:val="pt-BR" w:eastAsia="ko-KR"/>
              </w:rPr>
              <w:t>. matemáticas para el cálculo</w:t>
            </w:r>
            <w:r w:rsidRPr="00845EA6">
              <w:rPr>
                <w:lang w:val="pt-BR" w:eastAsia="ko-KR"/>
              </w:rPr>
              <w:t>. Sexta edición. </w:t>
            </w:r>
            <w:r w:rsidRPr="00845EA6">
              <w:rPr>
                <w:i/>
                <w:iCs/>
                <w:lang w:val="pt-BR" w:eastAsia="ko-KR"/>
              </w:rPr>
              <w:t>[S. l.: s. n.]</w:t>
            </w:r>
            <w:r w:rsidRPr="00845EA6">
              <w:rPr>
                <w:lang w:val="pt-BR" w:eastAsia="ko-KR"/>
              </w:rPr>
              <w:t xml:space="preserve">. ISBN 9780840068071. Disponível em: https://search.ebscohost.com/login.aspx?direct=true&amp;AuthType=ip,url,uid&amp;db=cat06300a&amp;AN=sibbila.104956&amp;lang=es&amp;site=eds-live. </w:t>
            </w:r>
          </w:p>
          <w:p w:rsidRPr="00D84E55" w:rsidR="00845EA6" w:rsidP="00845EA6" w:rsidRDefault="00845EA6" w14:paraId="0583CDD4" w14:textId="2D50BAE7">
            <w:pPr>
              <w:pStyle w:val="Prrafodelista"/>
              <w:numPr>
                <w:ilvl w:val="0"/>
                <w:numId w:val="28"/>
              </w:numPr>
              <w:rPr>
                <w:lang w:val="es-CO" w:eastAsia="ko-KR"/>
              </w:rPr>
            </w:pPr>
            <w:r w:rsidRPr="00845EA6">
              <w:rPr>
                <w:lang w:val="pt-BR" w:eastAsia="ko-KR"/>
              </w:rPr>
              <w:t>STEWART, J. </w:t>
            </w:r>
            <w:r w:rsidRPr="00845EA6">
              <w:rPr>
                <w:i/>
                <w:iCs/>
                <w:lang w:val="pt-BR" w:eastAsia="ko-KR"/>
              </w:rPr>
              <w:t xml:space="preserve">et </w:t>
            </w:r>
            <w:proofErr w:type="gramStart"/>
            <w:r w:rsidRPr="00845EA6">
              <w:rPr>
                <w:i/>
                <w:iCs/>
                <w:lang w:val="pt-BR" w:eastAsia="ko-KR"/>
              </w:rPr>
              <w:t>al.</w:t>
            </w:r>
            <w:r w:rsidRPr="00845EA6">
              <w:rPr>
                <w:b/>
                <w:bCs/>
                <w:lang w:val="pt-BR" w:eastAsia="ko-KR"/>
              </w:rPr>
              <w:t>Cálculo</w:t>
            </w:r>
            <w:proofErr w:type="gramEnd"/>
            <w:r w:rsidRPr="00845EA6">
              <w:rPr>
                <w:b/>
                <w:bCs/>
                <w:lang w:val="pt-BR" w:eastAsia="ko-KR"/>
              </w:rPr>
              <w:t xml:space="preserve"> de una variable trascendentes tempranas</w:t>
            </w:r>
            <w:r w:rsidRPr="00845EA6">
              <w:rPr>
                <w:lang w:val="pt-BR" w:eastAsia="ko-KR"/>
              </w:rPr>
              <w:t>. Octava edición. </w:t>
            </w:r>
            <w:r w:rsidRPr="00845EA6">
              <w:rPr>
                <w:i/>
                <w:iCs/>
                <w:lang w:val="pt-BR" w:eastAsia="ko-KR"/>
              </w:rPr>
              <w:t>[S. l.: s. n.]</w:t>
            </w:r>
            <w:r w:rsidRPr="00845EA6">
              <w:rPr>
                <w:lang w:val="pt-BR" w:eastAsia="ko-KR"/>
              </w:rPr>
              <w:t xml:space="preserve">. ISBN 9786075265506. Disponível em: </w:t>
            </w:r>
            <w:hyperlink w:history="1" r:id="rId36">
              <w:r w:rsidRPr="00E13916" w:rsidR="00D84E55">
                <w:rPr>
                  <w:rStyle w:val="Hipervnculo"/>
                  <w:lang w:val="pt-BR" w:eastAsia="ko-KR"/>
                </w:rPr>
                <w:t>https://search.ebscohos</w:t>
              </w:r>
              <w:r w:rsidRPr="00E13916" w:rsidR="00D84E55">
                <w:rPr>
                  <w:rStyle w:val="Hipervnculo"/>
                  <w:lang w:val="pt-BR" w:eastAsia="ko-KR"/>
                </w:rPr>
                <w:t>t</w:t>
              </w:r>
              <w:r w:rsidRPr="00E13916" w:rsidR="00D84E55">
                <w:rPr>
                  <w:rStyle w:val="Hipervnculo"/>
                  <w:lang w:val="pt-BR" w:eastAsia="ko-KR"/>
                </w:rPr>
                <w:t>.com/login.aspx?direct=true&amp;AuthType=ip,url,uid&amp;db=cat06300a&amp;AN=sibbila.139036&amp;lang=es&amp;site=eds-live</w:t>
              </w:r>
            </w:hyperlink>
            <w:r w:rsidRPr="00845EA6">
              <w:rPr>
                <w:lang w:val="pt-BR" w:eastAsia="ko-KR"/>
              </w:rPr>
              <w:t>.</w:t>
            </w:r>
          </w:p>
          <w:p w:rsidRPr="00D84E55" w:rsidR="00D84E55" w:rsidP="00D84E55" w:rsidRDefault="00D84E55" w14:paraId="0F60A543" w14:textId="25DA6870">
            <w:pPr>
              <w:pStyle w:val="Prrafodelista"/>
              <w:numPr>
                <w:ilvl w:val="0"/>
                <w:numId w:val="28"/>
              </w:numPr>
              <w:rPr>
                <w:lang w:val="en-AU" w:eastAsia="ko-KR"/>
              </w:rPr>
            </w:pPr>
            <w:r w:rsidRPr="00D84E55">
              <w:rPr>
                <w:lang w:val="en-US" w:eastAsia="ko-KR"/>
              </w:rPr>
              <w:t>Peter Saveliev - Calculus Illustrated. Volume 3_ Integral Calculus.</w:t>
            </w:r>
          </w:p>
          <w:p w:rsidRPr="00D84E55" w:rsidR="00845EA6" w:rsidP="00845EA6" w:rsidRDefault="00845EA6" w14:paraId="0C3A41A0" w14:textId="77777777">
            <w:pPr>
              <w:rPr>
                <w:lang w:val="en-AU" w:eastAsia="ko-KR"/>
              </w:rPr>
            </w:pPr>
          </w:p>
          <w:p w:rsidRPr="00D84E55" w:rsidR="00AE0896" w:rsidP="007C2955" w:rsidRDefault="00AE0896" w14:paraId="57D286A0" w14:textId="77777777">
            <w:pPr>
              <w:shd w:val="clear" w:color="auto" w:fill="F5F5F5"/>
              <w:spacing w:after="0" w:line="240" w:lineRule="auto"/>
              <w:textAlignment w:val="baseline"/>
              <w:rPr>
                <w:rFonts w:ascii="Helvetica" w:hAnsi="Helvetica" w:eastAsia="Times New Roman" w:cs="Helvetica"/>
                <w:bCs/>
                <w:color w:val="333333"/>
                <w:sz w:val="20"/>
                <w:szCs w:val="20"/>
                <w:lang w:val="en-AU"/>
              </w:rPr>
            </w:pPr>
          </w:p>
          <w:p w:rsidRPr="00845EA6" w:rsidR="00953205" w:rsidP="00845EA6" w:rsidRDefault="007C2955" w14:paraId="7D6B1B33" w14:textId="6FBDFC13">
            <w:pPr>
              <w:pStyle w:val="Prrafodelista"/>
              <w:numPr>
                <w:ilvl w:val="0"/>
                <w:numId w:val="28"/>
              </w:numPr>
              <w:spacing w:after="0" w:line="240" w:lineRule="auto"/>
              <w:textAlignment w:val="baseline"/>
              <w:rPr>
                <w:rFonts w:ascii="Helvetica" w:hAnsi="Helvetica" w:eastAsia="Times New Roman" w:cs="Helvetica"/>
                <w:bCs/>
                <w:color w:val="595959"/>
                <w:sz w:val="20"/>
                <w:szCs w:val="20"/>
                <w:lang w:val="en-US"/>
              </w:rPr>
            </w:pPr>
            <w:r w:rsidRPr="00845EA6">
              <w:rPr>
                <w:rFonts w:ascii="Helvetica" w:hAnsi="Helvetica" w:eastAsia="Times New Roman" w:cs="Helvetica"/>
                <w:bCs/>
                <w:color w:val="595959"/>
                <w:sz w:val="20"/>
                <w:szCs w:val="20"/>
                <w:lang w:val="en-US"/>
              </w:rPr>
              <w:t>Vince, J. (2019). </w:t>
            </w:r>
            <w:r w:rsidRPr="00845EA6">
              <w:rPr>
                <w:rFonts w:ascii="Helvetica" w:hAnsi="Helvetica" w:eastAsia="Times New Roman" w:cs="Helvetica"/>
                <w:bCs/>
                <w:i/>
                <w:iCs/>
                <w:color w:val="595959"/>
                <w:sz w:val="20"/>
                <w:szCs w:val="20"/>
                <w:bdr w:val="none" w:color="auto" w:sz="0" w:space="0" w:frame="1"/>
                <w:lang w:val="en-US"/>
              </w:rPr>
              <w:t>Calculus for Computer Graphics. [electronic resource]</w:t>
            </w:r>
            <w:r w:rsidRPr="00845EA6">
              <w:rPr>
                <w:rFonts w:ascii="Helvetica" w:hAnsi="Helvetica" w:eastAsia="Times New Roman" w:cs="Helvetica"/>
                <w:bCs/>
                <w:color w:val="595959"/>
                <w:sz w:val="20"/>
                <w:szCs w:val="20"/>
                <w:lang w:val="en-US"/>
              </w:rPr>
              <w:t> (2nd ed. 2019.).</w:t>
            </w:r>
          </w:p>
          <w:p w:rsidRPr="00C27139" w:rsidR="00953205" w:rsidP="00A21EBB" w:rsidRDefault="00000000" w14:paraId="5CDB6010" w14:textId="4CCD08A7">
            <w:pPr>
              <w:spacing w:after="0" w:line="240" w:lineRule="auto"/>
              <w:textAlignment w:val="baseline"/>
              <w:rPr>
                <w:rFonts w:ascii="Helvetica" w:hAnsi="Helvetica" w:eastAsia="Times New Roman" w:cs="Helvetica"/>
                <w:bCs/>
                <w:color w:val="595959"/>
                <w:sz w:val="20"/>
                <w:szCs w:val="20"/>
                <w:lang w:val="en-US"/>
              </w:rPr>
            </w:pPr>
            <w:hyperlink w:history="1" r:id="rId37">
              <w:r w:rsidRPr="00C27139" w:rsidR="00953205">
                <w:rPr>
                  <w:rStyle w:val="Hipervnculo"/>
                  <w:rFonts w:ascii="Helvetica" w:hAnsi="Helvetica" w:eastAsia="Times New Roman" w:cs="Helvetica"/>
                  <w:bCs/>
                  <w:sz w:val="20"/>
                  <w:szCs w:val="20"/>
                  <w:lang w:val="en-US"/>
                </w:rPr>
                <w:t>http://hemeroteca.lasalle.edu.co/login?url=https://search.ebsco</w:t>
              </w:r>
              <w:r w:rsidRPr="00C27139" w:rsidR="00953205">
                <w:rPr>
                  <w:rStyle w:val="Hipervnculo"/>
                  <w:rFonts w:ascii="Helvetica" w:hAnsi="Helvetica" w:eastAsia="Times New Roman" w:cs="Helvetica"/>
                  <w:bCs/>
                  <w:sz w:val="20"/>
                  <w:szCs w:val="20"/>
                  <w:lang w:val="en-US"/>
                </w:rPr>
                <w:t>h</w:t>
              </w:r>
              <w:r w:rsidRPr="00C27139" w:rsidR="00953205">
                <w:rPr>
                  <w:rStyle w:val="Hipervnculo"/>
                  <w:rFonts w:ascii="Helvetica" w:hAnsi="Helvetica" w:eastAsia="Times New Roman" w:cs="Helvetica"/>
                  <w:bCs/>
                  <w:sz w:val="20"/>
                  <w:szCs w:val="20"/>
                  <w:lang w:val="en-US"/>
                </w:rPr>
                <w:t>ost.com/login.aspx?direct=true&amp;AuthType=ip,url,uid&amp;db=cat06300a&amp;AN=sibbila.180777&amp;lang=es&amp;site=eds-live</w:t>
              </w:r>
            </w:hyperlink>
          </w:p>
          <w:p w:rsidRPr="00C27139" w:rsidR="00953205" w:rsidP="00A21EBB" w:rsidRDefault="00953205" w14:paraId="3E896971" w14:textId="77777777">
            <w:pPr>
              <w:spacing w:after="0" w:line="240" w:lineRule="auto"/>
              <w:textAlignment w:val="baseline"/>
              <w:rPr>
                <w:rFonts w:ascii="Helvetica" w:hAnsi="Helvetica" w:eastAsia="Times New Roman" w:cs="Helvetica"/>
                <w:bCs/>
                <w:color w:val="595959"/>
                <w:sz w:val="20"/>
                <w:szCs w:val="20"/>
                <w:lang w:val="en-US"/>
              </w:rPr>
            </w:pPr>
          </w:p>
          <w:p w:rsidRPr="00C27139" w:rsidR="00953205" w:rsidP="00A21EBB" w:rsidRDefault="00953205" w14:paraId="3B4AAC92" w14:textId="77777777">
            <w:pPr>
              <w:spacing w:after="0" w:line="240" w:lineRule="auto"/>
              <w:textAlignment w:val="baseline"/>
              <w:rPr>
                <w:rFonts w:ascii="Helvetica" w:hAnsi="Helvetica" w:eastAsia="Times New Roman" w:cs="Helvetica"/>
                <w:bCs/>
                <w:color w:val="595959"/>
                <w:sz w:val="20"/>
                <w:szCs w:val="20"/>
                <w:lang w:val="en-US"/>
              </w:rPr>
            </w:pPr>
          </w:p>
          <w:p w:rsidRPr="00C27139" w:rsidR="007C2955" w:rsidP="00845EA6" w:rsidRDefault="00953205" w14:paraId="04E329F6" w14:textId="6C8AF3D9">
            <w:pPr>
              <w:pStyle w:val="Sinespaciado"/>
              <w:numPr>
                <w:ilvl w:val="0"/>
                <w:numId w:val="30"/>
              </w:numPr>
              <w:jc w:val="left"/>
              <w:rPr>
                <w:rFonts w:ascii="Helvetica" w:hAnsi="Helvetica" w:cs="Helvetica"/>
                <w:bCs/>
                <w:color w:val="595959"/>
                <w:szCs w:val="20"/>
                <w:shd w:val="clear" w:color="auto" w:fill="F5F5F5"/>
              </w:rPr>
            </w:pPr>
            <w:r w:rsidRPr="00C27139">
              <w:rPr>
                <w:rFonts w:ascii="Helvetica" w:hAnsi="Helvetica" w:cs="Helvetica"/>
                <w:bCs/>
                <w:color w:val="595959"/>
                <w:szCs w:val="20"/>
                <w:shd w:val="clear" w:color="auto" w:fill="F5F5F5"/>
              </w:rPr>
              <w:t>Vince, J. (2017). </w:t>
            </w:r>
            <w:r w:rsidRPr="00C27139">
              <w:rPr>
                <w:rFonts w:ascii="Helvetica" w:hAnsi="Helvetica" w:cs="Helvetica"/>
                <w:bCs/>
                <w:i/>
                <w:iCs/>
                <w:color w:val="595959"/>
                <w:szCs w:val="20"/>
                <w:bdr w:val="none" w:color="auto" w:sz="0" w:space="0" w:frame="1"/>
                <w:shd w:val="clear" w:color="auto" w:fill="F5F5F5"/>
              </w:rPr>
              <w:t>Mathematics for Computer Graphics. [electronic resource]</w:t>
            </w:r>
            <w:r w:rsidRPr="00C27139">
              <w:rPr>
                <w:rFonts w:ascii="Helvetica" w:hAnsi="Helvetica" w:cs="Helvetica"/>
                <w:bCs/>
                <w:color w:val="595959"/>
                <w:szCs w:val="20"/>
                <w:shd w:val="clear" w:color="auto" w:fill="F5F5F5"/>
              </w:rPr>
              <w:t> (5th ed. 2017.).</w:t>
            </w:r>
          </w:p>
          <w:p w:rsidRPr="00C27139" w:rsidR="00953205" w:rsidP="00953205" w:rsidRDefault="00000000" w14:paraId="53041E92" w14:textId="5A9CB37D">
            <w:pPr>
              <w:spacing w:after="0" w:line="240" w:lineRule="auto"/>
              <w:textAlignment w:val="baseline"/>
              <w:rPr>
                <w:rFonts w:ascii="Helvetica" w:hAnsi="Helvetica" w:eastAsia="Times New Roman" w:cs="Helvetica"/>
                <w:bCs/>
                <w:color w:val="595959"/>
                <w:sz w:val="20"/>
                <w:szCs w:val="20"/>
                <w:lang w:val="en-US"/>
              </w:rPr>
            </w:pPr>
            <w:hyperlink w:history="1" r:id="rId38">
              <w:r w:rsidRPr="00C27139" w:rsidR="00953205">
                <w:rPr>
                  <w:rStyle w:val="Hipervnculo"/>
                  <w:rFonts w:ascii="Helvetica" w:hAnsi="Helvetica" w:eastAsia="Times New Roman" w:cs="Helvetica"/>
                  <w:bCs/>
                  <w:sz w:val="20"/>
                  <w:szCs w:val="20"/>
                  <w:lang w:val="en-US"/>
                </w:rPr>
                <w:t>http://hemeroteca.lasalle.edu.co/login?url=https://search.ebscohost.com/login.aspx?direct=true&amp;AuthType=ip,url,uid&amp;db=cat06300a&amp;AN=sibbila.146250&amp;lang=es&amp;site=eds-live</w:t>
              </w:r>
            </w:hyperlink>
          </w:p>
          <w:p w:rsidRPr="00C27139" w:rsidR="00953205" w:rsidP="00953205" w:rsidRDefault="00953205" w14:paraId="489EB606" w14:textId="77777777">
            <w:pPr>
              <w:spacing w:after="0" w:line="240" w:lineRule="auto"/>
              <w:textAlignment w:val="baseline"/>
              <w:rPr>
                <w:rFonts w:ascii="Helvetica" w:hAnsi="Helvetica" w:eastAsia="Times New Roman" w:cs="Helvetica"/>
                <w:bCs/>
                <w:color w:val="595959"/>
                <w:sz w:val="20"/>
                <w:szCs w:val="20"/>
                <w:lang w:val="en-US"/>
              </w:rPr>
            </w:pPr>
          </w:p>
          <w:p w:rsidRPr="00845EA6" w:rsidR="00B240A8" w:rsidP="000E6470" w:rsidRDefault="00667E3A" w14:paraId="6A964616" w14:textId="3958023C">
            <w:pPr>
              <w:pStyle w:val="Sinespaciado"/>
              <w:numPr>
                <w:ilvl w:val="0"/>
                <w:numId w:val="30"/>
              </w:numPr>
              <w:jc w:val="left"/>
              <w:rPr>
                <w:rFonts w:ascii="Helvetica" w:hAnsi="Helvetica" w:cs="Helvetica"/>
                <w:bCs/>
                <w:color w:val="595959"/>
                <w:szCs w:val="20"/>
                <w:shd w:val="clear" w:color="auto" w:fill="F5F5F5"/>
              </w:rPr>
            </w:pPr>
            <w:r w:rsidRPr="00C27139">
              <w:rPr>
                <w:rFonts w:ascii="Helvetica" w:hAnsi="Helvetica" w:cs="Helvetica"/>
                <w:bCs/>
                <w:color w:val="595959"/>
                <w:szCs w:val="20"/>
                <w:shd w:val="clear" w:color="auto" w:fill="F5F5F5"/>
              </w:rPr>
              <w:t xml:space="preserve">Purcell, Edwin J., and Dale Varberg. </w:t>
            </w:r>
            <w:r w:rsidRPr="00C27139">
              <w:rPr>
                <w:rFonts w:ascii="Helvetica" w:hAnsi="Helvetica" w:cs="Helvetica"/>
                <w:bCs/>
                <w:color w:val="595959"/>
                <w:szCs w:val="20"/>
                <w:shd w:val="clear" w:color="auto" w:fill="F5F5F5"/>
                <w:lang w:val="es-ES"/>
              </w:rPr>
              <w:t>2000. </w:t>
            </w:r>
            <w:r w:rsidRPr="00C27139">
              <w:rPr>
                <w:rFonts w:ascii="Helvetica" w:hAnsi="Helvetica" w:cs="Helvetica"/>
                <w:bCs/>
                <w:i/>
                <w:iCs/>
                <w:color w:val="595959"/>
                <w:szCs w:val="20"/>
                <w:bdr w:val="none" w:color="auto" w:sz="0" w:space="0" w:frame="1"/>
                <w:shd w:val="clear" w:color="auto" w:fill="F5F5F5"/>
                <w:lang w:val="es-ES"/>
              </w:rPr>
              <w:t>Cálculo Diferencial e Integral</w:t>
            </w:r>
            <w:r w:rsidRPr="00C27139">
              <w:rPr>
                <w:rFonts w:ascii="Helvetica" w:hAnsi="Helvetica" w:cs="Helvetica"/>
                <w:bCs/>
                <w:color w:val="595959"/>
                <w:szCs w:val="20"/>
                <w:shd w:val="clear" w:color="auto" w:fill="F5F5F5"/>
                <w:lang w:val="es-ES"/>
              </w:rPr>
              <w:t xml:space="preserve">. </w:t>
            </w:r>
            <w:r w:rsidRPr="006C7861">
              <w:rPr>
                <w:rFonts w:ascii="Helvetica" w:hAnsi="Helvetica" w:cs="Helvetica"/>
                <w:bCs/>
                <w:color w:val="595959"/>
                <w:szCs w:val="20"/>
                <w:shd w:val="clear" w:color="auto" w:fill="F5F5F5"/>
              </w:rPr>
              <w:t xml:space="preserve">6ed ed. </w:t>
            </w:r>
            <w:r w:rsidRPr="00C27139">
              <w:rPr>
                <w:rFonts w:ascii="Helvetica" w:hAnsi="Helvetica" w:cs="Helvetica"/>
                <w:bCs/>
                <w:color w:val="595959"/>
                <w:szCs w:val="20"/>
                <w:shd w:val="clear" w:color="auto" w:fill="F5F5F5"/>
              </w:rPr>
              <w:t xml:space="preserve">AWLI. </w:t>
            </w:r>
            <w:hyperlink w:history="1" r:id="rId39">
              <w:r w:rsidRPr="00C27139" w:rsidR="005802E0">
                <w:rPr>
                  <w:rStyle w:val="Hipervnculo"/>
                  <w:rFonts w:ascii="Helvetica" w:hAnsi="Helvetica" w:cs="Helvetica"/>
                  <w:bCs/>
                  <w:szCs w:val="20"/>
                  <w:shd w:val="clear" w:color="auto" w:fill="F5F5F5"/>
                </w:rPr>
                <w:t>https://search.ebscohost.com/login.aspx?direct=true&amp;AuthType=ip,url,uid&amp;db=cat06300a&amp;A</w:t>
              </w:r>
              <w:r w:rsidRPr="00C27139" w:rsidR="005802E0">
                <w:rPr>
                  <w:rStyle w:val="Hipervnculo"/>
                  <w:rFonts w:ascii="Helvetica" w:hAnsi="Helvetica" w:cs="Helvetica"/>
                  <w:bCs/>
                  <w:szCs w:val="20"/>
                  <w:shd w:val="clear" w:color="auto" w:fill="F5F5F5"/>
                </w:rPr>
                <w:t>N</w:t>
              </w:r>
              <w:r w:rsidRPr="00C27139" w:rsidR="005802E0">
                <w:rPr>
                  <w:rStyle w:val="Hipervnculo"/>
                  <w:rFonts w:ascii="Helvetica" w:hAnsi="Helvetica" w:cs="Helvetica"/>
                  <w:bCs/>
                  <w:szCs w:val="20"/>
                  <w:shd w:val="clear" w:color="auto" w:fill="F5F5F5"/>
                </w:rPr>
                <w:t>=sibbila.23747&amp;lang=es&amp;site=eds-live</w:t>
              </w:r>
            </w:hyperlink>
            <w:r w:rsidRPr="00C27139">
              <w:rPr>
                <w:rFonts w:ascii="Helvetica" w:hAnsi="Helvetica" w:cs="Helvetica"/>
                <w:bCs/>
                <w:color w:val="595959"/>
                <w:szCs w:val="20"/>
                <w:shd w:val="clear" w:color="auto" w:fill="F5F5F5"/>
              </w:rPr>
              <w:t>.</w:t>
            </w:r>
          </w:p>
          <w:p w:rsidRPr="00C27139" w:rsidR="005802E0" w:rsidP="000E6470" w:rsidRDefault="005802E0" w14:paraId="39F15721" w14:textId="20192D0A">
            <w:pPr>
              <w:pStyle w:val="Sinespaciado"/>
              <w:jc w:val="left"/>
              <w:rPr>
                <w:rFonts w:ascii="Helvetica" w:hAnsi="Helvetica" w:cs="Helvetica"/>
                <w:bCs/>
                <w:color w:val="595959"/>
                <w:szCs w:val="20"/>
                <w:shd w:val="clear" w:color="auto" w:fill="F5F5F5"/>
              </w:rPr>
            </w:pPr>
          </w:p>
          <w:p w:rsidRPr="00C27139" w:rsidR="00932DAC" w:rsidP="00845EA6" w:rsidRDefault="00000000" w14:paraId="212F496B" w14:textId="735C8AF9">
            <w:pPr>
              <w:pStyle w:val="Sinespaciado"/>
              <w:numPr>
                <w:ilvl w:val="0"/>
                <w:numId w:val="30"/>
              </w:numPr>
              <w:jc w:val="left"/>
              <w:rPr>
                <w:bCs/>
              </w:rPr>
            </w:pPr>
            <w:hyperlink w:history="1" r:id="rId40">
              <w:r w:rsidRPr="00C27139" w:rsidR="005802E0">
                <w:rPr>
                  <w:rStyle w:val="Hipervnculo"/>
                  <w:rFonts w:ascii="Arial" w:hAnsi="Arial" w:cs="Arial"/>
                  <w:bCs/>
                  <w:color w:val="2288BB"/>
                  <w:szCs w:val="20"/>
                  <w:u w:val="none"/>
                  <w:shd w:val="clear" w:color="auto" w:fill="FFFFFF"/>
                </w:rPr>
                <w:t>https://cran.r-proj</w:t>
              </w:r>
              <w:r w:rsidRPr="00C27139" w:rsidR="005802E0">
                <w:rPr>
                  <w:rStyle w:val="Hipervnculo"/>
                  <w:rFonts w:ascii="Arial" w:hAnsi="Arial" w:cs="Arial"/>
                  <w:bCs/>
                  <w:color w:val="2288BB"/>
                  <w:szCs w:val="20"/>
                  <w:u w:val="none"/>
                  <w:shd w:val="clear" w:color="auto" w:fill="FFFFFF"/>
                </w:rPr>
                <w:t>e</w:t>
              </w:r>
              <w:r w:rsidRPr="00C27139" w:rsidR="005802E0">
                <w:rPr>
                  <w:rStyle w:val="Hipervnculo"/>
                  <w:rFonts w:ascii="Arial" w:hAnsi="Arial" w:cs="Arial"/>
                  <w:bCs/>
                  <w:color w:val="2288BB"/>
                  <w:szCs w:val="20"/>
                  <w:u w:val="none"/>
                  <w:shd w:val="clear" w:color="auto" w:fill="FFFFFF"/>
                </w:rPr>
                <w:t>ct.org/web/packages/polynom/polynom.pdf</w:t>
              </w:r>
            </w:hyperlink>
            <w:r w:rsidRPr="00C27139" w:rsidR="00932DAC">
              <w:rPr>
                <w:rFonts w:ascii="Calibri" w:hAnsi="Calibri"/>
                <w:bCs/>
                <w:color w:val="808080" w:themeColor="background1" w:themeShade="80"/>
                <w:sz w:val="22"/>
                <w:szCs w:val="24"/>
              </w:rPr>
              <w:t xml:space="preserve"> </w:t>
            </w:r>
          </w:p>
        </w:tc>
      </w:tr>
      <w:bookmarkEnd w:id="3"/>
    </w:tbl>
    <w:p w:rsidRPr="00C27139" w:rsidR="002944DF" w:rsidP="002944DF" w:rsidRDefault="002944DF" w14:paraId="247DE6FD" w14:textId="5B9DC0D1">
      <w:pPr>
        <w:pStyle w:val="Sinespaciado"/>
        <w:rPr>
          <w:bCs/>
          <w:i/>
          <w:color w:val="A6A6A6" w:themeColor="background1" w:themeShade="A6"/>
          <w:sz w:val="24"/>
          <w:szCs w:val="24"/>
        </w:rPr>
      </w:pPr>
    </w:p>
    <w:p w:rsidRPr="00C27139" w:rsidR="0094273A" w:rsidP="002944DF" w:rsidRDefault="0094273A" w14:paraId="4DFB0B9C" w14:textId="32F938EA">
      <w:pPr>
        <w:pStyle w:val="Sinespaciado"/>
        <w:rPr>
          <w:bCs/>
          <w:i/>
          <w:color w:val="A6A6A6" w:themeColor="background1" w:themeShade="A6"/>
          <w:sz w:val="24"/>
          <w:szCs w:val="24"/>
        </w:rPr>
      </w:pPr>
    </w:p>
    <w:p w:rsidRPr="00C27139" w:rsidR="0094273A" w:rsidP="002944DF" w:rsidRDefault="0094273A" w14:paraId="1E09294C" w14:textId="60821C9A">
      <w:pPr>
        <w:pStyle w:val="Sinespaciado"/>
        <w:rPr>
          <w:i/>
          <w:color w:val="A6A6A6" w:themeColor="background1" w:themeShade="A6"/>
          <w:sz w:val="24"/>
          <w:szCs w:val="24"/>
        </w:rPr>
      </w:pPr>
    </w:p>
    <w:p w:rsidRPr="00C27139" w:rsidR="0094273A" w:rsidP="002944DF" w:rsidRDefault="0094273A" w14:paraId="7A903189" w14:textId="08C93CB3">
      <w:pPr>
        <w:pStyle w:val="Sinespaciado"/>
        <w:rPr>
          <w:i/>
          <w:color w:val="A6A6A6" w:themeColor="background1" w:themeShade="A6"/>
          <w:sz w:val="24"/>
          <w:szCs w:val="24"/>
        </w:rPr>
      </w:pPr>
    </w:p>
    <w:p w:rsidRPr="00C27139" w:rsidR="0094273A" w:rsidP="002944DF" w:rsidRDefault="0094273A" w14:paraId="2B2A501B" w14:textId="77777777">
      <w:pPr>
        <w:pStyle w:val="Sinespaciado"/>
        <w:rPr>
          <w:i/>
          <w:color w:val="A6A6A6" w:themeColor="background1" w:themeShade="A6"/>
          <w:sz w:val="24"/>
          <w:szCs w:val="24"/>
        </w:rPr>
      </w:pPr>
    </w:p>
    <w:tbl>
      <w:tblPr>
        <w:tblStyle w:val="Tablaconcuadrcula"/>
        <w:tblW w:w="9380" w:type="dxa"/>
        <w:tblInd w:w="113" w:type="dxa"/>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bottom w:w="57" w:type="dxa"/>
        </w:tblCellMar>
        <w:tblLook w:val="04A0" w:firstRow="1" w:lastRow="0" w:firstColumn="1" w:lastColumn="0" w:noHBand="0" w:noVBand="1"/>
      </w:tblPr>
      <w:tblGrid>
        <w:gridCol w:w="1583"/>
        <w:gridCol w:w="7797"/>
      </w:tblGrid>
      <w:tr w:rsidRPr="006C13FF" w:rsidR="00BE0441" w:rsidTr="525DE29D" w14:paraId="4A2EE390" w14:textId="77777777">
        <w:tc>
          <w:tcPr>
            <w:tcW w:w="9380" w:type="dxa"/>
            <w:gridSpan w:val="2"/>
            <w:shd w:val="clear" w:color="auto" w:fill="F2F2F2" w:themeFill="background1" w:themeFillShade="F2"/>
            <w:tcMar/>
          </w:tcPr>
          <w:p w:rsidRPr="006C13FF" w:rsidR="00BE0441" w:rsidP="008C5AE2" w:rsidRDefault="00BE0441" w14:paraId="3137F140" w14:textId="77777777">
            <w:pPr>
              <w:pStyle w:val="Ttulo1"/>
              <w:keepNext w:val="0"/>
              <w:keepLines w:val="0"/>
              <w:widowControl w:val="0"/>
              <w:shd w:val="clear" w:color="auto" w:fill="F7CAAC" w:themeFill="accent2" w:themeFillTint="66"/>
              <w:spacing w:line="276" w:lineRule="auto"/>
              <w:jc w:val="center"/>
              <w:outlineLvl w:val="0"/>
              <w:rPr>
                <w:rFonts w:ascii="Calibri" w:hAnsi="Calibri"/>
                <w:i/>
                <w:sz w:val="24"/>
                <w:szCs w:val="24"/>
                <w:lang w:val="es-CO"/>
              </w:rPr>
            </w:pPr>
            <w:r>
              <w:rPr>
                <w:rFonts w:ascii="Calibri" w:hAnsi="Calibri"/>
                <w:sz w:val="24"/>
                <w:szCs w:val="24"/>
                <w:lang w:val="es-CO"/>
              </w:rPr>
              <w:t>ACTIVIDADES DE APRENDIZAJE</w:t>
            </w:r>
            <w:r>
              <w:rPr>
                <w:rFonts w:ascii="Calibri" w:hAnsi="Calibri"/>
                <w:b w:val="0"/>
                <w:sz w:val="24"/>
                <w:szCs w:val="24"/>
                <w:lang w:val="es-CO"/>
              </w:rPr>
              <w:t xml:space="preserve"> </w:t>
            </w:r>
          </w:p>
        </w:tc>
      </w:tr>
      <w:tr w:rsidRPr="00405123" w:rsidR="00BE0441" w:rsidTr="525DE29D" w14:paraId="4F1B9AA3" w14:textId="77777777">
        <w:tc>
          <w:tcPr>
            <w:tcW w:w="9380" w:type="dxa"/>
            <w:gridSpan w:val="2"/>
            <w:shd w:val="clear" w:color="auto" w:fill="FFF2CC" w:themeFill="accent4" w:themeFillTint="33"/>
            <w:tcMar/>
          </w:tcPr>
          <w:p w:rsidR="00BE0441" w:rsidP="008C5AE2" w:rsidRDefault="00BE0441" w14:paraId="515AE158" w14:textId="5C5655C4">
            <w:pPr>
              <w:widowControl w:val="0"/>
              <w:spacing w:after="120" w:line="240" w:lineRule="auto"/>
              <w:rPr>
                <w:rFonts w:cs="Arial"/>
                <w:b/>
                <w:bCs/>
                <w:i/>
                <w:iCs/>
                <w:color w:val="2F5496" w:themeColor="accent5" w:themeShade="BF"/>
                <w:sz w:val="20"/>
              </w:rPr>
            </w:pPr>
            <w:r>
              <w:rPr>
                <w:rFonts w:ascii="Calibri" w:hAnsi="Calibri"/>
                <w:b/>
                <w:sz w:val="24"/>
                <w:szCs w:val="24"/>
                <w:lang w:val="es-CO"/>
              </w:rPr>
              <w:t>ACTIVIDAD II:</w:t>
            </w:r>
            <w:r w:rsidRPr="00D67E26">
              <w:rPr>
                <w:rFonts w:cs="Arial"/>
                <w:b/>
                <w:bCs/>
                <w:i/>
                <w:iCs/>
                <w:color w:val="2F5496" w:themeColor="accent5" w:themeShade="BF"/>
                <w:sz w:val="20"/>
              </w:rPr>
              <w:t xml:space="preserve"> </w:t>
            </w:r>
          </w:p>
          <w:p w:rsidRPr="00405123" w:rsidR="00D16DD0" w:rsidP="00C36C04" w:rsidRDefault="00A563CA" w14:paraId="03DCF7D0" w14:textId="1FF39DA0">
            <w:pPr>
              <w:widowControl w:val="0"/>
              <w:spacing w:after="120" w:line="240" w:lineRule="auto"/>
              <w:jc w:val="center"/>
              <w:rPr>
                <w:rFonts w:cs="Arial"/>
                <w:b/>
                <w:bCs/>
                <w:i/>
                <w:iCs/>
                <w:sz w:val="20"/>
              </w:rPr>
            </w:pPr>
            <w:r w:rsidRPr="00D67E26">
              <w:rPr>
                <w:rFonts w:cs="Arial"/>
                <w:b/>
                <w:bCs/>
                <w:i/>
                <w:iCs/>
                <w:color w:val="2F5496" w:themeColor="accent5" w:themeShade="BF"/>
                <w:sz w:val="20"/>
              </w:rPr>
              <w:t>¿</w:t>
            </w:r>
            <w:r>
              <w:rPr>
                <w:rFonts w:cs="Arial"/>
                <w:b/>
                <w:bCs/>
                <w:i/>
                <w:iCs/>
                <w:color w:val="2F5496" w:themeColor="accent5" w:themeShade="BF"/>
                <w:sz w:val="20"/>
              </w:rPr>
              <w:t>Cómo usar el cálculo de probabilidad y la distribución de los datos, en la toma de decisiones?</w:t>
            </w:r>
          </w:p>
        </w:tc>
      </w:tr>
      <w:tr w:rsidRPr="002A578A" w:rsidR="00BE0441" w:rsidTr="525DE29D" w14:paraId="4D4D6967" w14:textId="77777777">
        <w:tc>
          <w:tcPr>
            <w:tcW w:w="9380" w:type="dxa"/>
            <w:gridSpan w:val="2"/>
            <w:tcMar/>
          </w:tcPr>
          <w:p w:rsidR="00BE0441" w:rsidRDefault="00BE0441" w14:paraId="71084244" w14:textId="71E93F38">
            <w:pPr>
              <w:pStyle w:val="Sinespaciado"/>
              <w:numPr>
                <w:ilvl w:val="0"/>
                <w:numId w:val="21"/>
              </w:numPr>
              <w:jc w:val="left"/>
              <w:rPr>
                <w:rStyle w:val="nfasis"/>
                <w:rFonts w:ascii="Calibri" w:hAnsi="Calibri" w:cs="Calibri"/>
                <w:b/>
                <w:bCs/>
                <w:color w:val="000000"/>
                <w:lang w:val="es-CO"/>
              </w:rPr>
            </w:pPr>
            <w:r w:rsidRPr="00983D5B">
              <w:rPr>
                <w:rStyle w:val="nfasis"/>
                <w:rFonts w:ascii="Calibri" w:hAnsi="Calibri" w:cs="Calibri"/>
                <w:b/>
                <w:bCs/>
                <w:color w:val="000000"/>
                <w:lang w:val="es-CO"/>
              </w:rPr>
              <w:t>¿</w:t>
            </w:r>
            <w:r>
              <w:rPr>
                <w:rStyle w:val="nfasis"/>
                <w:rFonts w:ascii="Calibri" w:hAnsi="Calibri" w:cs="Calibri"/>
                <w:b/>
                <w:bCs/>
                <w:color w:val="000000"/>
                <w:lang w:val="es-CO"/>
              </w:rPr>
              <w:t>Qué vamos a lograr</w:t>
            </w:r>
            <w:r w:rsidRPr="00983D5B">
              <w:rPr>
                <w:rStyle w:val="nfasis"/>
                <w:rFonts w:ascii="Calibri" w:hAnsi="Calibri" w:cs="Calibri"/>
                <w:b/>
                <w:bCs/>
                <w:color w:val="000000"/>
                <w:lang w:val="es-CO"/>
              </w:rPr>
              <w:t>?</w:t>
            </w:r>
          </w:p>
          <w:p w:rsidR="00A563CA" w:rsidP="00C36C04" w:rsidRDefault="00A563CA" w14:paraId="5E279FDD" w14:textId="77777777">
            <w:pPr>
              <w:widowControl w:val="0"/>
              <w:spacing w:after="120" w:line="240" w:lineRule="auto"/>
              <w:rPr>
                <w:rFonts w:cs="Arial"/>
                <w:b/>
                <w:bCs/>
                <w:i/>
                <w:iCs/>
                <w:color w:val="2F5496" w:themeColor="accent5" w:themeShade="BF"/>
                <w:sz w:val="20"/>
              </w:rPr>
            </w:pPr>
          </w:p>
          <w:p w:rsidRPr="00C27139" w:rsidR="00A82783" w:rsidP="00C36C04" w:rsidRDefault="00A563CA" w14:paraId="3C20B1AF" w14:textId="53FDEE4C">
            <w:pPr>
              <w:widowControl w:val="0"/>
              <w:spacing w:after="120" w:line="240" w:lineRule="auto"/>
              <w:rPr>
                <w:rFonts w:cs="Arial"/>
                <w:lang w:val="es-CO"/>
              </w:rPr>
            </w:pPr>
            <w:r>
              <w:rPr>
                <w:rFonts w:cs="Arial"/>
                <w:lang w:val="es-CO"/>
              </w:rPr>
              <w:t>Al finalizar esta actividad</w:t>
            </w:r>
            <w:r w:rsidR="00A82783">
              <w:rPr>
                <w:rFonts w:cs="Arial"/>
                <w:lang w:val="es-CO"/>
              </w:rPr>
              <w:t xml:space="preserve"> </w:t>
            </w:r>
            <w:r w:rsidR="00DC2CC7">
              <w:rPr>
                <w:rFonts w:cs="Arial"/>
                <w:lang w:val="es-CO"/>
              </w:rPr>
              <w:t xml:space="preserve">los conocimientos adquiridos te permiten </w:t>
            </w:r>
            <w:r w:rsidRPr="00C27139" w:rsidR="00A82783">
              <w:rPr>
                <w:rFonts w:cs="Arial"/>
                <w:lang w:val="es-CO"/>
              </w:rPr>
              <w:t xml:space="preserve">evaluar la certeza de los </w:t>
            </w:r>
            <w:r w:rsidRPr="00C27139" w:rsidR="00A82783">
              <w:rPr>
                <w:rFonts w:cs="Arial"/>
                <w:lang w:val="es-CO"/>
              </w:rPr>
              <w:t xml:space="preserve">resultados de un estudio o experimento en </w:t>
            </w:r>
            <w:r w:rsidRPr="00C27139" w:rsidR="004414FC">
              <w:rPr>
                <w:rFonts w:cs="Arial"/>
                <w:lang w:val="es-CO"/>
              </w:rPr>
              <w:t>particular, vas</w:t>
            </w:r>
            <w:r>
              <w:rPr>
                <w:rFonts w:cs="Arial"/>
                <w:lang w:val="es-CO"/>
              </w:rPr>
              <w:t xml:space="preserve"> a tener claro </w:t>
            </w:r>
            <w:r w:rsidR="00DC2CC7">
              <w:rPr>
                <w:rFonts w:cs="Arial"/>
                <w:lang w:val="es-CO"/>
              </w:rPr>
              <w:t xml:space="preserve">cuando se trata de </w:t>
            </w:r>
            <w:r w:rsidRPr="00C27139" w:rsidR="00DC2CC7">
              <w:rPr>
                <w:rFonts w:cs="Arial"/>
                <w:lang w:val="es-CO"/>
              </w:rPr>
              <w:t xml:space="preserve">un experimento en un estudio planificado que se ejecuta bajo condiciones controladas y cuándo el resultado aún no está predeterminado, debido a que se trata de un experimento aleatorio. El concepto de </w:t>
            </w:r>
            <w:r>
              <w:rPr>
                <w:rFonts w:cs="Arial"/>
                <w:lang w:val="es-CO"/>
              </w:rPr>
              <w:t xml:space="preserve">probabilidad </w:t>
            </w:r>
            <w:r w:rsidR="00DC2CC7">
              <w:rPr>
                <w:rFonts w:cs="Arial"/>
                <w:lang w:val="es-CO"/>
              </w:rPr>
              <w:t>y las reglas que lo gobiernan</w:t>
            </w:r>
            <w:r>
              <w:rPr>
                <w:rFonts w:cs="Arial"/>
                <w:lang w:val="es-CO"/>
              </w:rPr>
              <w:t>,</w:t>
            </w:r>
            <w:r w:rsidR="00DC2CC7">
              <w:rPr>
                <w:rFonts w:cs="Arial"/>
                <w:lang w:val="es-CO"/>
              </w:rPr>
              <w:t xml:space="preserve"> te permiten</w:t>
            </w:r>
            <w:r>
              <w:rPr>
                <w:rFonts w:cs="Arial"/>
                <w:lang w:val="es-CO"/>
              </w:rPr>
              <w:t xml:space="preserve"> i</w:t>
            </w:r>
            <w:r w:rsidRPr="00405123">
              <w:rPr>
                <w:rFonts w:cs="Arial"/>
                <w:lang w:val="es-CO"/>
              </w:rPr>
              <w:t>nterpreta</w:t>
            </w:r>
            <w:r w:rsidR="00DC2CC7">
              <w:rPr>
                <w:rFonts w:cs="Arial"/>
                <w:lang w:val="es-CO"/>
              </w:rPr>
              <w:t>r</w:t>
            </w:r>
            <w:r>
              <w:rPr>
                <w:rFonts w:cs="Arial"/>
                <w:lang w:val="es-CO"/>
              </w:rPr>
              <w:t xml:space="preserve"> </w:t>
            </w:r>
            <w:r w:rsidR="00DC2CC7">
              <w:rPr>
                <w:rFonts w:cs="Arial"/>
                <w:lang w:val="es-CO"/>
              </w:rPr>
              <w:t xml:space="preserve">y </w:t>
            </w:r>
            <w:r w:rsidRPr="00405123">
              <w:rPr>
                <w:rFonts w:cs="Arial"/>
                <w:lang w:val="es-CO"/>
              </w:rPr>
              <w:t>describ</w:t>
            </w:r>
            <w:r w:rsidR="00DC2CC7">
              <w:rPr>
                <w:rFonts w:cs="Arial"/>
                <w:lang w:val="es-CO"/>
              </w:rPr>
              <w:t>ir</w:t>
            </w:r>
            <w:r>
              <w:rPr>
                <w:rFonts w:cs="Arial"/>
                <w:lang w:val="es-CO"/>
              </w:rPr>
              <w:t xml:space="preserve"> la</w:t>
            </w:r>
            <w:r w:rsidR="004414FC">
              <w:rPr>
                <w:rFonts w:cs="Arial"/>
                <w:lang w:val="es-CO"/>
              </w:rPr>
              <w:t>s</w:t>
            </w:r>
            <w:r>
              <w:rPr>
                <w:rFonts w:cs="Arial"/>
                <w:lang w:val="es-CO"/>
              </w:rPr>
              <w:t xml:space="preserve"> probabilidad</w:t>
            </w:r>
            <w:r w:rsidR="00DC2CC7">
              <w:rPr>
                <w:rFonts w:cs="Arial"/>
                <w:lang w:val="es-CO"/>
              </w:rPr>
              <w:t>es</w:t>
            </w:r>
            <w:r>
              <w:rPr>
                <w:rFonts w:cs="Arial"/>
                <w:lang w:val="es-CO"/>
              </w:rPr>
              <w:t xml:space="preserve"> mediante ecuaciones o</w:t>
            </w:r>
            <w:r w:rsidRPr="00405123">
              <w:rPr>
                <w:rFonts w:cs="Arial"/>
                <w:lang w:val="es-CO"/>
              </w:rPr>
              <w:t xml:space="preserve"> gráficos</w:t>
            </w:r>
            <w:r w:rsidR="004414FC">
              <w:rPr>
                <w:rFonts w:cs="Arial"/>
                <w:lang w:val="es-CO"/>
              </w:rPr>
              <w:t>.</w:t>
            </w:r>
          </w:p>
        </w:tc>
      </w:tr>
      <w:tr w:rsidR="00BE0441" w:rsidTr="525DE29D" w14:paraId="30A1D43B" w14:textId="77777777">
        <w:tc>
          <w:tcPr>
            <w:tcW w:w="9380" w:type="dxa"/>
            <w:gridSpan w:val="2"/>
            <w:tcMar/>
          </w:tcPr>
          <w:p w:rsidR="006C7861" w:rsidP="006C7861" w:rsidRDefault="006C7861" w14:paraId="4391BBBB" w14:textId="77777777">
            <w:pPr>
              <w:pStyle w:val="NormalWeb"/>
              <w:spacing w:before="0" w:beforeAutospacing="0" w:after="0" w:afterAutospacing="0"/>
              <w:rPr>
                <w:rStyle w:val="nfasis"/>
                <w:rFonts w:ascii="Calibri" w:hAnsi="Calibri" w:cs="Calibri" w:eastAsiaTheme="minorEastAsia"/>
                <w:b/>
                <w:bCs/>
                <w:color w:val="000000"/>
                <w:kern w:val="2"/>
                <w:sz w:val="20"/>
                <w:szCs w:val="22"/>
                <w:lang w:eastAsia="ko-KR"/>
              </w:rPr>
            </w:pPr>
            <w:r w:rsidRPr="00932DAC">
              <w:rPr>
                <w:rStyle w:val="nfasis"/>
                <w:rFonts w:ascii="Calibri" w:hAnsi="Calibri" w:cs="Calibri" w:eastAsiaTheme="minorEastAsia"/>
                <w:b/>
                <w:bCs/>
                <w:color w:val="000000"/>
                <w:kern w:val="2"/>
                <w:sz w:val="20"/>
                <w:szCs w:val="22"/>
                <w:lang w:eastAsia="ko-KR"/>
              </w:rPr>
              <w:t>¿Cómo lo vamos a lograr?</w:t>
            </w:r>
          </w:p>
          <w:p w:rsidR="006C7861" w:rsidP="006C7861" w:rsidRDefault="006C7861" w14:paraId="48DBCA34" w14:textId="77777777">
            <w:pPr>
              <w:pStyle w:val="NormalWeb"/>
              <w:spacing w:before="0" w:beforeAutospacing="0" w:after="0" w:afterAutospacing="0"/>
              <w:rPr>
                <w:rStyle w:val="nfasis"/>
                <w:rFonts w:ascii="Calibri" w:hAnsi="Calibri" w:cs="Calibri" w:eastAsiaTheme="minorEastAsia"/>
                <w:b/>
                <w:bCs/>
                <w:color w:val="000000"/>
                <w:kern w:val="2"/>
                <w:sz w:val="20"/>
                <w:szCs w:val="22"/>
                <w:lang w:eastAsia="ko-KR"/>
              </w:rPr>
            </w:pPr>
          </w:p>
          <w:p w:rsidR="006C7861" w:rsidP="006C7861" w:rsidRDefault="006C7861" w14:paraId="32E8FB7E" w14:textId="77777777">
            <w:pPr>
              <w:pStyle w:val="NormalWeb"/>
              <w:numPr>
                <w:ilvl w:val="0"/>
                <w:numId w:val="15"/>
              </w:numPr>
              <w:spacing w:before="0" w:beforeAutospacing="0" w:after="0" w:afterAutospacing="0"/>
              <w:rPr>
                <w:rStyle w:val="nfasis"/>
                <w:rFonts w:ascii="Calibri" w:hAnsi="Calibri" w:cs="Calibri" w:eastAsiaTheme="minorEastAsia"/>
                <w:b/>
                <w:bCs/>
                <w:i w:val="0"/>
                <w:iCs w:val="0"/>
                <w:color w:val="000000"/>
                <w:kern w:val="2"/>
                <w:sz w:val="22"/>
                <w:szCs w:val="22"/>
                <w:lang w:eastAsia="ko-KR"/>
              </w:rPr>
            </w:pPr>
            <w:r>
              <w:rPr>
                <w:rStyle w:val="nfasis"/>
                <w:rFonts w:ascii="Calibri" w:hAnsi="Calibri" w:cs="Calibri" w:eastAsiaTheme="minorEastAsia"/>
                <w:b/>
                <w:bCs/>
                <w:i w:val="0"/>
                <w:iCs w:val="0"/>
                <w:color w:val="000000"/>
                <w:kern w:val="2"/>
                <w:sz w:val="22"/>
                <w:szCs w:val="22"/>
                <w:lang w:eastAsia="ko-KR"/>
              </w:rPr>
              <w:t>En el recurso educativo p</w:t>
            </w:r>
            <w:r w:rsidRPr="00CA120D">
              <w:rPr>
                <w:rStyle w:val="nfasis"/>
                <w:rFonts w:ascii="Calibri" w:hAnsi="Calibri" w:cs="Calibri" w:eastAsiaTheme="minorEastAsia"/>
                <w:b/>
                <w:bCs/>
                <w:i w:val="0"/>
                <w:iCs w:val="0"/>
                <w:color w:val="000000"/>
                <w:kern w:val="2"/>
                <w:sz w:val="22"/>
                <w:szCs w:val="22"/>
                <w:lang w:eastAsia="ko-KR"/>
              </w:rPr>
              <w:t>uedes navegar siguiendo los distintos contenidos a tu ritmo, teniendo en cuenta los tiempos estipulados para cada actividad y siempre siguiendo el orden propuesto</w:t>
            </w:r>
            <w:r>
              <w:rPr>
                <w:rStyle w:val="nfasis"/>
                <w:rFonts w:ascii="Calibri" w:hAnsi="Calibri" w:cs="Calibri" w:eastAsiaTheme="minorEastAsia"/>
                <w:b/>
                <w:bCs/>
                <w:i w:val="0"/>
                <w:iCs w:val="0"/>
                <w:color w:val="000000"/>
                <w:kern w:val="2"/>
                <w:sz w:val="22"/>
                <w:szCs w:val="22"/>
                <w:lang w:eastAsia="ko-KR"/>
              </w:rPr>
              <w:t>, allí encontrarás las siguientes instrucciones:</w:t>
            </w:r>
            <w:r w:rsidRPr="00CA120D">
              <w:rPr>
                <w:rStyle w:val="nfasis"/>
                <w:rFonts w:ascii="Calibri" w:hAnsi="Calibri" w:cs="Calibri" w:eastAsiaTheme="minorEastAsia"/>
                <w:b/>
                <w:bCs/>
                <w:i w:val="0"/>
                <w:iCs w:val="0"/>
                <w:color w:val="000000"/>
                <w:kern w:val="2"/>
                <w:sz w:val="22"/>
                <w:szCs w:val="22"/>
                <w:lang w:eastAsia="ko-KR"/>
              </w:rPr>
              <w:t xml:space="preserve"> </w:t>
            </w:r>
          </w:p>
          <w:p w:rsidR="006C7861" w:rsidP="006C7861" w:rsidRDefault="006C7861" w14:paraId="2F04D901" w14:textId="77777777">
            <w:pPr>
              <w:pStyle w:val="NormalWeb"/>
              <w:spacing w:before="0" w:beforeAutospacing="0" w:after="0" w:afterAutospacing="0"/>
              <w:rPr>
                <w:rStyle w:val="nfasis"/>
                <w:rFonts w:ascii="Calibri" w:hAnsi="Calibri" w:cs="Calibri" w:eastAsiaTheme="minorEastAsia"/>
                <w:b/>
                <w:bCs/>
                <w:i w:val="0"/>
                <w:iCs w:val="0"/>
                <w:color w:val="000000"/>
                <w:kern w:val="2"/>
                <w:sz w:val="22"/>
                <w:szCs w:val="22"/>
                <w:lang w:eastAsia="ko-KR"/>
              </w:rPr>
            </w:pPr>
          </w:p>
          <w:p w:rsidR="006C7861" w:rsidP="006C7861" w:rsidRDefault="006C7861" w14:paraId="6805D919" w14:textId="77777777">
            <w:pPr>
              <w:pStyle w:val="NormalWeb"/>
              <w:numPr>
                <w:ilvl w:val="0"/>
                <w:numId w:val="15"/>
              </w:numPr>
              <w:spacing w:before="0" w:beforeAutospacing="0" w:after="0" w:afterAutospacing="0"/>
              <w:rPr>
                <w:rStyle w:val="nfasis"/>
                <w:rFonts w:ascii="Calibri" w:hAnsi="Calibri" w:cs="Calibri" w:eastAsiaTheme="minorEastAsia"/>
                <w:b/>
                <w:bCs/>
                <w:i w:val="0"/>
                <w:iCs w:val="0"/>
                <w:color w:val="000000"/>
                <w:kern w:val="2"/>
                <w:sz w:val="20"/>
                <w:szCs w:val="22"/>
                <w:lang w:eastAsia="ko-KR"/>
              </w:rPr>
            </w:pPr>
            <w:r>
              <w:rPr>
                <w:rStyle w:val="nfasis"/>
                <w:rFonts w:ascii="Calibri" w:hAnsi="Calibri" w:cs="Calibri" w:eastAsiaTheme="minorEastAsia"/>
                <w:b/>
                <w:bCs/>
                <w:i w:val="0"/>
                <w:iCs w:val="0"/>
                <w:color w:val="000000"/>
                <w:kern w:val="2"/>
                <w:sz w:val="20"/>
                <w:szCs w:val="22"/>
                <w:lang w:eastAsia="ko-KR"/>
              </w:rPr>
              <w:t>Notas y ejercicios</w:t>
            </w:r>
          </w:p>
          <w:tbl>
            <w:tblPr>
              <w:tblStyle w:val="Tablaconcuadrcula"/>
              <w:tblW w:w="0" w:type="auto"/>
              <w:tblLook w:val="04A0" w:firstRow="1" w:lastRow="0" w:firstColumn="1" w:lastColumn="0" w:noHBand="0" w:noVBand="1"/>
            </w:tblPr>
            <w:tblGrid>
              <w:gridCol w:w="1126"/>
              <w:gridCol w:w="8028"/>
            </w:tblGrid>
            <w:tr w:rsidR="006C7861" w:rsidTr="00CD46D8" w14:paraId="45721D48" w14:textId="77777777">
              <w:tc>
                <w:tcPr>
                  <w:tcW w:w="1040" w:type="dxa"/>
                </w:tcPr>
                <w:p w:rsidR="006C7861" w:rsidP="006C7861" w:rsidRDefault="006C7861" w14:paraId="436676D6" w14:textId="77777777">
                  <w:pPr>
                    <w:pStyle w:val="NormalWeb"/>
                    <w:spacing w:before="0" w:beforeAutospacing="0" w:after="0" w:afterAutospacing="0"/>
                    <w:rPr>
                      <w:rFonts w:ascii="Calibri" w:hAnsi="Calibri" w:cs="Calibri" w:eastAsiaTheme="minorEastAsia"/>
                      <w:b/>
                      <w:bCs/>
                      <w:noProof/>
                      <w:color w:val="000000"/>
                      <w:kern w:val="2"/>
                      <w:sz w:val="20"/>
                      <w:szCs w:val="22"/>
                      <w:lang w:val="es-ES_tradnl" w:eastAsia="ko-KR"/>
                    </w:rPr>
                  </w:pPr>
                  <w:r w:rsidRPr="00D90FA2">
                    <w:rPr>
                      <w:rFonts w:ascii="Calibri" w:hAnsi="Calibri" w:cs="Calibri" w:eastAsiaTheme="minorEastAsia"/>
                      <w:b/>
                      <w:bCs/>
                      <w:noProof/>
                      <w:color w:val="000000"/>
                      <w:kern w:val="2"/>
                      <w:sz w:val="20"/>
                      <w:szCs w:val="22"/>
                      <w:lang w:val="es-ES_tradnl" w:eastAsia="ko-KR"/>
                    </w:rPr>
                    <w:drawing>
                      <wp:inline distT="0" distB="0" distL="0" distR="0" wp14:anchorId="38928D70" wp14:editId="6948E20B">
                        <wp:extent cx="577970" cy="577970"/>
                        <wp:effectExtent l="0" t="0" r="0" b="0"/>
                        <wp:docPr id="3" name="Gráfico 4" descr="Lápiz con relleno sólido">
                          <a:extLst xmlns:a="http://schemas.openxmlformats.org/drawingml/2006/main">
                            <a:ext uri="{FF2B5EF4-FFF2-40B4-BE49-F238E27FC236}">
                              <a16:creationId xmlns:a16="http://schemas.microsoft.com/office/drawing/2014/main" id="{10F6CC04-EBD4-485E-621A-685ADCC38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4" descr="Lápiz con relleno sólido">
                                  <a:extLst>
                                    <a:ext uri="{FF2B5EF4-FFF2-40B4-BE49-F238E27FC236}">
                                      <a16:creationId xmlns:a16="http://schemas.microsoft.com/office/drawing/2014/main" id="{10F6CC04-EBD4-485E-621A-685ADCC38E33}"/>
                                    </a:ext>
                                  </a:extLst>
                                </pic:cNvPr>
                                <pic:cNvPicPr>
                                  <a:picLocks noChangeAspect="1"/>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0" y="0"/>
                                  <a:ext cx="580593" cy="580593"/>
                                </a:xfrm>
                                <a:prstGeom prst="rect">
                                  <a:avLst/>
                                </a:prstGeom>
                              </pic:spPr>
                            </pic:pic>
                          </a:graphicData>
                        </a:graphic>
                      </wp:inline>
                    </w:drawing>
                  </w:r>
                </w:p>
                <w:p w:rsidR="006C7861" w:rsidP="006C7861" w:rsidRDefault="006C7861" w14:paraId="4CE9D904" w14:textId="77777777">
                  <w:pPr>
                    <w:pStyle w:val="NormalWeb"/>
                    <w:spacing w:before="0" w:beforeAutospacing="0" w:after="0" w:afterAutospacing="0"/>
                    <w:rPr>
                      <w:rStyle w:val="nfasis"/>
                      <w:rFonts w:ascii="Calibri" w:hAnsi="Calibri" w:cs="Calibri" w:eastAsiaTheme="minorEastAsia"/>
                      <w:b/>
                      <w:bCs/>
                      <w:i w:val="0"/>
                      <w:iCs w:val="0"/>
                      <w:color w:val="000000"/>
                      <w:kern w:val="2"/>
                      <w:sz w:val="20"/>
                      <w:szCs w:val="22"/>
                      <w:lang w:eastAsia="ko-KR"/>
                    </w:rPr>
                  </w:pPr>
                </w:p>
              </w:tc>
              <w:tc>
                <w:tcPr>
                  <w:tcW w:w="8114" w:type="dxa"/>
                </w:tcPr>
                <w:p w:rsidRPr="00764858" w:rsidR="006C7861" w:rsidP="006C7861" w:rsidRDefault="006C7861" w14:paraId="42375029" w14:textId="77777777">
                  <w:pPr>
                    <w:pStyle w:val="NormalWeb"/>
                    <w:spacing w:before="0" w:beforeAutospacing="0" w:after="0" w:afterAutospacing="0"/>
                    <w:rPr>
                      <w:rStyle w:val="nfasis"/>
                      <w:rFonts w:ascii="Calibri" w:hAnsi="Calibri" w:cs="Calibri" w:eastAsiaTheme="minorEastAsia"/>
                      <w:i w:val="0"/>
                      <w:iCs w:val="0"/>
                      <w:color w:val="000000"/>
                      <w:kern w:val="2"/>
                      <w:sz w:val="20"/>
                      <w:szCs w:val="22"/>
                      <w:lang w:eastAsia="ko-KR"/>
                    </w:rPr>
                  </w:pPr>
                  <w:r w:rsidRPr="00502E5E">
                    <w:rPr>
                      <w:rStyle w:val="nfasis"/>
                      <w:rFonts w:ascii="Calibri" w:hAnsi="Calibri" w:cs="Calibri" w:eastAsiaTheme="minorEastAsia"/>
                      <w:i w:val="0"/>
                      <w:iCs w:val="0"/>
                      <w:color w:val="000000"/>
                      <w:kern w:val="2"/>
                      <w:sz w:val="20"/>
                      <w:szCs w:val="22"/>
                      <w:lang w:eastAsia="ko-KR"/>
                    </w:rPr>
                    <w:t>Para afianzar tu formación es importante que tengas a mano cuaderno y lápiz o bolígrafo.  Cada vez que veas las definiciones y se muestren los ejemplos es importante que los escribas, te va</w:t>
                  </w:r>
                  <w:r>
                    <w:rPr>
                      <w:rStyle w:val="nfasis"/>
                      <w:rFonts w:ascii="Calibri" w:hAnsi="Calibri" w:cs="Calibri" w:eastAsiaTheme="minorEastAsia"/>
                      <w:i w:val="0"/>
                      <w:iCs w:val="0"/>
                      <w:color w:val="000000"/>
                      <w:kern w:val="2"/>
                      <w:sz w:val="20"/>
                      <w:szCs w:val="22"/>
                      <w:lang w:eastAsia="ko-KR"/>
                    </w:rPr>
                    <w:t>m</w:t>
                  </w:r>
                  <w:r w:rsidRPr="00502E5E">
                    <w:rPr>
                      <w:rStyle w:val="nfasis"/>
                      <w:rFonts w:ascii="Calibri" w:hAnsi="Calibri" w:cs="Calibri" w:eastAsiaTheme="minorEastAsia"/>
                      <w:i w:val="0"/>
                      <w:iCs w:val="0"/>
                      <w:color w:val="000000"/>
                      <w:kern w:val="2"/>
                      <w:sz w:val="20"/>
                      <w:szCs w:val="22"/>
                      <w:lang w:eastAsia="ko-KR"/>
                    </w:rPr>
                    <w:t>os a plantear una serie de preguntas, si escribes conseguirás fijar mejor tus conocimientos y cuando revises los apuntes verás tu avance. Cuando veas este icono sabrás que es importante t</w:t>
                  </w:r>
                  <w:r>
                    <w:rPr>
                      <w:rStyle w:val="nfasis"/>
                      <w:rFonts w:ascii="Calibri" w:hAnsi="Calibri" w:cs="Calibri" w:eastAsiaTheme="minorEastAsia"/>
                      <w:i w:val="0"/>
                      <w:iCs w:val="0"/>
                      <w:color w:val="000000"/>
                      <w:kern w:val="2"/>
                      <w:sz w:val="20"/>
                      <w:szCs w:val="22"/>
                      <w:lang w:eastAsia="ko-KR"/>
                    </w:rPr>
                    <w:t>oma</w:t>
                  </w:r>
                  <w:r w:rsidRPr="00502E5E">
                    <w:rPr>
                      <w:rStyle w:val="nfasis"/>
                      <w:rFonts w:ascii="Calibri" w:hAnsi="Calibri" w:cs="Calibri" w:eastAsiaTheme="minorEastAsia"/>
                      <w:i w:val="0"/>
                      <w:iCs w:val="0"/>
                      <w:color w:val="000000"/>
                      <w:kern w:val="2"/>
                      <w:sz w:val="20"/>
                      <w:szCs w:val="22"/>
                      <w:lang w:eastAsia="ko-KR"/>
                    </w:rPr>
                    <w:t>r notas</w:t>
                  </w:r>
                  <w:r>
                    <w:rPr>
                      <w:rStyle w:val="nfasis"/>
                      <w:rFonts w:ascii="Calibri" w:hAnsi="Calibri" w:cs="Calibri" w:eastAsiaTheme="minorEastAsia"/>
                      <w:i w:val="0"/>
                      <w:iCs w:val="0"/>
                      <w:color w:val="000000"/>
                      <w:kern w:val="2"/>
                      <w:sz w:val="20"/>
                      <w:szCs w:val="22"/>
                      <w:lang w:eastAsia="ko-KR"/>
                    </w:rPr>
                    <w:t xml:space="preserve"> y </w:t>
                  </w:r>
                  <w:r w:rsidRPr="00AB179B">
                    <w:rPr>
                      <w:rStyle w:val="nfasis"/>
                      <w:rFonts w:ascii="Calibri" w:hAnsi="Calibri" w:cs="Calibri" w:eastAsiaTheme="minorEastAsia"/>
                      <w:i w:val="0"/>
                      <w:iCs w:val="0"/>
                      <w:color w:val="000000"/>
                      <w:kern w:val="2"/>
                      <w:sz w:val="20"/>
                      <w:szCs w:val="22"/>
                      <w:lang w:eastAsia="ko-KR"/>
                    </w:rPr>
                    <w:t xml:space="preserve">también </w:t>
                  </w:r>
                  <w:r>
                    <w:rPr>
                      <w:rStyle w:val="nfasis"/>
                      <w:rFonts w:ascii="Calibri" w:hAnsi="Calibri" w:cs="Calibri" w:eastAsiaTheme="minorEastAsia"/>
                      <w:i w:val="0"/>
                      <w:iCs w:val="0"/>
                      <w:color w:val="000000"/>
                      <w:kern w:val="2"/>
                      <w:sz w:val="20"/>
                      <w:szCs w:val="22"/>
                      <w:lang w:eastAsia="ko-KR"/>
                    </w:rPr>
                    <w:t>resolver</w:t>
                  </w:r>
                  <w:r w:rsidRPr="00AB179B">
                    <w:rPr>
                      <w:rStyle w:val="nfasis"/>
                      <w:rFonts w:ascii="Calibri" w:hAnsi="Calibri" w:cs="Calibri" w:eastAsiaTheme="minorEastAsia"/>
                      <w:i w:val="0"/>
                      <w:iCs w:val="0"/>
                      <w:color w:val="000000"/>
                      <w:kern w:val="2"/>
                      <w:sz w:val="20"/>
                      <w:szCs w:val="22"/>
                      <w:lang w:eastAsia="ko-KR"/>
                    </w:rPr>
                    <w:t xml:space="preserve"> </w:t>
                  </w:r>
                  <w:r>
                    <w:rPr>
                      <w:rStyle w:val="nfasis"/>
                      <w:rFonts w:ascii="Calibri" w:hAnsi="Calibri" w:cs="Calibri" w:eastAsiaTheme="minorEastAsia"/>
                      <w:i w:val="0"/>
                      <w:iCs w:val="0"/>
                      <w:color w:val="000000"/>
                      <w:kern w:val="2"/>
                      <w:sz w:val="20"/>
                      <w:szCs w:val="22"/>
                      <w:lang w:eastAsia="ko-KR"/>
                    </w:rPr>
                    <w:t>los</w:t>
                  </w:r>
                  <w:r w:rsidRPr="00AB179B">
                    <w:rPr>
                      <w:rStyle w:val="nfasis"/>
                      <w:rFonts w:ascii="Calibri" w:hAnsi="Calibri" w:cs="Calibri" w:eastAsiaTheme="minorEastAsia"/>
                      <w:i w:val="0"/>
                      <w:iCs w:val="0"/>
                      <w:color w:val="000000"/>
                      <w:kern w:val="2"/>
                      <w:sz w:val="20"/>
                      <w:szCs w:val="22"/>
                      <w:lang w:eastAsia="ko-KR"/>
                    </w:rPr>
                    <w:t xml:space="preserve"> ejercicios </w:t>
                  </w:r>
                  <w:r w:rsidRPr="00CD46D8">
                    <w:rPr>
                      <w:rStyle w:val="nfasis"/>
                      <w:rFonts w:ascii="Calibri" w:hAnsi="Calibri" w:cs="Calibri" w:eastAsiaTheme="minorEastAsia"/>
                      <w:i w:val="0"/>
                      <w:iCs w:val="0"/>
                      <w:color w:val="000000"/>
                      <w:kern w:val="2"/>
                      <w:sz w:val="20"/>
                      <w:szCs w:val="22"/>
                      <w:lang w:eastAsia="ko-KR"/>
                    </w:rPr>
                    <w:t>propuestos.</w:t>
                  </w:r>
                </w:p>
                <w:p w:rsidRPr="00502E5E" w:rsidR="006C7861" w:rsidP="006C7861" w:rsidRDefault="006C7861" w14:paraId="5F0B0956" w14:textId="77777777">
                  <w:pPr>
                    <w:pStyle w:val="NormalWeb"/>
                    <w:spacing w:before="0" w:beforeAutospacing="0" w:after="0" w:afterAutospacing="0"/>
                    <w:rPr>
                      <w:rStyle w:val="nfasis"/>
                      <w:rFonts w:ascii="Calibri" w:hAnsi="Calibri" w:cs="Calibri" w:eastAsiaTheme="minorEastAsia"/>
                      <w:i w:val="0"/>
                      <w:iCs w:val="0"/>
                      <w:color w:val="000000"/>
                      <w:kern w:val="2"/>
                      <w:sz w:val="20"/>
                      <w:szCs w:val="22"/>
                      <w:lang w:eastAsia="ko-KR"/>
                    </w:rPr>
                  </w:pPr>
                </w:p>
              </w:tc>
            </w:tr>
            <w:tr w:rsidR="006C7861" w:rsidTr="00CD46D8" w14:paraId="5C6FD7C9" w14:textId="77777777">
              <w:tc>
                <w:tcPr>
                  <w:tcW w:w="1040" w:type="dxa"/>
                </w:tcPr>
                <w:p w:rsidRPr="00D90FA2" w:rsidR="006C7861" w:rsidP="006C7861" w:rsidRDefault="006C7861" w14:paraId="45DA225B" w14:textId="77777777">
                  <w:pPr>
                    <w:pStyle w:val="NormalWeb"/>
                    <w:spacing w:before="0" w:beforeAutospacing="0" w:after="0" w:afterAutospacing="0"/>
                    <w:rPr>
                      <w:rFonts w:ascii="Calibri" w:hAnsi="Calibri" w:cs="Calibri" w:eastAsiaTheme="minorEastAsia"/>
                      <w:b/>
                      <w:bCs/>
                      <w:noProof/>
                      <w:color w:val="000000"/>
                      <w:kern w:val="2"/>
                      <w:sz w:val="20"/>
                      <w:szCs w:val="22"/>
                      <w:lang w:val="es-ES_tradnl" w:eastAsia="ko-KR"/>
                    </w:rPr>
                  </w:pPr>
                  <w:r w:rsidRPr="00782EAB">
                    <w:rPr>
                      <w:rFonts w:ascii="Calibri" w:hAnsi="Calibri" w:cs="Calibri" w:eastAsiaTheme="minorEastAsia"/>
                      <w:b/>
                      <w:bCs/>
                      <w:noProof/>
                      <w:color w:val="000000"/>
                      <w:kern w:val="2"/>
                      <w:sz w:val="20"/>
                      <w:szCs w:val="22"/>
                      <w:lang w:val="es-ES_tradnl" w:eastAsia="ko-KR"/>
                    </w:rPr>
                    <w:drawing>
                      <wp:inline distT="0" distB="0" distL="0" distR="0" wp14:anchorId="2C14B077" wp14:editId="30C2915C">
                        <wp:extent cx="560614" cy="560614"/>
                        <wp:effectExtent l="0" t="0" r="0" b="0"/>
                        <wp:docPr id="5" name="Marcador de contenido 7" descr="Libro abierto contorno">
                          <a:extLst xmlns:a="http://schemas.openxmlformats.org/drawingml/2006/main">
                            <a:ext uri="{FF2B5EF4-FFF2-40B4-BE49-F238E27FC236}">
                              <a16:creationId xmlns:a16="http://schemas.microsoft.com/office/drawing/2014/main" id="{CB2658ED-572F-321C-ACDD-D40B76D58F4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Marcador de contenido 7" descr="Libro abierto contorno">
                                  <a:extLst>
                                    <a:ext uri="{FF2B5EF4-FFF2-40B4-BE49-F238E27FC236}">
                                      <a16:creationId xmlns:a16="http://schemas.microsoft.com/office/drawing/2014/main" id="{CB2658ED-572F-321C-ACDD-D40B76D58F46}"/>
                                    </a:ext>
                                  </a:extLst>
                                </pic:cNvPr>
                                <pic:cNvPicPr>
                                  <a:picLocks noGrp="1" noChangeAspect="1"/>
                                </pic:cNvPicPr>
                              </pic:nvPicPr>
                              <pic:blipFill>
                                <a:blip r:embed="rId33">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a:xfrm>
                                  <a:off x="0" y="0"/>
                                  <a:ext cx="563387" cy="563387"/>
                                </a:xfrm>
                                <a:prstGeom prst="rect">
                                  <a:avLst/>
                                </a:prstGeom>
                              </pic:spPr>
                            </pic:pic>
                          </a:graphicData>
                        </a:graphic>
                      </wp:inline>
                    </w:drawing>
                  </w:r>
                </w:p>
              </w:tc>
              <w:tc>
                <w:tcPr>
                  <w:tcW w:w="8114" w:type="dxa"/>
                </w:tcPr>
                <w:p w:rsidRPr="00764858" w:rsidR="006C7861" w:rsidP="006C7861" w:rsidRDefault="006C7861" w14:paraId="5C64D6AC" w14:textId="77777777">
                  <w:pPr>
                    <w:pStyle w:val="NormalWeb"/>
                    <w:spacing w:before="0" w:beforeAutospacing="0" w:after="0" w:afterAutospacing="0"/>
                    <w:rPr>
                      <w:rStyle w:val="nfasis"/>
                      <w:rFonts w:ascii="Calibri" w:hAnsi="Calibri" w:cs="Calibri" w:eastAsiaTheme="minorEastAsia"/>
                      <w:i w:val="0"/>
                      <w:iCs w:val="0"/>
                      <w:color w:val="000000"/>
                      <w:kern w:val="2"/>
                      <w:sz w:val="20"/>
                      <w:szCs w:val="22"/>
                      <w:lang w:eastAsia="ko-KR"/>
                    </w:rPr>
                  </w:pPr>
                  <w:r>
                    <w:rPr>
                      <w:rStyle w:val="nfasis"/>
                      <w:rFonts w:ascii="Calibri" w:hAnsi="Calibri" w:cs="Calibri" w:eastAsiaTheme="minorEastAsia"/>
                      <w:i w:val="0"/>
                      <w:iCs w:val="0"/>
                      <w:color w:val="000000"/>
                      <w:kern w:val="2"/>
                      <w:sz w:val="20"/>
                      <w:szCs w:val="22"/>
                      <w:lang w:val="es-ES_tradnl" w:eastAsia="ko-KR"/>
                    </w:rPr>
                    <w:t>De igual forma e</w:t>
                  </w:r>
                  <w:r>
                    <w:rPr>
                      <w:rStyle w:val="nfasis"/>
                      <w:rFonts w:ascii="Calibri" w:hAnsi="Calibri" w:cs="Calibri" w:eastAsiaTheme="minorEastAsia"/>
                      <w:i w:val="0"/>
                      <w:iCs w:val="0"/>
                      <w:color w:val="000000"/>
                      <w:kern w:val="2"/>
                      <w:sz w:val="20"/>
                      <w:szCs w:val="22"/>
                      <w:lang w:eastAsia="ko-KR"/>
                    </w:rPr>
                    <w:t>n las diferentes temáticas tendrás el reto de resolver los ejercicios propuestos para alcanzar tu habilidad</w:t>
                  </w:r>
                  <w:r w:rsidRPr="00502E5E">
                    <w:rPr>
                      <w:rStyle w:val="nfasis"/>
                      <w:rFonts w:ascii="Calibri" w:hAnsi="Calibri" w:cs="Calibri" w:eastAsiaTheme="minorEastAsia"/>
                      <w:i w:val="0"/>
                      <w:iCs w:val="0"/>
                      <w:color w:val="000000"/>
                      <w:kern w:val="2"/>
                      <w:sz w:val="20"/>
                      <w:szCs w:val="22"/>
                      <w:lang w:eastAsia="ko-KR"/>
                    </w:rPr>
                    <w:t>, te va</w:t>
                  </w:r>
                  <w:r>
                    <w:rPr>
                      <w:rStyle w:val="nfasis"/>
                      <w:rFonts w:ascii="Calibri" w:hAnsi="Calibri" w:cs="Calibri" w:eastAsiaTheme="minorEastAsia"/>
                      <w:i w:val="0"/>
                      <w:iCs w:val="0"/>
                      <w:color w:val="000000"/>
                      <w:kern w:val="2"/>
                      <w:sz w:val="20"/>
                      <w:szCs w:val="22"/>
                      <w:lang w:eastAsia="ko-KR"/>
                    </w:rPr>
                    <w:t>m</w:t>
                  </w:r>
                  <w:r w:rsidRPr="00502E5E">
                    <w:rPr>
                      <w:rStyle w:val="nfasis"/>
                      <w:rFonts w:ascii="Calibri" w:hAnsi="Calibri" w:cs="Calibri" w:eastAsiaTheme="minorEastAsia"/>
                      <w:i w:val="0"/>
                      <w:iCs w:val="0"/>
                      <w:color w:val="000000"/>
                      <w:kern w:val="2"/>
                      <w:sz w:val="20"/>
                      <w:szCs w:val="22"/>
                      <w:lang w:eastAsia="ko-KR"/>
                    </w:rPr>
                    <w:t xml:space="preserve">os a plantear una serie de </w:t>
                  </w:r>
                  <w:r>
                    <w:rPr>
                      <w:rStyle w:val="nfasis"/>
                      <w:rFonts w:ascii="Calibri" w:hAnsi="Calibri" w:cs="Calibri" w:eastAsiaTheme="minorEastAsia"/>
                      <w:i w:val="0"/>
                      <w:iCs w:val="0"/>
                      <w:color w:val="000000"/>
                      <w:kern w:val="2"/>
                      <w:sz w:val="20"/>
                      <w:szCs w:val="22"/>
                      <w:lang w:eastAsia="ko-KR"/>
                    </w:rPr>
                    <w:t>ejercicios.</w:t>
                  </w:r>
                  <w:r w:rsidRPr="00502E5E">
                    <w:rPr>
                      <w:rStyle w:val="nfasis"/>
                      <w:rFonts w:ascii="Calibri" w:hAnsi="Calibri" w:cs="Calibri" w:eastAsiaTheme="minorEastAsia"/>
                      <w:i w:val="0"/>
                      <w:iCs w:val="0"/>
                      <w:color w:val="000000"/>
                      <w:kern w:val="2"/>
                      <w:sz w:val="20"/>
                      <w:szCs w:val="22"/>
                      <w:lang w:eastAsia="ko-KR"/>
                    </w:rPr>
                    <w:t xml:space="preserve"> Cuando veas este icono sabrás que</w:t>
                  </w:r>
                  <w:r w:rsidRPr="00AB179B">
                    <w:rPr>
                      <w:rStyle w:val="nfasis"/>
                      <w:rFonts w:ascii="Calibri" w:hAnsi="Calibri" w:cs="Calibri" w:eastAsiaTheme="minorEastAsia"/>
                      <w:i w:val="0"/>
                      <w:iCs w:val="0"/>
                      <w:color w:val="000000"/>
                      <w:kern w:val="2"/>
                      <w:sz w:val="20"/>
                      <w:szCs w:val="22"/>
                      <w:lang w:eastAsia="ko-KR"/>
                    </w:rPr>
                    <w:t xml:space="preserve"> hay ejercicios para resolver</w:t>
                  </w:r>
                  <w:r>
                    <w:rPr>
                      <w:rStyle w:val="nfasis"/>
                      <w:rFonts w:ascii="Calibri" w:hAnsi="Calibri" w:cs="Calibri" w:eastAsiaTheme="minorEastAsia"/>
                      <w:i w:val="0"/>
                      <w:iCs w:val="0"/>
                      <w:color w:val="000000"/>
                      <w:kern w:val="2"/>
                      <w:sz w:val="20"/>
                      <w:szCs w:val="22"/>
                      <w:lang w:eastAsia="ko-KR"/>
                    </w:rPr>
                    <w:t>.</w:t>
                  </w:r>
                  <w:r>
                    <w:rPr>
                      <w:rStyle w:val="nfasis"/>
                      <w:rFonts w:ascii="Calibri" w:hAnsi="Calibri" w:cs="Calibri" w:eastAsiaTheme="minorEastAsia"/>
                      <w:color w:val="000000"/>
                      <w:kern w:val="2"/>
                      <w:lang w:eastAsia="ko-KR"/>
                    </w:rPr>
                    <w:t xml:space="preserve"> </w:t>
                  </w:r>
                </w:p>
                <w:p w:rsidRPr="00502E5E" w:rsidR="006C7861" w:rsidP="006C7861" w:rsidRDefault="006C7861" w14:paraId="238C679E" w14:textId="77777777">
                  <w:pPr>
                    <w:pStyle w:val="NormalWeb"/>
                    <w:spacing w:before="0" w:beforeAutospacing="0" w:after="0" w:afterAutospacing="0"/>
                    <w:rPr>
                      <w:rStyle w:val="nfasis"/>
                      <w:rFonts w:ascii="Calibri" w:hAnsi="Calibri" w:cs="Calibri" w:eastAsiaTheme="minorEastAsia"/>
                      <w:i w:val="0"/>
                      <w:iCs w:val="0"/>
                      <w:color w:val="000000"/>
                      <w:kern w:val="2"/>
                      <w:sz w:val="20"/>
                      <w:szCs w:val="22"/>
                      <w:lang w:eastAsia="ko-KR"/>
                    </w:rPr>
                  </w:pPr>
                </w:p>
              </w:tc>
            </w:tr>
            <w:tr w:rsidR="006C7861" w:rsidTr="00CD46D8" w14:paraId="0D956D66" w14:textId="77777777">
              <w:tc>
                <w:tcPr>
                  <w:tcW w:w="9154" w:type="dxa"/>
                  <w:gridSpan w:val="2"/>
                </w:tcPr>
                <w:p w:rsidR="006C7861" w:rsidP="006C7861" w:rsidRDefault="006C7861" w14:paraId="49B62D7C" w14:textId="77777777">
                  <w:pPr>
                    <w:pStyle w:val="NormalWeb"/>
                    <w:spacing w:before="0" w:beforeAutospacing="0" w:after="0" w:afterAutospacing="0"/>
                    <w:rPr>
                      <w:rStyle w:val="nfasis"/>
                      <w:rFonts w:ascii="Calibri" w:hAnsi="Calibri" w:cs="Calibri" w:eastAsiaTheme="minorEastAsia"/>
                      <w:b/>
                      <w:bCs/>
                      <w:i w:val="0"/>
                      <w:iCs w:val="0"/>
                      <w:color w:val="000000"/>
                      <w:kern w:val="2"/>
                      <w:sz w:val="20"/>
                      <w:szCs w:val="22"/>
                      <w:lang w:val="es-ES_tradnl" w:eastAsia="ko-KR"/>
                    </w:rPr>
                  </w:pPr>
                </w:p>
                <w:p w:rsidR="006C7861" w:rsidP="006C7861" w:rsidRDefault="006C7861" w14:paraId="6CFBC45D" w14:textId="77777777">
                  <w:pPr>
                    <w:pStyle w:val="NormalWeb"/>
                    <w:spacing w:before="0" w:beforeAutospacing="0" w:after="0" w:afterAutospacing="0"/>
                    <w:rPr>
                      <w:rStyle w:val="nfasis"/>
                      <w:rFonts w:cs="Calibri" w:eastAsiaTheme="minorEastAsia"/>
                      <w:b/>
                      <w:bCs/>
                      <w:color w:val="000000"/>
                      <w:kern w:val="2"/>
                      <w:sz w:val="20"/>
                      <w:szCs w:val="22"/>
                      <w:lang w:val="es-ES_tradnl" w:eastAsia="ko-KR"/>
                    </w:rPr>
                  </w:pPr>
                </w:p>
                <w:p w:rsidR="006C7861" w:rsidP="006C7861" w:rsidRDefault="006C7861" w14:paraId="11A90738" w14:textId="77777777">
                  <w:pPr>
                    <w:pStyle w:val="NormalWeb"/>
                    <w:numPr>
                      <w:ilvl w:val="0"/>
                      <w:numId w:val="17"/>
                    </w:numPr>
                    <w:spacing w:before="0" w:beforeAutospacing="0" w:after="0" w:afterAutospacing="0"/>
                    <w:rPr>
                      <w:rStyle w:val="nfasis"/>
                      <w:rFonts w:ascii="Calibri" w:hAnsi="Calibri" w:cs="Calibri" w:eastAsiaTheme="minorEastAsia"/>
                      <w:b/>
                      <w:bCs/>
                      <w:i w:val="0"/>
                      <w:iCs w:val="0"/>
                      <w:color w:val="000000"/>
                      <w:kern w:val="2"/>
                      <w:sz w:val="20"/>
                      <w:szCs w:val="22"/>
                      <w:lang w:val="es-ES_tradnl" w:eastAsia="ko-KR"/>
                    </w:rPr>
                  </w:pPr>
                  <w:r>
                    <w:rPr>
                      <w:rStyle w:val="nfasis"/>
                      <w:rFonts w:ascii="Calibri" w:hAnsi="Calibri" w:cs="Calibri" w:eastAsiaTheme="minorEastAsia"/>
                      <w:b/>
                      <w:bCs/>
                      <w:i w:val="0"/>
                      <w:iCs w:val="0"/>
                      <w:color w:val="000000"/>
                      <w:kern w:val="2"/>
                      <w:sz w:val="20"/>
                      <w:szCs w:val="22"/>
                      <w:lang w:val="es-ES_tradnl" w:eastAsia="ko-KR"/>
                    </w:rPr>
                    <w:t xml:space="preserve">Registro  </w:t>
                  </w:r>
                </w:p>
                <w:p w:rsidRPr="00D353A4" w:rsidR="006C7861" w:rsidP="006C7861" w:rsidRDefault="006C7861" w14:paraId="1C86A452" w14:textId="77777777">
                  <w:pPr>
                    <w:pStyle w:val="NormalWeb"/>
                    <w:spacing w:before="0" w:beforeAutospacing="0" w:after="0" w:afterAutospacing="0"/>
                    <w:rPr>
                      <w:rStyle w:val="nfasis"/>
                      <w:rFonts w:ascii="Calibri" w:hAnsi="Calibri" w:cs="Calibri" w:eastAsiaTheme="minorEastAsia"/>
                      <w:i w:val="0"/>
                      <w:iCs w:val="0"/>
                      <w:color w:val="000000"/>
                      <w:kern w:val="2"/>
                      <w:sz w:val="20"/>
                      <w:szCs w:val="22"/>
                      <w:lang w:val="es-ES_tradnl" w:eastAsia="ko-KR"/>
                    </w:rPr>
                  </w:pPr>
                  <w:r w:rsidRPr="00D353A4">
                    <w:rPr>
                      <w:rStyle w:val="nfasis"/>
                      <w:rFonts w:ascii="Calibri" w:hAnsi="Calibri" w:cs="Calibri" w:eastAsiaTheme="minorEastAsia"/>
                      <w:i w:val="0"/>
                      <w:iCs w:val="0"/>
                      <w:color w:val="000000"/>
                      <w:kern w:val="2"/>
                      <w:sz w:val="20"/>
                      <w:szCs w:val="22"/>
                      <w:lang w:val="es-ES_tradnl" w:eastAsia="ko-KR"/>
                    </w:rPr>
                    <w:t>Cuando completes cada actividad</w:t>
                  </w:r>
                  <w:r>
                    <w:rPr>
                      <w:rStyle w:val="nfasis"/>
                      <w:rFonts w:ascii="Calibri" w:hAnsi="Calibri" w:cs="Calibri" w:eastAsiaTheme="minorEastAsia"/>
                      <w:i w:val="0"/>
                      <w:iCs w:val="0"/>
                      <w:color w:val="000000"/>
                      <w:kern w:val="2"/>
                      <w:sz w:val="20"/>
                      <w:szCs w:val="22"/>
                      <w:lang w:val="es-ES_tradnl" w:eastAsia="ko-KR"/>
                    </w:rPr>
                    <w:t xml:space="preserve"> con lectura apuntes y ejercicios resueltos y puestos en la plataforma</w:t>
                  </w:r>
                  <w:r w:rsidRPr="00D353A4">
                    <w:rPr>
                      <w:rStyle w:val="nfasis"/>
                      <w:rFonts w:ascii="Calibri" w:hAnsi="Calibri" w:cs="Calibri" w:eastAsiaTheme="minorEastAsia"/>
                      <w:i w:val="0"/>
                      <w:iCs w:val="0"/>
                      <w:color w:val="000000"/>
                      <w:kern w:val="2"/>
                      <w:sz w:val="20"/>
                      <w:szCs w:val="22"/>
                      <w:lang w:val="es-ES_tradnl" w:eastAsia="ko-KR"/>
                    </w:rPr>
                    <w:t xml:space="preserve">, marca Actividad Finalizada para obtener tus puntos y confirmar la finalización. </w:t>
                  </w:r>
                </w:p>
                <w:p w:rsidRPr="004F76B4" w:rsidR="006C7861" w:rsidP="006C7861" w:rsidRDefault="006C7861" w14:paraId="745AA15F" w14:textId="77777777">
                  <w:pPr>
                    <w:pStyle w:val="NormalWeb"/>
                    <w:numPr>
                      <w:ilvl w:val="0"/>
                      <w:numId w:val="17"/>
                    </w:numPr>
                    <w:spacing w:before="0" w:beforeAutospacing="0" w:after="0" w:afterAutospacing="0"/>
                    <w:rPr>
                      <w:rStyle w:val="nfasis"/>
                      <w:rFonts w:ascii="Calibri" w:hAnsi="Calibri" w:cs="Calibri" w:eastAsiaTheme="minorEastAsia"/>
                      <w:b/>
                      <w:bCs/>
                      <w:i w:val="0"/>
                      <w:iCs w:val="0"/>
                      <w:color w:val="000000"/>
                      <w:kern w:val="2"/>
                      <w:sz w:val="20"/>
                      <w:szCs w:val="22"/>
                      <w:lang w:val="es-ES_tradnl" w:eastAsia="ko-KR"/>
                    </w:rPr>
                  </w:pPr>
                  <w:r w:rsidRPr="004F76B4">
                    <w:rPr>
                      <w:rStyle w:val="nfasis"/>
                      <w:rFonts w:ascii="Calibri" w:hAnsi="Calibri" w:cs="Calibri" w:eastAsiaTheme="minorEastAsia"/>
                      <w:b/>
                      <w:bCs/>
                      <w:i w:val="0"/>
                      <w:iCs w:val="0"/>
                      <w:color w:val="000000"/>
                      <w:kern w:val="2"/>
                      <w:sz w:val="20"/>
                      <w:szCs w:val="22"/>
                      <w:lang w:val="es-ES_tradnl" w:eastAsia="ko-KR"/>
                    </w:rPr>
                    <w:t xml:space="preserve">Evaluando lo aprendido </w:t>
                  </w:r>
                </w:p>
                <w:p w:rsidRPr="00D353A4" w:rsidR="006C7861" w:rsidP="006C7861" w:rsidRDefault="006C7861" w14:paraId="53EDB392" w14:textId="77777777">
                  <w:pPr>
                    <w:pStyle w:val="NormalWeb"/>
                    <w:spacing w:before="0" w:beforeAutospacing="0" w:after="0" w:afterAutospacing="0"/>
                    <w:rPr>
                      <w:rStyle w:val="nfasis"/>
                      <w:rFonts w:ascii="Calibri" w:hAnsi="Calibri" w:cs="Calibri" w:eastAsiaTheme="minorEastAsia"/>
                      <w:i w:val="0"/>
                      <w:iCs w:val="0"/>
                      <w:color w:val="000000"/>
                      <w:kern w:val="2"/>
                      <w:sz w:val="20"/>
                      <w:szCs w:val="22"/>
                      <w:lang w:val="es-ES_tradnl" w:eastAsia="ko-KR"/>
                    </w:rPr>
                  </w:pPr>
                  <w:r w:rsidRPr="00D353A4">
                    <w:rPr>
                      <w:rStyle w:val="nfasis"/>
                      <w:rFonts w:ascii="Calibri" w:hAnsi="Calibri" w:cs="Calibri" w:eastAsiaTheme="minorEastAsia"/>
                      <w:i w:val="0"/>
                      <w:iCs w:val="0"/>
                      <w:color w:val="000000"/>
                      <w:kern w:val="2"/>
                      <w:sz w:val="20"/>
                      <w:szCs w:val="22"/>
                      <w:lang w:val="es-ES_tradnl" w:eastAsia="ko-KR"/>
                    </w:rPr>
                    <w:t>Al final de la unidad</w:t>
                  </w:r>
                  <w:r>
                    <w:rPr>
                      <w:rStyle w:val="nfasis"/>
                      <w:rFonts w:ascii="Calibri" w:hAnsi="Calibri" w:cs="Calibri" w:eastAsiaTheme="minorEastAsia"/>
                      <w:i w:val="0"/>
                      <w:iCs w:val="0"/>
                      <w:color w:val="000000"/>
                      <w:kern w:val="2"/>
                      <w:sz w:val="20"/>
                      <w:szCs w:val="22"/>
                      <w:lang w:val="es-ES_tradnl" w:eastAsia="ko-KR"/>
                    </w:rPr>
                    <w:t>, h</w:t>
                  </w:r>
                  <w:r w:rsidRPr="00D353A4">
                    <w:rPr>
                      <w:rStyle w:val="nfasis"/>
                      <w:rFonts w:ascii="Calibri" w:hAnsi="Calibri" w:cs="Calibri" w:eastAsiaTheme="minorEastAsia"/>
                      <w:i w:val="0"/>
                      <w:iCs w:val="0"/>
                      <w:color w:val="000000"/>
                      <w:kern w:val="2"/>
                      <w:sz w:val="20"/>
                      <w:szCs w:val="22"/>
                      <w:lang w:val="es-ES_tradnl" w:eastAsia="ko-KR"/>
                    </w:rPr>
                    <w:t xml:space="preserve">ay un cuestionario final llamado </w:t>
                  </w:r>
                  <w:r>
                    <w:rPr>
                      <w:rStyle w:val="nfasis"/>
                      <w:rFonts w:ascii="Calibri" w:hAnsi="Calibri" w:cs="Calibri" w:eastAsiaTheme="minorEastAsia"/>
                      <w:i w:val="0"/>
                      <w:iCs w:val="0"/>
                      <w:color w:val="000000"/>
                      <w:kern w:val="2"/>
                      <w:sz w:val="20"/>
                      <w:szCs w:val="22"/>
                      <w:lang w:val="es-ES_tradnl" w:eastAsia="ko-KR"/>
                    </w:rPr>
                    <w:t>"d</w:t>
                  </w:r>
                  <w:r w:rsidRPr="00D353A4">
                    <w:rPr>
                      <w:rStyle w:val="nfasis"/>
                      <w:rFonts w:ascii="Calibri" w:hAnsi="Calibri" w:cs="Calibri" w:eastAsiaTheme="minorEastAsia"/>
                      <w:i w:val="0"/>
                      <w:iCs w:val="0"/>
                      <w:color w:val="000000"/>
                      <w:kern w:val="2"/>
                      <w:sz w:val="20"/>
                      <w:szCs w:val="22"/>
                      <w:lang w:val="es-ES_tradnl" w:eastAsia="ko-KR"/>
                    </w:rPr>
                    <w:t>emuestra lo que sabes</w:t>
                  </w:r>
                  <w:r>
                    <w:rPr>
                      <w:rStyle w:val="nfasis"/>
                      <w:rFonts w:ascii="Calibri" w:hAnsi="Calibri" w:cs="Calibri" w:eastAsiaTheme="minorEastAsia"/>
                      <w:i w:val="0"/>
                      <w:iCs w:val="0"/>
                      <w:color w:val="000000"/>
                      <w:kern w:val="2"/>
                      <w:sz w:val="20"/>
                      <w:szCs w:val="22"/>
                      <w:lang w:val="es-ES_tradnl" w:eastAsia="ko-KR"/>
                    </w:rPr>
                    <w:t>”</w:t>
                  </w:r>
                  <w:r w:rsidRPr="00D353A4">
                    <w:rPr>
                      <w:rStyle w:val="nfasis"/>
                      <w:rFonts w:ascii="Calibri" w:hAnsi="Calibri" w:cs="Calibri" w:eastAsiaTheme="minorEastAsia"/>
                      <w:i w:val="0"/>
                      <w:iCs w:val="0"/>
                      <w:color w:val="000000"/>
                      <w:kern w:val="2"/>
                      <w:sz w:val="20"/>
                      <w:szCs w:val="22"/>
                      <w:lang w:val="es-ES_tradnl" w:eastAsia="ko-KR"/>
                    </w:rPr>
                    <w:t>. Debes conseguir un 80% para superarlo. No te preocupes si no lo supera</w:t>
                  </w:r>
                  <w:r>
                    <w:rPr>
                      <w:rStyle w:val="nfasis"/>
                      <w:rFonts w:ascii="Calibri" w:hAnsi="Calibri" w:cs="Calibri" w:eastAsiaTheme="minorEastAsia"/>
                      <w:i w:val="0"/>
                      <w:iCs w:val="0"/>
                      <w:color w:val="000000"/>
                      <w:kern w:val="2"/>
                      <w:sz w:val="20"/>
                      <w:szCs w:val="22"/>
                      <w:lang w:val="es-ES_tradnl" w:eastAsia="ko-KR"/>
                    </w:rPr>
                    <w:t>s</w:t>
                  </w:r>
                  <w:r w:rsidRPr="00D353A4">
                    <w:rPr>
                      <w:rStyle w:val="nfasis"/>
                      <w:rFonts w:ascii="Calibri" w:hAnsi="Calibri" w:cs="Calibri" w:eastAsiaTheme="minorEastAsia"/>
                      <w:i w:val="0"/>
                      <w:iCs w:val="0"/>
                      <w:color w:val="000000"/>
                      <w:kern w:val="2"/>
                      <w:sz w:val="20"/>
                      <w:szCs w:val="22"/>
                      <w:lang w:val="es-ES_tradnl" w:eastAsia="ko-KR"/>
                    </w:rPr>
                    <w:t xml:space="preserve"> a la primera, tienes más oportunidades para repasar los contenidos y volver a intentarlo, para aprobar y tener dominada la unidad.   </w:t>
                  </w:r>
                </w:p>
                <w:p w:rsidRPr="00502E5E" w:rsidR="006C7861" w:rsidP="006C7861" w:rsidRDefault="006C7861" w14:paraId="610EBDD5" w14:textId="77777777">
                  <w:pPr>
                    <w:pStyle w:val="NormalWeb"/>
                    <w:spacing w:before="0" w:beforeAutospacing="0" w:after="0" w:afterAutospacing="0"/>
                    <w:rPr>
                      <w:rStyle w:val="nfasis"/>
                      <w:rFonts w:ascii="Calibri" w:hAnsi="Calibri" w:cs="Calibri" w:eastAsiaTheme="minorEastAsia"/>
                      <w:b/>
                      <w:bCs/>
                      <w:i w:val="0"/>
                      <w:iCs w:val="0"/>
                      <w:color w:val="000000"/>
                      <w:kern w:val="2"/>
                      <w:sz w:val="20"/>
                      <w:szCs w:val="22"/>
                      <w:lang w:val="es-ES_tradnl" w:eastAsia="ko-KR"/>
                    </w:rPr>
                  </w:pPr>
                </w:p>
              </w:tc>
            </w:tr>
          </w:tbl>
          <w:p w:rsidRPr="00EF6973" w:rsidR="00BE0441" w:rsidP="008C5AE2" w:rsidRDefault="00BE0441" w14:paraId="185BD80E" w14:textId="77777777">
            <w:pPr>
              <w:pStyle w:val="NormalWeb"/>
              <w:spacing w:before="0" w:beforeAutospacing="0" w:after="0" w:afterAutospacing="0"/>
              <w:rPr>
                <w:rStyle w:val="nfasis"/>
                <w:rFonts w:ascii="Calibri" w:hAnsi="Calibri" w:cs="Calibri" w:eastAsiaTheme="minorEastAsia"/>
                <w:b/>
                <w:bCs/>
                <w:i w:val="0"/>
                <w:iCs w:val="0"/>
                <w:color w:val="000000"/>
                <w:kern w:val="2"/>
                <w:sz w:val="22"/>
                <w:szCs w:val="22"/>
                <w:lang w:eastAsia="ko-KR"/>
              </w:rPr>
            </w:pPr>
          </w:p>
          <w:p w:rsidRPr="00945BDC" w:rsidR="00BE0441" w:rsidRDefault="00386402" w14:paraId="167C477D" w14:textId="37C2E2E1">
            <w:pPr>
              <w:pStyle w:val="NormalWeb"/>
              <w:numPr>
                <w:ilvl w:val="0"/>
                <w:numId w:val="21"/>
              </w:numPr>
              <w:spacing w:before="0" w:beforeAutospacing="0" w:after="0" w:afterAutospacing="0"/>
              <w:rPr>
                <w:rStyle w:val="nfasis"/>
                <w:rFonts w:ascii="Calibri" w:hAnsi="Calibri" w:cs="Calibri" w:eastAsiaTheme="minorEastAsia"/>
                <w:b/>
                <w:bCs/>
                <w:color w:val="000000"/>
                <w:kern w:val="2"/>
                <w:sz w:val="20"/>
                <w:szCs w:val="22"/>
                <w:u w:val="single"/>
                <w:lang w:eastAsia="ko-KR"/>
              </w:rPr>
            </w:pPr>
            <w:r w:rsidRPr="00945BDC">
              <w:rPr>
                <w:rStyle w:val="nfasis"/>
                <w:rFonts w:ascii="Calibri" w:hAnsi="Calibri" w:cs="Calibri" w:eastAsiaTheme="minorEastAsia"/>
                <w:b/>
                <w:bCs/>
                <w:color w:val="000000"/>
                <w:kern w:val="2"/>
                <w:sz w:val="20"/>
                <w:szCs w:val="22"/>
                <w:u w:val="single"/>
                <w:lang w:eastAsia="ko-KR"/>
              </w:rPr>
              <w:t xml:space="preserve">EMPECEMOS </w:t>
            </w:r>
          </w:p>
          <w:p w:rsidR="00BE0441" w:rsidP="525DE29D" w:rsidRDefault="00B26605" w14:paraId="38CF34F1" w14:textId="35354224">
            <w:pPr>
              <w:pStyle w:val="NormalWeb"/>
              <w:spacing w:before="0" w:beforeAutospacing="off" w:after="0" w:afterAutospacing="off"/>
              <w:rPr>
                <w:rStyle w:val="nfasis"/>
                <w:rFonts w:ascii="Calibri" w:hAnsi="Calibri" w:eastAsia="" w:cs="Calibri" w:eastAsiaTheme="minorEastAsia"/>
                <w:i w:val="0"/>
                <w:iCs w:val="0"/>
                <w:color w:val="000000"/>
                <w:kern w:val="2"/>
                <w:sz w:val="20"/>
                <w:szCs w:val="20"/>
                <w:lang w:val="es-ES" w:eastAsia="ko-KR"/>
              </w:rPr>
            </w:pPr>
            <w:r w:rsidRPr="525DE29D" w:rsidR="00B26605">
              <w:rPr>
                <w:rStyle w:val="nfasis"/>
                <w:rFonts w:ascii="Calibri" w:hAnsi="Calibri" w:eastAsia="" w:cs="Calibri" w:eastAsiaTheme="minorEastAsia"/>
                <w:i w:val="0"/>
                <w:iCs w:val="0"/>
                <w:color w:val="000000"/>
                <w:kern w:val="2"/>
                <w:sz w:val="20"/>
                <w:szCs w:val="20"/>
                <w:lang w:val="es-ES" w:eastAsia="ko-KR"/>
              </w:rPr>
              <w:t>Te invitamos a asistir a</w:t>
            </w:r>
            <w:r w:rsidRPr="525DE29D" w:rsidR="00BE0441">
              <w:rPr>
                <w:rStyle w:val="nfasis"/>
                <w:rFonts w:ascii="Calibri" w:hAnsi="Calibri" w:eastAsia="" w:cs="Calibri" w:eastAsiaTheme="minorEastAsia"/>
                <w:i w:val="0"/>
                <w:iCs w:val="0"/>
                <w:color w:val="000000"/>
                <w:kern w:val="2"/>
                <w:sz w:val="20"/>
                <w:szCs w:val="20"/>
                <w:lang w:val="es-ES" w:eastAsia="ko-KR"/>
              </w:rPr>
              <w:t xml:space="preserve"> cada uno de los</w:t>
            </w:r>
            <w:r w:rsidRPr="525DE29D" w:rsidR="00BE0441">
              <w:rPr>
                <w:rStyle w:val="nfasis"/>
                <w:rFonts w:ascii="Calibri" w:hAnsi="Calibri" w:eastAsia="" w:cs="Calibri" w:eastAsiaTheme="minorEastAsia"/>
                <w:i w:val="0"/>
                <w:iCs w:val="0"/>
                <w:color w:val="000000"/>
                <w:kern w:val="2"/>
                <w:sz w:val="20"/>
                <w:szCs w:val="20"/>
                <w:lang w:val="es-ES" w:eastAsia="ko-KR"/>
              </w:rPr>
              <w:t xml:space="preserve"> encuentro</w:t>
            </w:r>
            <w:r w:rsidRPr="525DE29D" w:rsidR="00BE0441">
              <w:rPr>
                <w:rStyle w:val="nfasis"/>
                <w:rFonts w:ascii="Calibri" w:hAnsi="Calibri" w:eastAsia="" w:cs="Calibri" w:eastAsiaTheme="minorEastAsia"/>
                <w:i w:val="0"/>
                <w:iCs w:val="0"/>
                <w:color w:val="000000"/>
                <w:kern w:val="2"/>
                <w:sz w:val="20"/>
                <w:szCs w:val="20"/>
                <w:lang w:val="es-ES" w:eastAsia="ko-KR"/>
              </w:rPr>
              <w:t>s</w:t>
            </w:r>
            <w:r w:rsidRPr="525DE29D" w:rsidR="00BE0441">
              <w:rPr>
                <w:rStyle w:val="nfasis"/>
                <w:rFonts w:ascii="Calibri" w:hAnsi="Calibri" w:eastAsia="" w:cs="Calibri" w:eastAsiaTheme="minorEastAsia"/>
                <w:i w:val="0"/>
                <w:iCs w:val="0"/>
                <w:color w:val="000000"/>
                <w:kern w:val="2"/>
                <w:sz w:val="20"/>
                <w:szCs w:val="20"/>
                <w:lang w:val="es-ES" w:eastAsia="ko-KR"/>
              </w:rPr>
              <w:t xml:space="preserve"> virtual</w:t>
            </w:r>
            <w:r w:rsidRPr="525DE29D" w:rsidR="00B26605">
              <w:rPr>
                <w:rStyle w:val="nfasis"/>
                <w:rFonts w:ascii="Calibri" w:hAnsi="Calibri" w:eastAsia="" w:cs="Calibri" w:eastAsiaTheme="minorEastAsia"/>
                <w:i w:val="0"/>
                <w:iCs w:val="0"/>
                <w:color w:val="000000"/>
                <w:kern w:val="2"/>
                <w:sz w:val="20"/>
                <w:szCs w:val="20"/>
                <w:lang w:val="es-ES" w:eastAsia="ko-KR"/>
              </w:rPr>
              <w:t xml:space="preserve">es o revisar las </w:t>
            </w:r>
            <w:r w:rsidRPr="525DE29D" w:rsidR="00B26605">
              <w:rPr>
                <w:rStyle w:val="nfasis"/>
                <w:rFonts w:ascii="Calibri" w:hAnsi="Calibri" w:eastAsia="" w:cs="Calibri" w:eastAsiaTheme="minorEastAsia"/>
                <w:i w:val="0"/>
                <w:iCs w:val="0"/>
                <w:color w:val="000000"/>
                <w:kern w:val="2"/>
                <w:sz w:val="20"/>
                <w:szCs w:val="20"/>
                <w:lang w:val="es-ES" w:eastAsia="ko-KR"/>
              </w:rPr>
              <w:t xml:space="preserve">grabaciones, </w:t>
            </w:r>
            <w:r w:rsidRPr="525DE29D" w:rsidR="00BE0441">
              <w:rPr>
                <w:rStyle w:val="nfasis"/>
                <w:rFonts w:ascii="Calibri" w:hAnsi="Calibri" w:eastAsia="" w:cs="Calibri" w:eastAsiaTheme="minorEastAsia"/>
                <w:i w:val="0"/>
                <w:iCs w:val="0"/>
                <w:color w:val="000000"/>
                <w:kern w:val="2"/>
                <w:sz w:val="20"/>
                <w:szCs w:val="20"/>
                <w:lang w:val="es-ES" w:eastAsia="ko-KR"/>
              </w:rPr>
              <w:t xml:space="preserve"> donde</w:t>
            </w:r>
            <w:r w:rsidRPr="525DE29D" w:rsidR="00BE0441">
              <w:rPr>
                <w:rStyle w:val="nfasis"/>
                <w:rFonts w:ascii="Calibri" w:hAnsi="Calibri" w:eastAsia="" w:cs="Calibri" w:eastAsiaTheme="minorEastAsia"/>
                <w:i w:val="0"/>
                <w:iCs w:val="0"/>
                <w:color w:val="000000"/>
                <w:kern w:val="2"/>
                <w:sz w:val="20"/>
                <w:szCs w:val="20"/>
                <w:lang w:val="es-ES" w:eastAsia="ko-KR"/>
              </w:rPr>
              <w:t xml:space="preserve"> se dan pautas para el curso y se hace una introducción a</w:t>
            </w:r>
            <w:r w:rsidRPr="525DE29D" w:rsidR="00BE0441">
              <w:rPr>
                <w:rStyle w:val="nfasis"/>
                <w:rFonts w:ascii="Calibri" w:hAnsi="Calibri" w:eastAsia="" w:cs="Calibri" w:eastAsiaTheme="minorEastAsia"/>
                <w:i w:val="0"/>
                <w:iCs w:val="0"/>
                <w:color w:val="000000"/>
                <w:kern w:val="2"/>
                <w:sz w:val="20"/>
                <w:szCs w:val="20"/>
                <w:lang w:val="es-ES" w:eastAsia="ko-KR"/>
              </w:rPr>
              <w:t xml:space="preserve"> cada temática, además de hacer una retroalimentación de lo visto hasta el momento. </w:t>
            </w:r>
          </w:p>
          <w:p w:rsidR="00BE0441" w:rsidP="008C5AE2" w:rsidRDefault="00BE0441" w14:paraId="002ED3AD" w14:textId="77777777">
            <w:pPr>
              <w:pStyle w:val="NormalWeb"/>
              <w:spacing w:before="0" w:beforeAutospacing="0" w:after="0" w:afterAutospacing="0"/>
              <w:rPr>
                <w:rStyle w:val="nfasis"/>
                <w:rFonts w:ascii="Calibri" w:hAnsi="Calibri" w:cs="Calibri" w:eastAsiaTheme="minorEastAsia"/>
                <w:i w:val="0"/>
                <w:iCs w:val="0"/>
                <w:color w:val="000000"/>
                <w:kern w:val="2"/>
                <w:sz w:val="20"/>
                <w:szCs w:val="22"/>
                <w:lang w:val="es-ES_tradnl" w:eastAsia="ko-KR"/>
              </w:rPr>
            </w:pPr>
          </w:p>
          <w:p w:rsidRPr="00C90A7F" w:rsidR="00BE0441" w:rsidP="00C90A7F" w:rsidRDefault="00BE0441" w14:paraId="22356E0F" w14:textId="76539A77">
            <w:pPr>
              <w:widowControl w:val="0"/>
              <w:spacing w:after="120" w:line="240" w:lineRule="auto"/>
              <w:rPr>
                <w:rFonts w:cs="Arial"/>
                <w:i/>
                <w:iCs/>
                <w:sz w:val="20"/>
              </w:rPr>
            </w:pPr>
            <w:r w:rsidRPr="00C90A7F">
              <w:rPr>
                <w:rFonts w:cs="Arial"/>
                <w:i/>
                <w:iCs/>
                <w:sz w:val="20"/>
              </w:rPr>
              <w:t xml:space="preserve"> </w:t>
            </w:r>
          </w:p>
          <w:tbl>
            <w:tblPr>
              <w:tblStyle w:val="Tablaconcuadrcula"/>
              <w:tblW w:w="0" w:type="auto"/>
              <w:jc w:val="center"/>
              <w:tblLook w:val="04A0" w:firstRow="1" w:lastRow="0" w:firstColumn="1" w:lastColumn="0" w:noHBand="0" w:noVBand="1"/>
            </w:tblPr>
            <w:tblGrid>
              <w:gridCol w:w="936"/>
              <w:gridCol w:w="3702"/>
            </w:tblGrid>
            <w:tr w:rsidR="00BE0441" w:rsidTr="008C5AE2" w14:paraId="38FBFD65" w14:textId="77777777">
              <w:trPr>
                <w:jc w:val="center"/>
              </w:trPr>
              <w:tc>
                <w:tcPr>
                  <w:tcW w:w="0" w:type="auto"/>
                </w:tcPr>
                <w:p w:rsidR="00BE0441" w:rsidP="008C5AE2" w:rsidRDefault="00BE0441" w14:paraId="76CBE780" w14:textId="77777777">
                  <w:pPr>
                    <w:pStyle w:val="NormalWeb"/>
                    <w:spacing w:before="0" w:beforeAutospacing="0" w:after="0" w:afterAutospacing="0"/>
                    <w:rPr>
                      <w:rStyle w:val="nfasis"/>
                      <w:rFonts w:ascii="Calibri" w:hAnsi="Calibri" w:cs="Calibri" w:eastAsiaTheme="minorEastAsia"/>
                      <w:i w:val="0"/>
                      <w:iCs w:val="0"/>
                      <w:color w:val="000000"/>
                      <w:kern w:val="2"/>
                      <w:sz w:val="20"/>
                      <w:szCs w:val="22"/>
                      <w:lang w:val="es-ES_tradnl" w:eastAsia="ko-KR"/>
                    </w:rPr>
                  </w:pPr>
                  <w:r w:rsidRPr="004716EC">
                    <w:rPr>
                      <w:rStyle w:val="nfasis"/>
                      <w:rFonts w:ascii="Calibri" w:hAnsi="Calibri" w:cs="Calibri" w:eastAsiaTheme="minorEastAsia"/>
                      <w:i w:val="0"/>
                      <w:iCs w:val="0"/>
                      <w:noProof/>
                      <w:color w:val="000000"/>
                      <w:kern w:val="2"/>
                      <w:sz w:val="20"/>
                      <w:szCs w:val="22"/>
                      <w:lang w:val="es-ES_tradnl" w:eastAsia="ko-KR"/>
                    </w:rPr>
                    <w:drawing>
                      <wp:inline distT="0" distB="0" distL="0" distR="0" wp14:anchorId="52AE386A" wp14:editId="00B71EFE">
                        <wp:extent cx="450910" cy="510154"/>
                        <wp:effectExtent l="0" t="0" r="6350" b="444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54507" cy="514224"/>
                                </a:xfrm>
                                <a:prstGeom prst="rect">
                                  <a:avLst/>
                                </a:prstGeom>
                              </pic:spPr>
                            </pic:pic>
                          </a:graphicData>
                        </a:graphic>
                      </wp:inline>
                    </w:drawing>
                  </w:r>
                </w:p>
              </w:tc>
              <w:tc>
                <w:tcPr>
                  <w:tcW w:w="0" w:type="auto"/>
                </w:tcPr>
                <w:p w:rsidR="00BE0441" w:rsidP="008C5AE2" w:rsidRDefault="00BE0441" w14:paraId="077D003B" w14:textId="7C5FB4D4">
                  <w:pPr>
                    <w:pStyle w:val="Prrafodelista"/>
                    <w:widowControl w:val="0"/>
                    <w:spacing w:after="120" w:line="240" w:lineRule="auto"/>
                    <w:ind w:left="1440"/>
                    <w:rPr>
                      <w:rFonts w:cs="Arial"/>
                      <w:b/>
                      <w:bCs/>
                      <w:i/>
                      <w:iCs/>
                      <w:color w:val="FF0000"/>
                      <w:sz w:val="20"/>
                    </w:rPr>
                  </w:pPr>
                  <w:r w:rsidRPr="009F1C42">
                    <w:rPr>
                      <w:rFonts w:cs="Arial"/>
                      <w:b/>
                      <w:bCs/>
                      <w:i/>
                      <w:iCs/>
                      <w:color w:val="FF0000"/>
                      <w:sz w:val="20"/>
                    </w:rPr>
                    <w:t xml:space="preserve">Enlace material </w:t>
                  </w:r>
                  <w:r w:rsidR="00081724">
                    <w:rPr>
                      <w:rFonts w:cs="Arial"/>
                      <w:b/>
                      <w:bCs/>
                      <w:i/>
                      <w:iCs/>
                      <w:color w:val="FF0000"/>
                      <w:sz w:val="20"/>
                    </w:rPr>
                    <w:t>1</w:t>
                  </w:r>
                  <w:r w:rsidRPr="009F1C42">
                    <w:rPr>
                      <w:rFonts w:cs="Arial"/>
                      <w:b/>
                      <w:bCs/>
                      <w:i/>
                      <w:iCs/>
                      <w:color w:val="FF0000"/>
                      <w:sz w:val="20"/>
                    </w:rPr>
                    <w:t>.</w:t>
                  </w:r>
                  <w:r w:rsidR="00081724">
                    <w:rPr>
                      <w:rFonts w:cs="Arial"/>
                      <w:b/>
                      <w:bCs/>
                      <w:i/>
                      <w:iCs/>
                      <w:color w:val="FF0000"/>
                      <w:sz w:val="20"/>
                    </w:rPr>
                    <w:t>7</w:t>
                  </w:r>
                  <w:r w:rsidRPr="009F1C42">
                    <w:rPr>
                      <w:rFonts w:cs="Arial"/>
                      <w:b/>
                      <w:bCs/>
                      <w:i/>
                      <w:iCs/>
                      <w:color w:val="FF0000"/>
                      <w:sz w:val="20"/>
                    </w:rPr>
                    <w:t xml:space="preserve"> </w:t>
                  </w:r>
                  <w:r>
                    <w:rPr>
                      <w:rFonts w:cs="Arial"/>
                      <w:b/>
                      <w:bCs/>
                      <w:i/>
                      <w:iCs/>
                      <w:color w:val="FF0000"/>
                      <w:sz w:val="20"/>
                    </w:rPr>
                    <w:t>a</w:t>
                  </w:r>
                  <w:r w:rsidRPr="009F1C42">
                    <w:rPr>
                      <w:rFonts w:cs="Arial"/>
                      <w:b/>
                      <w:bCs/>
                      <w:i/>
                      <w:iCs/>
                      <w:color w:val="FF0000"/>
                      <w:sz w:val="20"/>
                    </w:rPr>
                    <w:t xml:space="preserve"> </w:t>
                  </w:r>
                  <w:r w:rsidR="00081724">
                    <w:rPr>
                      <w:rFonts w:cs="Arial"/>
                      <w:b/>
                      <w:bCs/>
                      <w:i/>
                      <w:iCs/>
                      <w:color w:val="FF0000"/>
                      <w:sz w:val="20"/>
                    </w:rPr>
                    <w:t>1</w:t>
                  </w:r>
                  <w:r w:rsidRPr="009F1C42">
                    <w:rPr>
                      <w:rFonts w:cs="Arial"/>
                      <w:b/>
                      <w:bCs/>
                      <w:i/>
                      <w:iCs/>
                      <w:color w:val="FF0000"/>
                      <w:sz w:val="20"/>
                    </w:rPr>
                    <w:t>.</w:t>
                  </w:r>
                  <w:r w:rsidR="00081724">
                    <w:rPr>
                      <w:rFonts w:cs="Arial"/>
                      <w:b/>
                      <w:bCs/>
                      <w:i/>
                      <w:iCs/>
                      <w:color w:val="FF0000"/>
                      <w:sz w:val="20"/>
                    </w:rPr>
                    <w:t>9</w:t>
                  </w:r>
                </w:p>
                <w:p w:rsidR="00BE0441" w:rsidP="008C5AE2" w:rsidRDefault="00BE0441" w14:paraId="4ED1DC3F" w14:textId="7BD383F6">
                  <w:pPr>
                    <w:pStyle w:val="NormalWeb"/>
                    <w:spacing w:before="0" w:beforeAutospacing="0" w:after="0" w:afterAutospacing="0"/>
                    <w:rPr>
                      <w:rStyle w:val="nfasis"/>
                      <w:rFonts w:ascii="Calibri" w:hAnsi="Calibri" w:cs="Calibri" w:eastAsiaTheme="minorEastAsia"/>
                      <w:color w:val="000000"/>
                      <w:kern w:val="2"/>
                      <w:sz w:val="20"/>
                      <w:lang w:val="es-ES_tradnl" w:eastAsia="ko-KR"/>
                    </w:rPr>
                  </w:pPr>
                  <w:r>
                    <w:rPr>
                      <w:rStyle w:val="nfasis"/>
                      <w:rFonts w:ascii="Calibri" w:hAnsi="Calibri" w:cs="Calibri" w:eastAsiaTheme="minorEastAsia"/>
                      <w:i w:val="0"/>
                      <w:iCs w:val="0"/>
                      <w:color w:val="000000"/>
                      <w:kern w:val="2"/>
                      <w:sz w:val="20"/>
                      <w:szCs w:val="22"/>
                      <w:lang w:val="es-ES_tradnl" w:eastAsia="ko-KR"/>
                    </w:rPr>
                    <w:t>(</w:t>
                  </w:r>
                  <w:r>
                    <w:rPr>
                      <w:rStyle w:val="nfasis"/>
                      <w:rFonts w:ascii="Calibri" w:hAnsi="Calibri" w:cs="Calibri" w:eastAsiaTheme="minorEastAsia"/>
                      <w:color w:val="000000"/>
                      <w:kern w:val="2"/>
                      <w:sz w:val="20"/>
                      <w:lang w:val="es-ES_tradnl" w:eastAsia="ko-KR"/>
                    </w:rPr>
                    <w:t xml:space="preserve">enlaces videos que van en Actividad </w:t>
                  </w:r>
                  <w:r w:rsidR="001E6C22">
                    <w:rPr>
                      <w:rStyle w:val="nfasis"/>
                      <w:rFonts w:ascii="Calibri" w:hAnsi="Calibri" w:cs="Calibri" w:eastAsiaTheme="minorEastAsia"/>
                      <w:color w:val="000000"/>
                      <w:kern w:val="2"/>
                      <w:sz w:val="20"/>
                      <w:lang w:val="es-ES_tradnl" w:eastAsia="ko-KR"/>
                    </w:rPr>
                    <w:t>2</w:t>
                  </w:r>
                  <w:r>
                    <w:rPr>
                      <w:rStyle w:val="nfasis"/>
                      <w:rFonts w:ascii="Calibri" w:hAnsi="Calibri" w:cs="Calibri" w:eastAsiaTheme="minorEastAsia"/>
                      <w:color w:val="000000"/>
                      <w:kern w:val="2"/>
                      <w:sz w:val="20"/>
                      <w:lang w:val="es-ES_tradnl" w:eastAsia="ko-KR"/>
                    </w:rPr>
                    <w:t>)</w:t>
                  </w:r>
                </w:p>
                <w:p w:rsidRPr="008B5491" w:rsidR="00BE0441" w:rsidP="008C5AE2" w:rsidRDefault="00BE0441" w14:paraId="63FB4110" w14:textId="7C7A5D43">
                  <w:pPr>
                    <w:rPr>
                      <w:rStyle w:val="nfasis"/>
                      <w:i w:val="0"/>
                      <w:iCs w:val="0"/>
                    </w:rPr>
                  </w:pPr>
                </w:p>
              </w:tc>
            </w:tr>
          </w:tbl>
          <w:p w:rsidR="00BE0441" w:rsidP="008C5AE2" w:rsidRDefault="00BE0441" w14:paraId="743A0EF8" w14:textId="77777777">
            <w:pPr>
              <w:pStyle w:val="NormalWeb"/>
              <w:spacing w:before="0" w:beforeAutospacing="0" w:after="0" w:afterAutospacing="0"/>
              <w:rPr>
                <w:rFonts w:ascii="Calibri" w:hAnsi="Calibri" w:eastAsiaTheme="minorEastAsia" w:cstheme="minorBidi"/>
                <w:i/>
                <w:color w:val="808080" w:themeColor="background1" w:themeShade="80"/>
                <w:kern w:val="2"/>
                <w:sz w:val="22"/>
                <w:lang w:eastAsia="ko-KR"/>
              </w:rPr>
            </w:pPr>
          </w:p>
          <w:p w:rsidRPr="00F50513" w:rsidR="00C90A7F" w:rsidRDefault="00C90A7F" w14:paraId="29A15909" w14:textId="77777777">
            <w:pPr>
              <w:pStyle w:val="Prrafodelista"/>
              <w:widowControl w:val="0"/>
              <w:numPr>
                <w:ilvl w:val="0"/>
                <w:numId w:val="15"/>
              </w:numPr>
              <w:spacing w:after="120" w:line="240" w:lineRule="auto"/>
              <w:rPr>
                <w:rFonts w:cs="Arial"/>
                <w:b/>
                <w:bCs/>
                <w:i/>
                <w:iCs/>
                <w:sz w:val="20"/>
              </w:rPr>
            </w:pPr>
            <w:r w:rsidRPr="00E517FF">
              <w:rPr>
                <w:rFonts w:cs="Arial"/>
                <w:b/>
                <w:bCs/>
                <w:i/>
                <w:iCs/>
                <w:sz w:val="20"/>
              </w:rPr>
              <w:t xml:space="preserve">Enlace encuentro virtual </w:t>
            </w:r>
            <w:r>
              <w:rPr>
                <w:rFonts w:cs="Arial"/>
                <w:b/>
                <w:bCs/>
                <w:i/>
                <w:iCs/>
                <w:sz w:val="20"/>
              </w:rPr>
              <w:t>3 (presentación secciones 1.4 a 1.6)</w:t>
            </w:r>
          </w:p>
          <w:p w:rsidRPr="00F50513" w:rsidR="00C90A7F" w:rsidRDefault="00C90A7F" w14:paraId="2DE1887C" w14:textId="77777777">
            <w:pPr>
              <w:pStyle w:val="Prrafodelista"/>
              <w:widowControl w:val="0"/>
              <w:numPr>
                <w:ilvl w:val="0"/>
                <w:numId w:val="15"/>
              </w:numPr>
              <w:spacing w:after="120" w:line="240" w:lineRule="auto"/>
              <w:rPr>
                <w:rFonts w:cs="Arial"/>
                <w:i/>
                <w:iCs/>
                <w:sz w:val="20"/>
              </w:rPr>
            </w:pPr>
            <w:r w:rsidRPr="00BA2202">
              <w:rPr>
                <w:rFonts w:cs="Arial"/>
                <w:i/>
                <w:iCs/>
                <w:sz w:val="20"/>
              </w:rPr>
              <w:t>Revisión y estudio del material educativo del aula virtual asociado a l</w:t>
            </w:r>
            <w:r>
              <w:rPr>
                <w:rFonts w:cs="Arial"/>
                <w:i/>
                <w:iCs/>
                <w:sz w:val="20"/>
              </w:rPr>
              <w:t>os contenidos 1.4 a 1.6</w:t>
            </w:r>
            <w:r w:rsidRPr="00BA2202">
              <w:rPr>
                <w:rFonts w:cs="Arial"/>
                <w:i/>
                <w:iCs/>
                <w:sz w:val="20"/>
              </w:rPr>
              <w:t>.</w:t>
            </w:r>
          </w:p>
          <w:p w:rsidRPr="00335575" w:rsidR="00C90A7F" w:rsidP="525DE29D" w:rsidRDefault="00C90A7F" w14:paraId="403DCB33" w14:textId="75F4DC4A">
            <w:pPr>
              <w:pStyle w:val="Prrafodelista"/>
              <w:widowControl w:val="0"/>
              <w:numPr>
                <w:ilvl w:val="0"/>
                <w:numId w:val="15"/>
              </w:numPr>
              <w:spacing w:after="120" w:line="240" w:lineRule="auto"/>
              <w:rPr>
                <w:rFonts w:cs="Arial"/>
                <w:b w:val="1"/>
                <w:bCs w:val="1"/>
                <w:i w:val="1"/>
                <w:iCs w:val="1"/>
                <w:sz w:val="20"/>
                <w:szCs w:val="20"/>
                <w:lang w:val="es-ES"/>
              </w:rPr>
            </w:pPr>
            <w:r w:rsidRPr="525DE29D" w:rsidR="00C90A7F">
              <w:rPr>
                <w:rFonts w:cs="Arial"/>
                <w:b w:val="1"/>
                <w:bCs w:val="1"/>
                <w:i w:val="1"/>
                <w:iCs w:val="1"/>
                <w:sz w:val="20"/>
                <w:szCs w:val="20"/>
                <w:lang w:val="es-ES"/>
              </w:rPr>
              <w:t xml:space="preserve">Enlace encuentro virtual </w:t>
            </w:r>
            <w:r w:rsidRPr="525DE29D" w:rsidR="00C90A7F">
              <w:rPr>
                <w:rFonts w:cs="Arial"/>
                <w:b w:val="1"/>
                <w:bCs w:val="1"/>
                <w:i w:val="1"/>
                <w:iCs w:val="1"/>
                <w:sz w:val="20"/>
                <w:szCs w:val="20"/>
                <w:lang w:val="es-ES"/>
              </w:rPr>
              <w:t>4 (</w:t>
            </w:r>
            <w:r w:rsidRPr="525DE29D" w:rsidR="00C90A7F">
              <w:rPr>
                <w:rFonts w:cs="Arial"/>
                <w:i w:val="1"/>
                <w:iCs w:val="1"/>
                <w:sz w:val="20"/>
                <w:szCs w:val="20"/>
                <w:lang w:val="es-ES"/>
              </w:rPr>
              <w:t>Feedback</w:t>
            </w:r>
            <w:r w:rsidRPr="525DE29D" w:rsidR="00C90A7F">
              <w:rPr>
                <w:rFonts w:cs="Arial"/>
                <w:i w:val="1"/>
                <w:iCs w:val="1"/>
                <w:sz w:val="20"/>
                <w:szCs w:val="20"/>
                <w:lang w:val="es-ES"/>
              </w:rPr>
              <w:t xml:space="preserve"> secciones 1.</w:t>
            </w:r>
            <w:r w:rsidRPr="525DE29D" w:rsidR="00C90A7F">
              <w:rPr>
                <w:rFonts w:cs="Arial"/>
                <w:i w:val="1"/>
                <w:iCs w:val="1"/>
                <w:sz w:val="20"/>
                <w:szCs w:val="20"/>
                <w:lang w:val="es-ES"/>
              </w:rPr>
              <w:t>4</w:t>
            </w:r>
            <w:r w:rsidRPr="525DE29D" w:rsidR="00C90A7F">
              <w:rPr>
                <w:rFonts w:cs="Arial"/>
                <w:i w:val="1"/>
                <w:iCs w:val="1"/>
                <w:sz w:val="20"/>
                <w:szCs w:val="20"/>
                <w:lang w:val="es-ES"/>
              </w:rPr>
              <w:t xml:space="preserve"> a </w:t>
            </w:r>
            <w:r w:rsidRPr="525DE29D" w:rsidR="007B5EB8">
              <w:rPr>
                <w:rFonts w:cs="Arial"/>
                <w:i w:val="1"/>
                <w:iCs w:val="1"/>
                <w:sz w:val="20"/>
                <w:szCs w:val="20"/>
                <w:lang w:val="es-ES"/>
              </w:rPr>
              <w:t>1.</w:t>
            </w:r>
            <w:r w:rsidRPr="525DE29D" w:rsidR="007B5EB8">
              <w:rPr>
                <w:rFonts w:cs="Arial"/>
                <w:i w:val="1"/>
                <w:iCs w:val="1"/>
                <w:sz w:val="20"/>
                <w:szCs w:val="20"/>
                <w:lang w:val="es-ES"/>
              </w:rPr>
              <w:t>6</w:t>
            </w:r>
            <w:r w:rsidRPr="525DE29D" w:rsidR="007B5EB8">
              <w:rPr>
                <w:rFonts w:cs="Arial"/>
                <w:i w:val="1"/>
                <w:iCs w:val="1"/>
                <w:sz w:val="20"/>
                <w:szCs w:val="20"/>
                <w:lang w:val="es-ES"/>
              </w:rPr>
              <w:t>)</w:t>
            </w:r>
            <w:r w:rsidRPr="525DE29D" w:rsidR="00C90A7F">
              <w:rPr>
                <w:rFonts w:cs="Arial"/>
                <w:i w:val="1"/>
                <w:iCs w:val="1"/>
                <w:sz w:val="20"/>
                <w:szCs w:val="20"/>
                <w:lang w:val="es-ES"/>
              </w:rPr>
              <w:t xml:space="preserve"> .</w:t>
            </w:r>
          </w:p>
          <w:p w:rsidR="00C90A7F" w:rsidRDefault="00C90A7F" w14:paraId="1DA92850" w14:textId="77777777">
            <w:pPr>
              <w:pStyle w:val="Prrafodelista"/>
              <w:widowControl w:val="0"/>
              <w:numPr>
                <w:ilvl w:val="0"/>
                <w:numId w:val="15"/>
              </w:numPr>
              <w:spacing w:after="120" w:line="240" w:lineRule="auto"/>
              <w:rPr>
                <w:rFonts w:cs="Arial"/>
                <w:b/>
                <w:bCs/>
                <w:i/>
                <w:iCs/>
                <w:color w:val="FF0000"/>
                <w:sz w:val="20"/>
              </w:rPr>
            </w:pPr>
            <w:r w:rsidRPr="009F1C42">
              <w:rPr>
                <w:rFonts w:cs="Arial"/>
                <w:b/>
                <w:bCs/>
                <w:i/>
                <w:iCs/>
                <w:color w:val="FF0000"/>
                <w:sz w:val="20"/>
              </w:rPr>
              <w:t xml:space="preserve">Enlace </w:t>
            </w:r>
            <w:r>
              <w:rPr>
                <w:rFonts w:cs="Arial"/>
                <w:b/>
                <w:bCs/>
                <w:i/>
                <w:iCs/>
                <w:color w:val="FF0000"/>
                <w:sz w:val="20"/>
              </w:rPr>
              <w:t xml:space="preserve">subir ejercicios </w:t>
            </w:r>
            <w:r w:rsidRPr="009F1C42">
              <w:rPr>
                <w:rFonts w:cs="Arial"/>
                <w:b/>
                <w:bCs/>
                <w:i/>
                <w:iCs/>
                <w:color w:val="FF0000"/>
                <w:sz w:val="20"/>
              </w:rPr>
              <w:t xml:space="preserve">1.4 </w:t>
            </w:r>
            <w:r>
              <w:rPr>
                <w:rFonts w:cs="Arial"/>
                <w:b/>
                <w:bCs/>
                <w:i/>
                <w:iCs/>
                <w:color w:val="FF0000"/>
                <w:sz w:val="20"/>
              </w:rPr>
              <w:t>a</w:t>
            </w:r>
            <w:r w:rsidRPr="009F1C42">
              <w:rPr>
                <w:rFonts w:cs="Arial"/>
                <w:b/>
                <w:bCs/>
                <w:i/>
                <w:iCs/>
                <w:color w:val="FF0000"/>
                <w:sz w:val="20"/>
              </w:rPr>
              <w:t xml:space="preserve"> 1.</w:t>
            </w:r>
            <w:r>
              <w:rPr>
                <w:rFonts w:cs="Arial"/>
                <w:b/>
                <w:bCs/>
                <w:i/>
                <w:iCs/>
                <w:color w:val="FF0000"/>
                <w:sz w:val="20"/>
              </w:rPr>
              <w:t>6</w:t>
            </w:r>
          </w:p>
          <w:p w:rsidR="00C90A7F" w:rsidP="00C90A7F" w:rsidRDefault="00C90A7F" w14:paraId="7D7C5528" w14:textId="283537A2">
            <w:pPr>
              <w:pStyle w:val="Prrafodelista"/>
              <w:widowControl w:val="0"/>
              <w:spacing w:after="120" w:line="240" w:lineRule="auto"/>
              <w:ind w:left="1440"/>
              <w:rPr>
                <w:rFonts w:cs="Arial"/>
                <w:b/>
                <w:bCs/>
                <w:i/>
                <w:iCs/>
                <w:sz w:val="20"/>
                <w:u w:val="single"/>
              </w:rPr>
            </w:pPr>
          </w:p>
          <w:p w:rsidR="00C90A7F" w:rsidP="00C90A7F" w:rsidRDefault="00C90A7F" w14:paraId="1CA403CA" w14:textId="5B32303A">
            <w:pPr>
              <w:pStyle w:val="Prrafodelista"/>
              <w:widowControl w:val="0"/>
              <w:spacing w:after="120" w:line="240" w:lineRule="auto"/>
              <w:ind w:left="1440"/>
              <w:rPr>
                <w:rFonts w:cs="Arial"/>
                <w:b/>
                <w:bCs/>
                <w:i/>
                <w:iCs/>
                <w:sz w:val="20"/>
                <w:u w:val="single"/>
              </w:rPr>
            </w:pPr>
          </w:p>
          <w:p w:rsidRPr="00DF00D8" w:rsidR="00C90A7F" w:rsidP="00C90A7F" w:rsidRDefault="00C90A7F" w14:paraId="2F7104BA" w14:textId="77777777">
            <w:pPr>
              <w:pStyle w:val="Prrafodelista"/>
              <w:widowControl w:val="0"/>
              <w:spacing w:after="120" w:line="240" w:lineRule="auto"/>
              <w:ind w:left="1440"/>
              <w:rPr>
                <w:rFonts w:cs="Arial"/>
                <w:b/>
                <w:bCs/>
                <w:i/>
                <w:iCs/>
                <w:sz w:val="20"/>
                <w:u w:val="single"/>
              </w:rPr>
            </w:pPr>
          </w:p>
          <w:p w:rsidR="00C90A7F" w:rsidP="00C90A7F" w:rsidRDefault="00C90A7F" w14:paraId="25DBE667" w14:textId="77777777">
            <w:pPr>
              <w:pStyle w:val="NormalWeb"/>
              <w:spacing w:before="0" w:beforeAutospacing="0" w:after="0" w:afterAutospacing="0"/>
              <w:rPr>
                <w:rFonts w:ascii="Calibri" w:hAnsi="Calibri" w:eastAsiaTheme="minorEastAsia" w:cstheme="minorBidi"/>
                <w:i/>
                <w:kern w:val="2"/>
                <w:sz w:val="22"/>
                <w:u w:val="single"/>
                <w:lang w:eastAsia="ko-KR"/>
              </w:rPr>
            </w:pPr>
            <w:r w:rsidRPr="00DF00D8">
              <w:rPr>
                <w:rFonts w:ascii="Calibri" w:hAnsi="Calibri" w:eastAsiaTheme="minorEastAsia" w:cstheme="minorBidi"/>
                <w:i/>
                <w:kern w:val="2"/>
                <w:sz w:val="22"/>
                <w:u w:val="single"/>
                <w:lang w:eastAsia="ko-KR"/>
              </w:rPr>
              <w:t>Observaci</w:t>
            </w:r>
            <w:r>
              <w:rPr>
                <w:rFonts w:ascii="Calibri" w:hAnsi="Calibri" w:eastAsiaTheme="minorEastAsia" w:cstheme="minorBidi"/>
                <w:i/>
                <w:kern w:val="2"/>
                <w:sz w:val="22"/>
                <w:u w:val="single"/>
                <w:lang w:eastAsia="ko-KR"/>
              </w:rPr>
              <w:t>ones:</w:t>
            </w:r>
          </w:p>
          <w:p w:rsidR="00C90A7F" w:rsidRDefault="00C90A7F" w14:paraId="0022D577" w14:textId="77777777">
            <w:pPr>
              <w:pStyle w:val="NormalWeb"/>
              <w:numPr>
                <w:ilvl w:val="0"/>
                <w:numId w:val="22"/>
              </w:numPr>
              <w:spacing w:before="0" w:beforeAutospacing="0" w:after="0" w:afterAutospacing="0"/>
              <w:rPr>
                <w:rFonts w:ascii="Calibri" w:hAnsi="Calibri" w:eastAsiaTheme="minorEastAsia" w:cstheme="minorBidi"/>
                <w:i/>
                <w:kern w:val="2"/>
                <w:sz w:val="22"/>
                <w:lang w:eastAsia="ko-KR"/>
              </w:rPr>
            </w:pPr>
            <w:r w:rsidRPr="00A64430">
              <w:rPr>
                <w:rFonts w:ascii="Calibri" w:hAnsi="Calibri" w:eastAsiaTheme="minorEastAsia" w:cstheme="minorBidi"/>
                <w:i/>
                <w:kern w:val="2"/>
                <w:sz w:val="22"/>
                <w:lang w:eastAsia="ko-KR"/>
              </w:rPr>
              <w:t>N</w:t>
            </w:r>
            <w:r w:rsidRPr="00AE38FE">
              <w:rPr>
                <w:rFonts w:eastAsiaTheme="minorEastAsia" w:cstheme="minorBidi"/>
                <w:i/>
                <w:sz w:val="22"/>
              </w:rPr>
              <w:t>o olvides revisar</w:t>
            </w:r>
            <w:r w:rsidRPr="00FD7F90">
              <w:rPr>
                <w:rFonts w:ascii="Calibri" w:hAnsi="Calibri" w:eastAsiaTheme="minorEastAsia" w:cstheme="minorBidi"/>
                <w:i/>
                <w:kern w:val="2"/>
                <w:sz w:val="22"/>
                <w:lang w:eastAsia="ko-KR"/>
              </w:rPr>
              <w:t xml:space="preserve"> el material de apoyo en el aula virtual y resuelve las actividades propuestas, siempre registrando la entrega.</w:t>
            </w:r>
          </w:p>
          <w:p w:rsidRPr="00DF00D8" w:rsidR="00C90A7F" w:rsidRDefault="00C90A7F" w14:paraId="5363D3C0" w14:textId="77777777">
            <w:pPr>
              <w:pStyle w:val="NormalWeb"/>
              <w:numPr>
                <w:ilvl w:val="0"/>
                <w:numId w:val="22"/>
              </w:numPr>
              <w:spacing w:before="0" w:beforeAutospacing="0" w:after="0" w:afterAutospacing="0"/>
              <w:rPr>
                <w:rFonts w:ascii="Calibri" w:hAnsi="Calibri" w:eastAsiaTheme="minorEastAsia" w:cstheme="minorBidi"/>
                <w:i/>
                <w:kern w:val="2"/>
                <w:sz w:val="22"/>
                <w:lang w:eastAsia="ko-KR"/>
              </w:rPr>
            </w:pPr>
            <w:r w:rsidRPr="00DF00D8">
              <w:rPr>
                <w:rFonts w:ascii="Calibri" w:hAnsi="Calibri"/>
                <w:i/>
                <w:iCs/>
                <w:color w:val="808080" w:themeColor="background1" w:themeShade="80"/>
                <w:sz w:val="22"/>
                <w:szCs w:val="22"/>
              </w:rPr>
              <w:t>L</w:t>
            </w:r>
            <w:r w:rsidRPr="00DF00D8">
              <w:rPr>
                <w:i/>
                <w:iCs/>
                <w:color w:val="808080" w:themeColor="background1" w:themeShade="80"/>
                <w:sz w:val="22"/>
              </w:rPr>
              <w:t>a actividad se desarrolla de manera</w:t>
            </w:r>
            <w:r w:rsidRPr="00DF00D8">
              <w:rPr>
                <w:rFonts w:ascii="Calibri" w:hAnsi="Calibri"/>
                <w:i/>
                <w:iCs/>
                <w:color w:val="808080" w:themeColor="background1" w:themeShade="80"/>
                <w:sz w:val="22"/>
                <w:szCs w:val="22"/>
              </w:rPr>
              <w:t xml:space="preserve"> individual.</w:t>
            </w:r>
          </w:p>
          <w:p w:rsidRPr="00DF00D8" w:rsidR="00C90A7F" w:rsidRDefault="00C90A7F" w14:paraId="37BF5C52" w14:textId="77777777">
            <w:pPr>
              <w:pStyle w:val="NormalWeb"/>
              <w:numPr>
                <w:ilvl w:val="0"/>
                <w:numId w:val="22"/>
              </w:numPr>
              <w:spacing w:before="0" w:beforeAutospacing="0" w:after="0" w:afterAutospacing="0"/>
              <w:rPr>
                <w:rFonts w:ascii="Calibri" w:hAnsi="Calibri" w:eastAsiaTheme="minorEastAsia" w:cstheme="minorBidi"/>
                <w:i/>
                <w:kern w:val="2"/>
                <w:sz w:val="22"/>
                <w:lang w:eastAsia="ko-KR"/>
              </w:rPr>
            </w:pPr>
            <w:r w:rsidRPr="00DF00D8">
              <w:rPr>
                <w:rFonts w:ascii="Calibri" w:hAnsi="Calibri" w:eastAsiaTheme="minorEastAsia" w:cstheme="minorBidi"/>
                <w:i/>
                <w:iCs/>
                <w:color w:val="808080" w:themeColor="background1" w:themeShade="80"/>
                <w:kern w:val="2"/>
                <w:sz w:val="22"/>
                <w:szCs w:val="22"/>
                <w:lang w:eastAsia="ko-KR"/>
              </w:rPr>
              <w:t>El estudiante asiste a los encuentros virtuales donde se presenta la introducción a las temáticas, se realiza retroalimentación de las temáticas vistas y se muestra el material y actividades que debe realizar en el aula virtual</w:t>
            </w:r>
          </w:p>
          <w:p w:rsidR="00BE0441" w:rsidP="00AE08BE" w:rsidRDefault="00BE0441" w14:paraId="3D779BD3" w14:textId="60855F08">
            <w:pPr>
              <w:pStyle w:val="NormalWeb"/>
              <w:spacing w:before="0" w:beforeAutospacing="0" w:after="0" w:afterAutospacing="0"/>
              <w:rPr>
                <w:rFonts w:ascii="Calibri" w:hAnsi="Calibri"/>
                <w:i/>
                <w:color w:val="808080" w:themeColor="background1" w:themeShade="80"/>
                <w:sz w:val="22"/>
              </w:rPr>
            </w:pPr>
          </w:p>
        </w:tc>
      </w:tr>
      <w:tr w:rsidRPr="00EE1BA6" w:rsidR="00BE0441" w:rsidTr="525DE29D" w14:paraId="3A72BBE3" w14:textId="77777777">
        <w:tc>
          <w:tcPr>
            <w:tcW w:w="9380" w:type="dxa"/>
            <w:gridSpan w:val="2"/>
            <w:tcMar/>
          </w:tcPr>
          <w:p w:rsidR="00BE0441" w:rsidP="008C5AE2" w:rsidRDefault="00BE0441" w14:paraId="4B57A876" w14:textId="77777777">
            <w:pPr>
              <w:pStyle w:val="Sinespaciado"/>
              <w:jc w:val="left"/>
              <w:rPr>
                <w:rStyle w:val="nfasis"/>
                <w:rFonts w:ascii="Calibri" w:hAnsi="Calibri" w:cs="Calibri"/>
                <w:b/>
                <w:bCs/>
                <w:color w:val="000000"/>
                <w:lang w:val="es-CO"/>
              </w:rPr>
            </w:pPr>
            <w:r w:rsidRPr="006E7013">
              <w:rPr>
                <w:rStyle w:val="nfasis"/>
                <w:rFonts w:ascii="Calibri" w:hAnsi="Calibri" w:cs="Calibri"/>
                <w:b/>
                <w:bCs/>
                <w:color w:val="000000"/>
                <w:lang w:val="es-CO"/>
              </w:rPr>
              <w:t>¿Cómo lo vamos a evaluar?</w:t>
            </w:r>
          </w:p>
          <w:p w:rsidR="00BE0441" w:rsidP="008C5AE2" w:rsidRDefault="00BE0441" w14:paraId="7CE68636" w14:textId="77777777">
            <w:pPr>
              <w:pStyle w:val="Sinespaciado"/>
              <w:jc w:val="left"/>
              <w:rPr>
                <w:rFonts w:ascii="Calibri" w:hAnsi="Calibri"/>
                <w:i/>
                <w:color w:val="808080" w:themeColor="background1" w:themeShade="80"/>
                <w:sz w:val="22"/>
                <w:szCs w:val="24"/>
                <w:lang w:val="es-CO"/>
              </w:rPr>
            </w:pPr>
          </w:p>
          <w:p w:rsidR="00BE0441" w:rsidP="008C5AE2" w:rsidRDefault="00BE0441" w14:paraId="65DFCB2A" w14:textId="77777777">
            <w:pPr>
              <w:pStyle w:val="Sinespaciado"/>
              <w:rPr>
                <w:rFonts w:ascii="Calibri" w:hAnsi="Calibri"/>
                <w:i/>
                <w:color w:val="808080" w:themeColor="background1" w:themeShade="80"/>
                <w:sz w:val="22"/>
                <w:szCs w:val="24"/>
                <w:lang w:val="es-CO"/>
              </w:rPr>
            </w:pPr>
          </w:p>
          <w:tbl>
            <w:tblPr>
              <w:tblStyle w:val="Tablaconcuadrcula"/>
              <w:tblW w:w="0" w:type="auto"/>
              <w:jc w:val="center"/>
              <w:tblLook w:val="04A0" w:firstRow="1" w:lastRow="0" w:firstColumn="1" w:lastColumn="0" w:noHBand="0" w:noVBand="1"/>
            </w:tblPr>
            <w:tblGrid>
              <w:gridCol w:w="6544"/>
              <w:gridCol w:w="846"/>
            </w:tblGrid>
            <w:tr w:rsidRPr="003117EC" w:rsidR="003117EC" w:rsidTr="003117EC" w14:paraId="6DC84353" w14:textId="77777777">
              <w:trPr>
                <w:jc w:val="center"/>
              </w:trPr>
              <w:tc>
                <w:tcPr>
                  <w:tcW w:w="6544" w:type="dxa"/>
                </w:tcPr>
                <w:p w:rsidRPr="003117EC" w:rsidR="00BE0441" w:rsidP="008C5AE2" w:rsidRDefault="00BE0441" w14:paraId="5581F8C7" w14:textId="77777777">
                  <w:pPr>
                    <w:pStyle w:val="Sinespaciado"/>
                    <w:jc w:val="center"/>
                    <w:rPr>
                      <w:rFonts w:ascii="Calibri" w:hAnsi="Calibri"/>
                      <w:b/>
                      <w:i/>
                      <w:sz w:val="18"/>
                      <w:szCs w:val="24"/>
                      <w:lang w:val="es-CO"/>
                    </w:rPr>
                  </w:pPr>
                  <w:r w:rsidRPr="003117EC">
                    <w:rPr>
                      <w:rFonts w:ascii="Calibri" w:hAnsi="Calibri"/>
                      <w:b/>
                      <w:i/>
                      <w:sz w:val="18"/>
                      <w:szCs w:val="24"/>
                      <w:lang w:val="es-CO"/>
                    </w:rPr>
                    <w:t>Criterios de desempeño</w:t>
                  </w:r>
                </w:p>
              </w:tc>
              <w:tc>
                <w:tcPr>
                  <w:tcW w:w="846" w:type="dxa"/>
                </w:tcPr>
                <w:p w:rsidRPr="003117EC" w:rsidR="00BE0441" w:rsidP="008C5AE2" w:rsidRDefault="00BE0441" w14:paraId="7631C10F" w14:textId="77777777">
                  <w:pPr>
                    <w:pStyle w:val="Sinespaciado"/>
                    <w:jc w:val="center"/>
                    <w:rPr>
                      <w:rFonts w:ascii="Calibri" w:hAnsi="Calibri"/>
                      <w:b/>
                      <w:i/>
                      <w:sz w:val="18"/>
                      <w:szCs w:val="24"/>
                      <w:lang w:val="es-CO"/>
                    </w:rPr>
                  </w:pPr>
                  <w:r w:rsidRPr="003117EC">
                    <w:rPr>
                      <w:rFonts w:ascii="Calibri" w:hAnsi="Calibri"/>
                      <w:b/>
                      <w:i/>
                      <w:sz w:val="18"/>
                      <w:szCs w:val="24"/>
                      <w:lang w:val="es-CO"/>
                    </w:rPr>
                    <w:t>Puntos</w:t>
                  </w:r>
                </w:p>
              </w:tc>
            </w:tr>
            <w:tr w:rsidRPr="003117EC" w:rsidR="009B0B20" w:rsidTr="003117EC" w14:paraId="6F95B218" w14:textId="77777777">
              <w:trPr>
                <w:jc w:val="center"/>
              </w:trPr>
              <w:tc>
                <w:tcPr>
                  <w:tcW w:w="6544" w:type="dxa"/>
                </w:tcPr>
                <w:p w:rsidRPr="003117EC" w:rsidR="009B0B20" w:rsidP="008C5AE2" w:rsidRDefault="00B26605" w14:paraId="1EC96354" w14:textId="57372A74">
                  <w:pPr>
                    <w:pStyle w:val="Sinespaciado"/>
                    <w:jc w:val="left"/>
                    <w:rPr>
                      <w:rFonts w:ascii="Calibri" w:hAnsi="Calibri"/>
                      <w:i/>
                      <w:sz w:val="18"/>
                      <w:szCs w:val="24"/>
                      <w:lang w:val="es-CO"/>
                    </w:rPr>
                  </w:pPr>
                  <w:r>
                    <w:rPr>
                      <w:rFonts w:ascii="Calibri" w:hAnsi="Calibri"/>
                      <w:i/>
                      <w:sz w:val="18"/>
                      <w:szCs w:val="24"/>
                      <w:lang w:val="es-CO"/>
                    </w:rPr>
                    <w:t>S</w:t>
                  </w:r>
                  <w:r w:rsidRPr="00EF6973">
                    <w:rPr>
                      <w:i/>
                      <w:sz w:val="18"/>
                      <w:szCs w:val="24"/>
                      <w:lang w:val="es-CO"/>
                    </w:rPr>
                    <w:t xml:space="preserve">e evidencia </w:t>
                  </w:r>
                  <w:r>
                    <w:rPr>
                      <w:rFonts w:ascii="Calibri" w:hAnsi="Calibri"/>
                      <w:i/>
                      <w:sz w:val="18"/>
                      <w:szCs w:val="24"/>
                      <w:lang w:val="es-CO"/>
                    </w:rPr>
                    <w:t>e</w:t>
                  </w:r>
                  <w:r w:rsidR="009B0B20">
                    <w:rPr>
                      <w:rFonts w:ascii="Calibri" w:hAnsi="Calibri"/>
                      <w:i/>
                      <w:sz w:val="18"/>
                      <w:szCs w:val="24"/>
                      <w:lang w:val="es-CO"/>
                    </w:rPr>
                    <w:t>evisión de material de estudio</w:t>
                  </w:r>
                </w:p>
              </w:tc>
              <w:tc>
                <w:tcPr>
                  <w:tcW w:w="846" w:type="dxa"/>
                </w:tcPr>
                <w:p w:rsidR="009B0B20" w:rsidP="008C5AE2" w:rsidRDefault="009B0B20" w14:paraId="2EF45CB7" w14:textId="6F0A8FF6">
                  <w:pPr>
                    <w:pStyle w:val="Sinespaciado"/>
                    <w:jc w:val="left"/>
                    <w:rPr>
                      <w:rFonts w:ascii="Calibri" w:hAnsi="Calibri"/>
                      <w:i/>
                      <w:sz w:val="18"/>
                      <w:szCs w:val="24"/>
                      <w:lang w:val="es-CO"/>
                    </w:rPr>
                  </w:pPr>
                  <w:r>
                    <w:rPr>
                      <w:rFonts w:ascii="Calibri" w:hAnsi="Calibri"/>
                      <w:i/>
                      <w:sz w:val="18"/>
                      <w:szCs w:val="24"/>
                      <w:lang w:val="es-CO"/>
                    </w:rPr>
                    <w:t>1</w:t>
                  </w:r>
                </w:p>
              </w:tc>
            </w:tr>
            <w:tr w:rsidRPr="003117EC" w:rsidR="003117EC" w:rsidTr="003117EC" w14:paraId="48A5E817" w14:textId="77777777">
              <w:trPr>
                <w:jc w:val="center"/>
              </w:trPr>
              <w:tc>
                <w:tcPr>
                  <w:tcW w:w="6544" w:type="dxa"/>
                </w:tcPr>
                <w:p w:rsidRPr="003117EC" w:rsidR="00BE0441" w:rsidP="008C5AE2" w:rsidRDefault="00F04A5D" w14:paraId="36CBB021" w14:textId="7A649A00">
                  <w:pPr>
                    <w:pStyle w:val="Sinespaciado"/>
                    <w:jc w:val="left"/>
                    <w:rPr>
                      <w:rFonts w:ascii="Calibri" w:hAnsi="Calibri"/>
                      <w:i/>
                      <w:sz w:val="18"/>
                      <w:szCs w:val="24"/>
                      <w:lang w:val="es-CO"/>
                    </w:rPr>
                  </w:pPr>
                  <w:r w:rsidRPr="003117EC">
                    <w:rPr>
                      <w:rFonts w:ascii="Calibri" w:hAnsi="Calibri"/>
                      <w:i/>
                      <w:sz w:val="18"/>
                      <w:szCs w:val="24"/>
                      <w:lang w:val="es-CO"/>
                    </w:rPr>
                    <w:t>Res</w:t>
                  </w:r>
                  <w:r w:rsidR="00B26605">
                    <w:rPr>
                      <w:rFonts w:ascii="Calibri" w:hAnsi="Calibri"/>
                      <w:i/>
                      <w:sz w:val="18"/>
                      <w:szCs w:val="24"/>
                      <w:lang w:val="es-CO"/>
                    </w:rPr>
                    <w:t>u</w:t>
                  </w:r>
                  <w:r w:rsidRPr="00EF6973" w:rsidR="00B26605">
                    <w:rPr>
                      <w:i/>
                      <w:sz w:val="18"/>
                      <w:szCs w:val="24"/>
                      <w:lang w:val="es-CO"/>
                    </w:rPr>
                    <w:t>elve de manera correcta</w:t>
                  </w:r>
                  <w:r w:rsidRPr="003117EC">
                    <w:rPr>
                      <w:rFonts w:ascii="Calibri" w:hAnsi="Calibri"/>
                      <w:i/>
                      <w:sz w:val="18"/>
                      <w:szCs w:val="24"/>
                      <w:lang w:val="es-CO"/>
                    </w:rPr>
                    <w:t xml:space="preserve"> y entrega de ejercicios </w:t>
                  </w:r>
                  <w:r w:rsidR="00003E64">
                    <w:rPr>
                      <w:rFonts w:ascii="Calibri" w:hAnsi="Calibri"/>
                      <w:i/>
                      <w:sz w:val="18"/>
                      <w:szCs w:val="24"/>
                      <w:lang w:val="es-CO"/>
                    </w:rPr>
                    <w:t>1.7 a</w:t>
                  </w:r>
                  <w:r w:rsidR="0094273A">
                    <w:rPr>
                      <w:rFonts w:ascii="Calibri" w:hAnsi="Calibri"/>
                      <w:i/>
                      <w:sz w:val="18"/>
                      <w:szCs w:val="24"/>
                      <w:lang w:val="es-CO"/>
                    </w:rPr>
                    <w:t xml:space="preserve"> 1.8 </w:t>
                  </w:r>
                </w:p>
              </w:tc>
              <w:tc>
                <w:tcPr>
                  <w:tcW w:w="846" w:type="dxa"/>
                </w:tcPr>
                <w:p w:rsidRPr="003117EC" w:rsidR="00BE0441" w:rsidP="008C5AE2" w:rsidRDefault="00B14E6F" w14:paraId="3F30A7E6" w14:textId="0D4795AC">
                  <w:pPr>
                    <w:pStyle w:val="Sinespaciado"/>
                    <w:jc w:val="left"/>
                    <w:rPr>
                      <w:rFonts w:ascii="Calibri" w:hAnsi="Calibri"/>
                      <w:i/>
                      <w:sz w:val="18"/>
                      <w:szCs w:val="24"/>
                      <w:lang w:val="es-CO"/>
                    </w:rPr>
                  </w:pPr>
                  <w:r>
                    <w:rPr>
                      <w:rFonts w:ascii="Calibri" w:hAnsi="Calibri"/>
                      <w:i/>
                      <w:sz w:val="18"/>
                      <w:szCs w:val="24"/>
                      <w:lang w:val="es-CO"/>
                    </w:rPr>
                    <w:t>2</w:t>
                  </w:r>
                </w:p>
              </w:tc>
            </w:tr>
            <w:tr w:rsidRPr="003117EC" w:rsidR="003117EC" w:rsidTr="003117EC" w14:paraId="34102AA0" w14:textId="77777777">
              <w:trPr>
                <w:jc w:val="center"/>
              </w:trPr>
              <w:tc>
                <w:tcPr>
                  <w:tcW w:w="6544" w:type="dxa"/>
                </w:tcPr>
                <w:p w:rsidRPr="003117EC" w:rsidR="00BE0441" w:rsidP="008C5AE2" w:rsidRDefault="00B26605" w14:paraId="1FC5836A" w14:textId="0074E77E">
                  <w:pPr>
                    <w:pStyle w:val="Sinespaciado"/>
                    <w:jc w:val="left"/>
                    <w:rPr>
                      <w:rFonts w:ascii="Calibri" w:hAnsi="Calibri"/>
                      <w:i/>
                      <w:sz w:val="18"/>
                      <w:szCs w:val="24"/>
                      <w:lang w:val="es-CO"/>
                    </w:rPr>
                  </w:pPr>
                  <w:r w:rsidRPr="003117EC">
                    <w:rPr>
                      <w:rFonts w:ascii="Calibri" w:hAnsi="Calibri"/>
                      <w:i/>
                      <w:sz w:val="18"/>
                      <w:szCs w:val="24"/>
                      <w:lang w:val="es-CO"/>
                    </w:rPr>
                    <w:t>Res</w:t>
                  </w:r>
                  <w:r>
                    <w:rPr>
                      <w:rFonts w:ascii="Calibri" w:hAnsi="Calibri"/>
                      <w:i/>
                      <w:sz w:val="18"/>
                      <w:szCs w:val="24"/>
                      <w:lang w:val="es-CO"/>
                    </w:rPr>
                    <w:t>u</w:t>
                  </w:r>
                  <w:r w:rsidRPr="00CD46D8">
                    <w:rPr>
                      <w:i/>
                      <w:sz w:val="18"/>
                      <w:szCs w:val="24"/>
                      <w:lang w:val="es-CO"/>
                    </w:rPr>
                    <w:t>elve de manera correcta</w:t>
                  </w:r>
                  <w:r w:rsidRPr="003117EC" w:rsidR="00F04A5D">
                    <w:rPr>
                      <w:rFonts w:ascii="Calibri" w:hAnsi="Calibri"/>
                      <w:i/>
                      <w:sz w:val="18"/>
                      <w:szCs w:val="24"/>
                      <w:lang w:val="es-CO"/>
                    </w:rPr>
                    <w:t xml:space="preserve"> y entrega de ejercicios</w:t>
                  </w:r>
                  <w:r w:rsidR="00A71E6D">
                    <w:rPr>
                      <w:rFonts w:ascii="Calibri" w:hAnsi="Calibri"/>
                      <w:i/>
                      <w:sz w:val="18"/>
                      <w:szCs w:val="24"/>
                      <w:lang w:val="es-CO"/>
                    </w:rPr>
                    <w:t xml:space="preserve"> </w:t>
                  </w:r>
                  <w:r w:rsidR="0094273A">
                    <w:rPr>
                      <w:rFonts w:ascii="Calibri" w:hAnsi="Calibri"/>
                      <w:i/>
                      <w:sz w:val="18"/>
                      <w:szCs w:val="24"/>
                      <w:lang w:val="es-CO"/>
                    </w:rPr>
                    <w:t xml:space="preserve">1.9 </w:t>
                  </w:r>
                </w:p>
              </w:tc>
              <w:tc>
                <w:tcPr>
                  <w:tcW w:w="846" w:type="dxa"/>
                </w:tcPr>
                <w:p w:rsidRPr="003117EC" w:rsidR="00BE0441" w:rsidP="008C5AE2" w:rsidRDefault="00B14E6F" w14:paraId="774F30CD" w14:textId="1E7F21BC">
                  <w:pPr>
                    <w:pStyle w:val="Sinespaciado"/>
                    <w:jc w:val="left"/>
                    <w:rPr>
                      <w:rFonts w:ascii="Calibri" w:hAnsi="Calibri"/>
                      <w:i/>
                      <w:sz w:val="18"/>
                      <w:szCs w:val="24"/>
                      <w:lang w:val="es-CO"/>
                    </w:rPr>
                  </w:pPr>
                  <w:r>
                    <w:rPr>
                      <w:rFonts w:ascii="Calibri" w:hAnsi="Calibri"/>
                      <w:i/>
                      <w:sz w:val="18"/>
                      <w:szCs w:val="24"/>
                      <w:lang w:val="es-CO"/>
                    </w:rPr>
                    <w:t>2</w:t>
                  </w:r>
                </w:p>
              </w:tc>
            </w:tr>
            <w:tr w:rsidRPr="003117EC" w:rsidR="003117EC" w:rsidTr="003117EC" w14:paraId="3853E383" w14:textId="77777777">
              <w:trPr>
                <w:jc w:val="center"/>
              </w:trPr>
              <w:tc>
                <w:tcPr>
                  <w:tcW w:w="6544" w:type="dxa"/>
                </w:tcPr>
                <w:p w:rsidRPr="003117EC" w:rsidR="00BE0441" w:rsidP="008C5AE2" w:rsidRDefault="00BE0441" w14:paraId="420016A0" w14:textId="77777777">
                  <w:pPr>
                    <w:pStyle w:val="Sinespaciado"/>
                    <w:jc w:val="right"/>
                    <w:rPr>
                      <w:rFonts w:ascii="Calibri" w:hAnsi="Calibri"/>
                      <w:b/>
                      <w:i/>
                      <w:sz w:val="18"/>
                      <w:szCs w:val="24"/>
                      <w:lang w:val="es-CO"/>
                    </w:rPr>
                  </w:pPr>
                  <w:r w:rsidRPr="003117EC">
                    <w:rPr>
                      <w:rFonts w:ascii="Calibri" w:hAnsi="Calibri"/>
                      <w:b/>
                      <w:i/>
                      <w:sz w:val="18"/>
                      <w:szCs w:val="24"/>
                      <w:lang w:val="es-CO"/>
                    </w:rPr>
                    <w:t>La suma total debe dar</w:t>
                  </w:r>
                </w:p>
              </w:tc>
              <w:tc>
                <w:tcPr>
                  <w:tcW w:w="846" w:type="dxa"/>
                </w:tcPr>
                <w:p w:rsidRPr="003117EC" w:rsidR="00BE0441" w:rsidP="008C5AE2" w:rsidRDefault="00BE0441" w14:paraId="1870BEC9" w14:textId="77777777">
                  <w:pPr>
                    <w:pStyle w:val="Sinespaciado"/>
                    <w:jc w:val="left"/>
                    <w:rPr>
                      <w:rFonts w:ascii="Calibri" w:hAnsi="Calibri"/>
                      <w:b/>
                      <w:i/>
                      <w:sz w:val="18"/>
                      <w:szCs w:val="24"/>
                      <w:lang w:val="es-CO"/>
                    </w:rPr>
                  </w:pPr>
                  <w:r w:rsidRPr="003117EC">
                    <w:rPr>
                      <w:rFonts w:ascii="Calibri" w:hAnsi="Calibri"/>
                      <w:b/>
                      <w:i/>
                      <w:sz w:val="18"/>
                      <w:szCs w:val="24"/>
                      <w:lang w:val="es-CO"/>
                    </w:rPr>
                    <w:t>5</w:t>
                  </w:r>
                </w:p>
              </w:tc>
            </w:tr>
          </w:tbl>
          <w:p w:rsidR="00BE0441" w:rsidP="008C5AE2" w:rsidRDefault="00BE0441" w14:paraId="054BDECD" w14:textId="77777777">
            <w:pPr>
              <w:pStyle w:val="Sinespaciado"/>
              <w:rPr>
                <w:rFonts w:ascii="Calibri" w:hAnsi="Calibri"/>
                <w:i/>
                <w:color w:val="808080" w:themeColor="background1" w:themeShade="80"/>
                <w:sz w:val="18"/>
                <w:szCs w:val="24"/>
                <w:lang w:val="es-CO"/>
              </w:rPr>
            </w:pPr>
          </w:p>
          <w:p w:rsidRPr="00EE1BA6" w:rsidR="00BE0441" w:rsidP="008C5AE2" w:rsidRDefault="00BE0441" w14:paraId="4AAF1984" w14:textId="77777777">
            <w:pPr>
              <w:pStyle w:val="Sinespaciado"/>
              <w:rPr>
                <w:rFonts w:ascii="Calibri" w:hAnsi="Calibri"/>
                <w:i/>
                <w:color w:val="808080" w:themeColor="background1" w:themeShade="80"/>
                <w:sz w:val="22"/>
                <w:lang w:val="es-CO"/>
              </w:rPr>
            </w:pPr>
            <w:r>
              <w:rPr>
                <w:rFonts w:ascii="Calibri" w:hAnsi="Calibri"/>
                <w:i/>
                <w:color w:val="808080" w:themeColor="background1" w:themeShade="80"/>
                <w:sz w:val="18"/>
                <w:szCs w:val="24"/>
                <w:lang w:val="es-CO"/>
              </w:rPr>
              <w:t>Nota: La escala de la rúbrica es estándar para todos los espacios académicos.</w:t>
            </w:r>
          </w:p>
        </w:tc>
      </w:tr>
      <w:tr w:rsidRPr="000E6470" w:rsidR="00BE0441" w:rsidTr="525DE29D" w14:paraId="26CFB35B" w14:textId="77777777">
        <w:tc>
          <w:tcPr>
            <w:tcW w:w="1583" w:type="dxa"/>
            <w:shd w:val="clear" w:color="auto" w:fill="A8D08D" w:themeFill="accent6" w:themeFillTint="99"/>
            <w:tcMar/>
          </w:tcPr>
          <w:p w:rsidRPr="000E6470" w:rsidR="00BE0441" w:rsidP="008C5AE2" w:rsidRDefault="00BE0441" w14:paraId="5E9ED29F" w14:textId="77777777">
            <w:pPr>
              <w:pStyle w:val="NormalWeb"/>
              <w:spacing w:before="0" w:beforeAutospacing="0" w:after="0" w:afterAutospacing="0"/>
              <w:jc w:val="center"/>
              <w:rPr>
                <w:rFonts w:ascii="Calibri" w:hAnsi="Calibri" w:eastAsiaTheme="minorEastAsia" w:cstheme="minorBidi"/>
                <w:b/>
                <w:color w:val="808080" w:themeColor="background1" w:themeShade="80"/>
                <w:kern w:val="2"/>
                <w:sz w:val="22"/>
                <w:lang w:eastAsia="ko-KR"/>
              </w:rPr>
            </w:pPr>
          </w:p>
        </w:tc>
        <w:tc>
          <w:tcPr>
            <w:tcW w:w="7797" w:type="dxa"/>
            <w:shd w:val="clear" w:color="auto" w:fill="A8D08D" w:themeFill="accent6" w:themeFillTint="99"/>
            <w:tcMar/>
          </w:tcPr>
          <w:p w:rsidRPr="000E6470" w:rsidR="00BE0441" w:rsidP="008C5AE2" w:rsidRDefault="00BE0441" w14:paraId="0E0311D4" w14:textId="77777777">
            <w:pPr>
              <w:pStyle w:val="NormalWeb"/>
              <w:spacing w:before="0" w:beforeAutospacing="0" w:after="0" w:afterAutospacing="0"/>
              <w:jc w:val="center"/>
              <w:rPr>
                <w:rFonts w:ascii="Calibri" w:hAnsi="Calibri" w:eastAsiaTheme="minorEastAsia" w:cstheme="minorBidi"/>
                <w:b/>
                <w:color w:val="808080" w:themeColor="background1" w:themeShade="80"/>
                <w:kern w:val="2"/>
                <w:sz w:val="22"/>
                <w:lang w:eastAsia="ko-KR"/>
              </w:rPr>
            </w:pPr>
            <w:r w:rsidRPr="000E6470">
              <w:rPr>
                <w:rFonts w:ascii="Calibri" w:hAnsi="Calibri" w:eastAsiaTheme="minorEastAsia" w:cstheme="minorBidi"/>
                <w:b/>
                <w:color w:val="808080" w:themeColor="background1" w:themeShade="80"/>
                <w:kern w:val="2"/>
                <w:sz w:val="22"/>
                <w:lang w:eastAsia="ko-KR"/>
              </w:rPr>
              <w:t>Información para el equipo de producción</w:t>
            </w:r>
            <w:r>
              <w:rPr>
                <w:rFonts w:ascii="Calibri" w:hAnsi="Calibri" w:eastAsiaTheme="minorEastAsia" w:cstheme="minorBidi"/>
                <w:b/>
                <w:color w:val="808080" w:themeColor="background1" w:themeShade="80"/>
                <w:kern w:val="2"/>
                <w:sz w:val="22"/>
                <w:lang w:eastAsia="ko-KR"/>
              </w:rPr>
              <w:t xml:space="preserve"> de la DEE</w:t>
            </w:r>
          </w:p>
        </w:tc>
      </w:tr>
      <w:tr w:rsidRPr="00223655" w:rsidR="00BE0441" w:rsidTr="525DE29D" w14:paraId="116111AE" w14:textId="77777777">
        <w:tc>
          <w:tcPr>
            <w:tcW w:w="9380" w:type="dxa"/>
            <w:gridSpan w:val="2"/>
            <w:tcMar/>
          </w:tcPr>
          <w:p w:rsidR="00BE0441" w:rsidP="008C5AE2" w:rsidRDefault="00BE0441" w14:paraId="09206C86" w14:textId="77777777">
            <w:pPr>
              <w:pStyle w:val="Sinespaciado"/>
              <w:jc w:val="left"/>
              <w:rPr>
                <w:rFonts w:ascii="Calibri" w:hAnsi="Calibri"/>
                <w:sz w:val="22"/>
                <w:lang w:val="es-CO"/>
              </w:rPr>
            </w:pPr>
          </w:p>
          <w:p w:rsidRPr="005D25AB" w:rsidR="00BE0441" w:rsidP="008C5AE2" w:rsidRDefault="00BE0441" w14:paraId="3BF00894" w14:textId="77777777">
            <w:pPr>
              <w:pStyle w:val="Sinespaciado"/>
              <w:rPr>
                <w:rFonts w:ascii="Calibri" w:hAnsi="Calibri"/>
                <w:sz w:val="18"/>
                <w:szCs w:val="24"/>
                <w:lang w:val="es-CO"/>
              </w:rPr>
            </w:pPr>
            <w:r w:rsidRPr="005D25AB">
              <w:rPr>
                <w:rFonts w:ascii="Calibri" w:hAnsi="Calibri"/>
                <w:b/>
                <w:sz w:val="18"/>
                <w:szCs w:val="24"/>
                <w:lang w:val="es-CO"/>
              </w:rPr>
              <w:t xml:space="preserve">Herramientas de la plataforma virtual </w:t>
            </w:r>
            <w:r w:rsidRPr="005D25AB">
              <w:rPr>
                <w:rFonts w:ascii="Calibri" w:hAnsi="Calibri"/>
                <w:sz w:val="18"/>
                <w:szCs w:val="24"/>
                <w:lang w:val="es-CO"/>
              </w:rPr>
              <w:t xml:space="preserve">(Marque con una X): </w:t>
            </w:r>
          </w:p>
          <w:p w:rsidRPr="005D25AB" w:rsidR="00BE0441" w:rsidRDefault="00BE0441" w14:paraId="0285DC94" w14:textId="77777777">
            <w:pPr>
              <w:pStyle w:val="Sinespaciado"/>
              <w:numPr>
                <w:ilvl w:val="0"/>
                <w:numId w:val="3"/>
              </w:numPr>
              <w:rPr>
                <w:rFonts w:ascii="Calibri" w:hAnsi="Calibri"/>
                <w:sz w:val="18"/>
                <w:szCs w:val="18"/>
                <w:lang w:val="es-CO"/>
              </w:rPr>
            </w:pPr>
            <w:r w:rsidRPr="16309B63">
              <w:rPr>
                <w:rFonts w:ascii="Calibri" w:hAnsi="Calibri"/>
                <w:sz w:val="18"/>
                <w:szCs w:val="18"/>
                <w:lang w:val="es-CO"/>
              </w:rPr>
              <w:t xml:space="preserve">Foro___ </w:t>
            </w:r>
          </w:p>
          <w:p w:rsidRPr="005D25AB" w:rsidR="00BE0441" w:rsidRDefault="00BE0441" w14:paraId="646BBFD4" w14:textId="6E990100">
            <w:pPr>
              <w:pStyle w:val="Sinespaciado"/>
              <w:numPr>
                <w:ilvl w:val="0"/>
                <w:numId w:val="3"/>
              </w:numPr>
              <w:rPr>
                <w:rFonts w:ascii="Calibri" w:hAnsi="Calibri"/>
                <w:sz w:val="18"/>
                <w:szCs w:val="18"/>
                <w:lang w:val="es-CO"/>
              </w:rPr>
            </w:pPr>
            <w:r w:rsidRPr="16309B63">
              <w:rPr>
                <w:rFonts w:ascii="Calibri" w:hAnsi="Calibri"/>
                <w:sz w:val="18"/>
                <w:szCs w:val="18"/>
                <w:lang w:val="es-CO"/>
              </w:rPr>
              <w:t>Tarea__</w:t>
            </w:r>
            <w:r w:rsidRPr="00F44317" w:rsidR="00F44317">
              <w:rPr>
                <w:rFonts w:ascii="Calibri" w:hAnsi="Calibri"/>
                <w:b/>
                <w:bCs/>
                <w:sz w:val="18"/>
                <w:szCs w:val="18"/>
                <w:lang w:val="es-CO"/>
              </w:rPr>
              <w:t>X</w:t>
            </w:r>
            <w:r w:rsidRPr="16309B63">
              <w:rPr>
                <w:rFonts w:ascii="Calibri" w:hAnsi="Calibri"/>
                <w:sz w:val="18"/>
                <w:szCs w:val="18"/>
                <w:lang w:val="es-CO"/>
              </w:rPr>
              <w:t xml:space="preserve">__ </w:t>
            </w:r>
          </w:p>
          <w:p w:rsidRPr="005D25AB" w:rsidR="00BE0441" w:rsidRDefault="00BE0441" w14:paraId="14AB0C5A" w14:textId="27EDF557">
            <w:pPr>
              <w:pStyle w:val="Sinespaciado"/>
              <w:numPr>
                <w:ilvl w:val="0"/>
                <w:numId w:val="3"/>
              </w:numPr>
              <w:rPr>
                <w:rFonts w:ascii="Calibri" w:hAnsi="Calibri"/>
                <w:sz w:val="18"/>
                <w:szCs w:val="18"/>
                <w:lang w:val="es-CO"/>
              </w:rPr>
            </w:pPr>
            <w:r w:rsidRPr="16309B63">
              <w:rPr>
                <w:rFonts w:ascii="Calibri" w:hAnsi="Calibri"/>
                <w:sz w:val="18"/>
                <w:szCs w:val="18"/>
                <w:lang w:val="es-CO"/>
              </w:rPr>
              <w:t xml:space="preserve">Cuestionario__ </w:t>
            </w:r>
          </w:p>
          <w:p w:rsidRPr="005D25AB" w:rsidR="00BE0441" w:rsidRDefault="00BE0441" w14:paraId="01058522" w14:textId="6EE9D51E">
            <w:pPr>
              <w:pStyle w:val="Sinespaciado"/>
              <w:numPr>
                <w:ilvl w:val="0"/>
                <w:numId w:val="3"/>
              </w:numPr>
              <w:rPr>
                <w:rFonts w:ascii="Calibri" w:hAnsi="Calibri"/>
                <w:sz w:val="18"/>
                <w:szCs w:val="18"/>
                <w:lang w:val="es-CO"/>
              </w:rPr>
            </w:pPr>
            <w:r w:rsidRPr="16309B63">
              <w:rPr>
                <w:rFonts w:ascii="Calibri" w:hAnsi="Calibri"/>
                <w:sz w:val="18"/>
                <w:szCs w:val="18"/>
                <w:lang w:val="es-CO"/>
              </w:rPr>
              <w:t xml:space="preserve">Webex (encuentros)___ </w:t>
            </w:r>
          </w:p>
          <w:p w:rsidRPr="005D25AB" w:rsidR="00BE0441" w:rsidRDefault="00BE0441" w14:paraId="4BD111D0" w14:textId="77777777">
            <w:pPr>
              <w:pStyle w:val="Sinespaciado"/>
              <w:numPr>
                <w:ilvl w:val="0"/>
                <w:numId w:val="3"/>
              </w:numPr>
              <w:rPr>
                <w:rFonts w:ascii="Calibri" w:hAnsi="Calibri"/>
                <w:sz w:val="18"/>
                <w:szCs w:val="18"/>
                <w:lang w:val="es-CO"/>
              </w:rPr>
            </w:pPr>
            <w:r w:rsidRPr="16309B63">
              <w:rPr>
                <w:rFonts w:ascii="Calibri" w:hAnsi="Calibri"/>
                <w:sz w:val="18"/>
                <w:szCs w:val="18"/>
                <w:lang w:val="es-CO"/>
              </w:rPr>
              <w:t>Taller ____</w:t>
            </w:r>
          </w:p>
          <w:p w:rsidRPr="005D25AB" w:rsidR="00BE0441" w:rsidRDefault="00BE0441" w14:paraId="2EA535B3" w14:textId="77777777">
            <w:pPr>
              <w:pStyle w:val="Sinespaciado"/>
              <w:numPr>
                <w:ilvl w:val="0"/>
                <w:numId w:val="3"/>
              </w:numPr>
              <w:rPr>
                <w:rFonts w:ascii="Calibri" w:hAnsi="Calibri"/>
                <w:sz w:val="18"/>
                <w:szCs w:val="18"/>
                <w:lang w:val="es-CO"/>
              </w:rPr>
            </w:pPr>
            <w:r w:rsidRPr="16309B63">
              <w:rPr>
                <w:rFonts w:ascii="Calibri" w:hAnsi="Calibri"/>
                <w:sz w:val="18"/>
                <w:szCs w:val="18"/>
                <w:lang w:val="es-CO"/>
              </w:rPr>
              <w:t>Glosario____</w:t>
            </w:r>
          </w:p>
          <w:p w:rsidRPr="005D25AB" w:rsidR="00BE0441" w:rsidRDefault="00BE0441" w14:paraId="1309F0DE" w14:textId="77777777">
            <w:pPr>
              <w:pStyle w:val="Sinespaciado"/>
              <w:numPr>
                <w:ilvl w:val="0"/>
                <w:numId w:val="3"/>
              </w:numPr>
              <w:rPr>
                <w:rFonts w:ascii="Calibri" w:hAnsi="Calibri"/>
                <w:sz w:val="18"/>
                <w:szCs w:val="18"/>
                <w:lang w:val="es-CO"/>
              </w:rPr>
            </w:pPr>
            <w:r w:rsidRPr="16309B63">
              <w:rPr>
                <w:rFonts w:ascii="Calibri" w:hAnsi="Calibri"/>
                <w:sz w:val="18"/>
                <w:szCs w:val="18"/>
                <w:lang w:val="es-CO"/>
              </w:rPr>
              <w:t>Wiki____</w:t>
            </w:r>
          </w:p>
          <w:p w:rsidRPr="005D25AB" w:rsidR="00BE0441" w:rsidRDefault="00BE0441" w14:paraId="7F6A2A25" w14:textId="77777777">
            <w:pPr>
              <w:pStyle w:val="Sinespaciado"/>
              <w:numPr>
                <w:ilvl w:val="0"/>
                <w:numId w:val="3"/>
              </w:numPr>
              <w:rPr>
                <w:rFonts w:ascii="Calibri" w:hAnsi="Calibri"/>
                <w:sz w:val="18"/>
                <w:szCs w:val="18"/>
                <w:lang w:val="es-CO"/>
              </w:rPr>
            </w:pPr>
            <w:r w:rsidRPr="16309B63">
              <w:rPr>
                <w:rFonts w:ascii="Calibri" w:hAnsi="Calibri"/>
                <w:sz w:val="18"/>
                <w:szCs w:val="18"/>
                <w:lang w:val="es-CO"/>
              </w:rPr>
              <w:t xml:space="preserve">No sabe___ </w:t>
            </w:r>
          </w:p>
          <w:p w:rsidRPr="005D25AB" w:rsidR="00BE0441" w:rsidRDefault="00BE0441" w14:paraId="26DFC1CF" w14:textId="77777777">
            <w:pPr>
              <w:pStyle w:val="Sinespaciado"/>
              <w:numPr>
                <w:ilvl w:val="0"/>
                <w:numId w:val="3"/>
              </w:numPr>
              <w:rPr>
                <w:rFonts w:ascii="Calibri" w:hAnsi="Calibri"/>
                <w:i/>
                <w:iCs/>
                <w:color w:val="808080" w:themeColor="background1" w:themeShade="80"/>
                <w:sz w:val="16"/>
                <w:szCs w:val="16"/>
                <w:lang w:val="es-CO"/>
              </w:rPr>
            </w:pPr>
            <w:r w:rsidRPr="16309B63">
              <w:rPr>
                <w:rFonts w:ascii="Calibri" w:hAnsi="Calibri"/>
                <w:sz w:val="18"/>
                <w:szCs w:val="18"/>
                <w:lang w:val="es-CO"/>
              </w:rPr>
              <w:t>Otra ¿Cuál?_______</w:t>
            </w:r>
          </w:p>
          <w:p w:rsidRPr="005D25AB" w:rsidR="00BE0441" w:rsidP="008C5AE2" w:rsidRDefault="00BE0441" w14:paraId="711AD91E" w14:textId="77777777">
            <w:pPr>
              <w:pStyle w:val="Sinespaciado"/>
              <w:rPr>
                <w:rFonts w:ascii="Calibri" w:hAnsi="Calibri"/>
                <w:b/>
                <w:i/>
                <w:color w:val="808080" w:themeColor="background1" w:themeShade="80"/>
                <w:sz w:val="16"/>
                <w:szCs w:val="24"/>
                <w:lang w:val="es-CO"/>
              </w:rPr>
            </w:pPr>
          </w:p>
          <w:p w:rsidRPr="00223655" w:rsidR="00BE0441" w:rsidP="008C5AE2" w:rsidRDefault="00BE0441" w14:paraId="2E085992" w14:textId="77777777">
            <w:pPr>
              <w:pStyle w:val="Sinespaciado"/>
              <w:rPr>
                <w:rFonts w:ascii="Calibri" w:hAnsi="Calibri"/>
                <w:i/>
                <w:color w:val="808080" w:themeColor="background1" w:themeShade="80"/>
                <w:sz w:val="22"/>
                <w:szCs w:val="24"/>
                <w:lang w:val="es-CO"/>
              </w:rPr>
            </w:pPr>
            <w:r w:rsidRPr="005D25AB">
              <w:rPr>
                <w:rFonts w:ascii="Calibri" w:hAnsi="Calibri"/>
                <w:b/>
                <w:sz w:val="18"/>
                <w:szCs w:val="24"/>
                <w:lang w:val="es-CO"/>
              </w:rPr>
              <w:t xml:space="preserve">Herramientas web externas a la plataforma </w:t>
            </w:r>
            <w:r w:rsidRPr="005D25AB">
              <w:rPr>
                <w:rFonts w:ascii="Calibri" w:hAnsi="Calibri"/>
                <w:b/>
                <w:i/>
                <w:color w:val="808080" w:themeColor="background1" w:themeShade="80"/>
                <w:sz w:val="16"/>
                <w:szCs w:val="24"/>
                <w:lang w:val="es-CO"/>
              </w:rPr>
              <w:t xml:space="preserve">[Puede consultar algunas herramientas en  </w:t>
            </w:r>
            <w:hyperlink w:history="1" r:id="rId42">
              <w:r w:rsidRPr="005D25AB">
                <w:rPr>
                  <w:rStyle w:val="Hipervnculo"/>
                  <w:rFonts w:ascii="Calibri" w:hAnsi="Calibri"/>
                  <w:b/>
                  <w:i/>
                  <w:sz w:val="16"/>
                  <w:szCs w:val="24"/>
                  <w:lang w:val="es-CO"/>
                </w:rPr>
                <w:t>https://h5p.org/h5p/embed/123342</w:t>
              </w:r>
            </w:hyperlink>
            <w:r w:rsidRPr="005D25AB">
              <w:rPr>
                <w:rFonts w:ascii="Calibri" w:hAnsi="Calibri"/>
                <w:b/>
                <w:i/>
                <w:color w:val="808080" w:themeColor="background1" w:themeShade="80"/>
                <w:sz w:val="16"/>
                <w:szCs w:val="24"/>
                <w:lang w:val="es-CO"/>
              </w:rPr>
              <w:t xml:space="preserve">] </w:t>
            </w:r>
            <w:r w:rsidRPr="005D25AB">
              <w:rPr>
                <w:rFonts w:ascii="Calibri" w:hAnsi="Calibri"/>
                <w:sz w:val="18"/>
                <w:szCs w:val="24"/>
                <w:lang w:val="es-CO"/>
              </w:rPr>
              <w:t>Indique si utilizará alguna____________</w:t>
            </w:r>
          </w:p>
        </w:tc>
      </w:tr>
      <w:tr w:rsidRPr="00337FA2" w:rsidR="00BE0441" w:rsidTr="525DE29D" w14:paraId="3AA01668" w14:textId="77777777">
        <w:tc>
          <w:tcPr>
            <w:tcW w:w="9380" w:type="dxa"/>
            <w:gridSpan w:val="2"/>
            <w:tcMar/>
          </w:tcPr>
          <w:p w:rsidRPr="00932DAC" w:rsidR="00BE0441" w:rsidP="008C5AE2" w:rsidRDefault="00BE0441" w14:paraId="53EFF94E" w14:textId="77777777">
            <w:pPr>
              <w:pStyle w:val="Sinespaciado"/>
              <w:jc w:val="left"/>
              <w:rPr>
                <w:rFonts w:ascii="Calibri" w:hAnsi="Calibri"/>
                <w:b/>
                <w:color w:val="000000" w:themeColor="text1"/>
                <w:sz w:val="22"/>
                <w:szCs w:val="24"/>
                <w:lang w:val="es-CO"/>
              </w:rPr>
            </w:pPr>
            <w:r w:rsidRPr="00932DAC">
              <w:rPr>
                <w:rFonts w:ascii="Calibri" w:hAnsi="Calibri"/>
                <w:b/>
                <w:color w:val="000000" w:themeColor="text1"/>
                <w:sz w:val="22"/>
                <w:szCs w:val="24"/>
                <w:lang w:val="es-CO"/>
              </w:rPr>
              <w:t>Lecturas complementarias</w:t>
            </w:r>
          </w:p>
          <w:p w:rsidR="00BE0441" w:rsidP="008C5AE2" w:rsidRDefault="00BE0441" w14:paraId="383C0EE9" w14:textId="77777777">
            <w:pPr>
              <w:pStyle w:val="Sinespaciado"/>
              <w:jc w:val="left"/>
              <w:rPr>
                <w:rFonts w:ascii="Calibri" w:hAnsi="Calibri"/>
                <w:color w:val="000000" w:themeColor="text1"/>
                <w:sz w:val="22"/>
                <w:szCs w:val="24"/>
                <w:lang w:val="es-CO"/>
              </w:rPr>
            </w:pPr>
          </w:p>
          <w:p w:rsidRPr="00AE0896" w:rsidR="006511C7" w:rsidP="006511C7" w:rsidRDefault="006511C7" w14:paraId="7B9F6691" w14:textId="3E706555">
            <w:pPr>
              <w:numPr>
                <w:ilvl w:val="0"/>
                <w:numId w:val="25"/>
              </w:numPr>
              <w:shd w:val="clear" w:color="auto" w:fill="F5F5F5"/>
              <w:spacing w:after="0" w:line="240" w:lineRule="auto"/>
              <w:textAlignment w:val="baseline"/>
              <w:rPr>
                <w:rFonts w:ascii="Helvetica" w:hAnsi="Helvetica" w:eastAsia="Times New Roman" w:cs="Helvetica"/>
                <w:color w:val="333333"/>
                <w:sz w:val="20"/>
                <w:szCs w:val="20"/>
                <w:lang w:val="es-CO"/>
              </w:rPr>
            </w:pPr>
            <w:r w:rsidRPr="006511C7">
              <w:rPr>
                <w:rFonts w:ascii="Helvetica" w:hAnsi="Helvetica" w:eastAsia="Times New Roman" w:cs="Helvetica"/>
                <w:color w:val="333333"/>
                <w:sz w:val="20"/>
                <w:szCs w:val="20"/>
                <w:lang w:val="pt-BR"/>
              </w:rPr>
              <w:t>STEWART, J. </w:t>
            </w:r>
            <w:r w:rsidRPr="006511C7">
              <w:rPr>
                <w:rFonts w:ascii="Helvetica" w:hAnsi="Helvetica" w:eastAsia="Times New Roman" w:cs="Helvetica"/>
                <w:i/>
                <w:iCs/>
                <w:color w:val="333333"/>
                <w:sz w:val="20"/>
                <w:szCs w:val="20"/>
                <w:lang w:val="pt-BR"/>
              </w:rPr>
              <w:t xml:space="preserve">et </w:t>
            </w:r>
            <w:proofErr w:type="gramStart"/>
            <w:r w:rsidRPr="006511C7">
              <w:rPr>
                <w:rFonts w:ascii="Helvetica" w:hAnsi="Helvetica" w:eastAsia="Times New Roman" w:cs="Helvetica"/>
                <w:i/>
                <w:iCs/>
                <w:color w:val="333333"/>
                <w:sz w:val="20"/>
                <w:szCs w:val="20"/>
                <w:lang w:val="pt-BR"/>
              </w:rPr>
              <w:t>al.</w:t>
            </w:r>
            <w:r w:rsidRPr="006511C7">
              <w:rPr>
                <w:rFonts w:ascii="Helvetica" w:hAnsi="Helvetica" w:eastAsia="Times New Roman" w:cs="Helvetica"/>
                <w:b/>
                <w:bCs/>
                <w:color w:val="333333"/>
                <w:sz w:val="20"/>
                <w:szCs w:val="20"/>
                <w:lang w:val="pt-BR"/>
              </w:rPr>
              <w:t>Cálculo</w:t>
            </w:r>
            <w:proofErr w:type="gramEnd"/>
            <w:r w:rsidRPr="006511C7">
              <w:rPr>
                <w:rFonts w:ascii="Helvetica" w:hAnsi="Helvetica" w:eastAsia="Times New Roman" w:cs="Helvetica"/>
                <w:b/>
                <w:bCs/>
                <w:color w:val="333333"/>
                <w:sz w:val="20"/>
                <w:szCs w:val="20"/>
                <w:lang w:val="pt-BR"/>
              </w:rPr>
              <w:t xml:space="preserve"> de una variable. trascendentes tempranas</w:t>
            </w:r>
            <w:r w:rsidRPr="006511C7">
              <w:rPr>
                <w:rFonts w:ascii="Helvetica" w:hAnsi="Helvetica" w:eastAsia="Times New Roman" w:cs="Helvetica"/>
                <w:color w:val="333333"/>
                <w:sz w:val="20"/>
                <w:szCs w:val="20"/>
                <w:lang w:val="pt-BR"/>
              </w:rPr>
              <w:t>. Octava edición. </w:t>
            </w:r>
            <w:r w:rsidRPr="006511C7">
              <w:rPr>
                <w:rFonts w:ascii="Helvetica" w:hAnsi="Helvetica" w:eastAsia="Times New Roman" w:cs="Helvetica"/>
                <w:i/>
                <w:iCs/>
                <w:color w:val="333333"/>
                <w:sz w:val="20"/>
                <w:szCs w:val="20"/>
                <w:lang w:val="pt-BR"/>
              </w:rPr>
              <w:t>[S. l.: s. n.]</w:t>
            </w:r>
            <w:r w:rsidRPr="006511C7">
              <w:rPr>
                <w:rFonts w:ascii="Helvetica" w:hAnsi="Helvetica" w:eastAsia="Times New Roman" w:cs="Helvetica"/>
                <w:color w:val="333333"/>
                <w:sz w:val="20"/>
                <w:szCs w:val="20"/>
                <w:lang w:val="pt-BR"/>
              </w:rPr>
              <w:t xml:space="preserve">. ISBN 9786075265506. Disponível em: </w:t>
            </w:r>
            <w:hyperlink w:history="1" r:id="rId43">
              <w:r w:rsidRPr="006511C7">
                <w:rPr>
                  <w:rStyle w:val="Hipervnculo"/>
                  <w:rFonts w:ascii="Helvetica" w:hAnsi="Helvetica" w:eastAsia="Times New Roman" w:cs="Helvetica"/>
                  <w:sz w:val="20"/>
                  <w:szCs w:val="20"/>
                  <w:lang w:val="pt-BR"/>
                </w:rPr>
                <w:t>https://search.ebscohost.com/login.aspx?direct=true&amp;AuthType=ip,url,uid&amp;db=cat06300a&amp;AN=sibbila.139036&amp;lang=es&amp;site=eds-live</w:t>
              </w:r>
            </w:hyperlink>
            <w:r w:rsidRPr="006511C7">
              <w:rPr>
                <w:rFonts w:ascii="Helvetica" w:hAnsi="Helvetica" w:eastAsia="Times New Roman" w:cs="Helvetica"/>
                <w:color w:val="333333"/>
                <w:sz w:val="20"/>
                <w:szCs w:val="20"/>
                <w:lang w:val="pt-BR"/>
              </w:rPr>
              <w:t>.</w:t>
            </w:r>
          </w:p>
          <w:p w:rsidR="006511C7" w:rsidP="00AE0896" w:rsidRDefault="006511C7" w14:paraId="71DB7F8C" w14:textId="17F514E3">
            <w:pPr>
              <w:shd w:val="clear" w:color="auto" w:fill="F5F5F5"/>
              <w:spacing w:after="0" w:line="240" w:lineRule="auto"/>
              <w:textAlignment w:val="baseline"/>
              <w:rPr>
                <w:rFonts w:ascii="Helvetica" w:hAnsi="Helvetica" w:eastAsia="Times New Roman" w:cs="Helvetica"/>
                <w:color w:val="333333"/>
                <w:sz w:val="20"/>
                <w:szCs w:val="20"/>
                <w:lang w:val="es-CO"/>
              </w:rPr>
            </w:pPr>
          </w:p>
          <w:p w:rsidRPr="00C27139" w:rsidR="00AE0896" w:rsidP="00AE0896" w:rsidRDefault="00AE0896" w14:paraId="15112366" w14:textId="77777777">
            <w:pPr>
              <w:pStyle w:val="Ttulo1"/>
              <w:numPr>
                <w:ilvl w:val="0"/>
                <w:numId w:val="27"/>
              </w:numPr>
              <w:shd w:val="clear" w:color="auto" w:fill="FFFFFF"/>
              <w:spacing w:line="300" w:lineRule="atLeast"/>
              <w:textAlignment w:val="baseline"/>
              <w:outlineLvl w:val="0"/>
              <w:rPr>
                <w:rFonts w:ascii="Helvetica" w:hAnsi="Helvetica" w:cs="Helvetica" w:eastAsiaTheme="minorEastAsia"/>
                <w:b w:val="0"/>
                <w:bCs/>
                <w:color w:val="595959"/>
                <w:kern w:val="2"/>
                <w:sz w:val="20"/>
                <w:szCs w:val="20"/>
                <w:shd w:val="clear" w:color="auto" w:fill="F5F5F5"/>
                <w:lang w:val="en-US" w:eastAsia="ko-KR"/>
              </w:rPr>
            </w:pPr>
            <w:r w:rsidRPr="00C27139">
              <w:rPr>
                <w:rFonts w:ascii="Helvetica" w:hAnsi="Helvetica" w:cs="Helvetica" w:eastAsiaTheme="minorEastAsia"/>
                <w:b w:val="0"/>
                <w:bCs/>
                <w:color w:val="595959"/>
                <w:kern w:val="2"/>
                <w:sz w:val="20"/>
                <w:szCs w:val="20"/>
                <w:shd w:val="clear" w:color="auto" w:fill="F5F5F5"/>
                <w:lang w:val="en-US" w:eastAsia="ko-KR"/>
              </w:rPr>
              <w:t>Thomas Nield, 2022. Essential Math for Data Science. O’REILLY</w:t>
            </w:r>
          </w:p>
          <w:p w:rsidRPr="006511C7" w:rsidR="006511C7" w:rsidP="00AE0896" w:rsidRDefault="006511C7" w14:paraId="302EF8F2" w14:textId="77777777">
            <w:pPr>
              <w:shd w:val="clear" w:color="auto" w:fill="F5F5F5"/>
              <w:spacing w:after="0" w:line="240" w:lineRule="auto"/>
              <w:textAlignment w:val="baseline"/>
              <w:rPr>
                <w:rFonts w:ascii="Helvetica" w:hAnsi="Helvetica" w:eastAsia="Times New Roman" w:cs="Helvetica"/>
                <w:color w:val="333333"/>
                <w:sz w:val="20"/>
                <w:szCs w:val="20"/>
                <w:lang w:val="es-CO"/>
              </w:rPr>
            </w:pPr>
          </w:p>
          <w:p w:rsidRPr="006511C7" w:rsidR="0062762A" w:rsidP="008C5AE2" w:rsidRDefault="0062762A" w14:paraId="17B085E3" w14:textId="217D8ECA">
            <w:pPr>
              <w:shd w:val="clear" w:color="auto" w:fill="F5F5F5"/>
              <w:spacing w:after="0" w:line="240" w:lineRule="auto"/>
              <w:textAlignment w:val="baseline"/>
              <w:rPr>
                <w:rFonts w:ascii="Helvetica" w:hAnsi="Helvetica" w:eastAsia="Times New Roman" w:cs="Helvetica"/>
                <w:color w:val="333333"/>
                <w:sz w:val="20"/>
                <w:szCs w:val="20"/>
                <w:lang w:val="es-CO"/>
              </w:rPr>
            </w:pPr>
          </w:p>
          <w:p w:rsidRPr="006511C7" w:rsidR="006511C7" w:rsidP="008C5AE2" w:rsidRDefault="006511C7" w14:paraId="68DBAEA0" w14:textId="77777777">
            <w:pPr>
              <w:shd w:val="clear" w:color="auto" w:fill="F5F5F5"/>
              <w:spacing w:after="0" w:line="240" w:lineRule="auto"/>
              <w:textAlignment w:val="baseline"/>
              <w:rPr>
                <w:rFonts w:ascii="Helvetica" w:hAnsi="Helvetica" w:eastAsia="Times New Roman" w:cs="Helvetica"/>
                <w:color w:val="333333"/>
                <w:sz w:val="20"/>
                <w:szCs w:val="20"/>
                <w:lang w:val="es-CO"/>
              </w:rPr>
            </w:pPr>
          </w:p>
          <w:p w:rsidRPr="006511C7" w:rsidR="0062762A" w:rsidP="006511C7" w:rsidRDefault="0062762A" w14:paraId="288EFC6D" w14:textId="77777777">
            <w:pPr>
              <w:pStyle w:val="Prrafodelista"/>
              <w:numPr>
                <w:ilvl w:val="0"/>
                <w:numId w:val="26"/>
              </w:numPr>
              <w:shd w:val="clear" w:color="auto" w:fill="F5F5F5"/>
              <w:spacing w:after="0" w:line="240" w:lineRule="auto"/>
              <w:textAlignment w:val="baseline"/>
              <w:rPr>
                <w:rFonts w:ascii="Helvetica" w:hAnsi="Helvetica" w:eastAsia="Times New Roman" w:cs="Helvetica"/>
                <w:color w:val="333333"/>
                <w:sz w:val="20"/>
                <w:szCs w:val="20"/>
                <w:lang w:val="en-AU"/>
              </w:rPr>
            </w:pPr>
            <w:r w:rsidRPr="006511C7">
              <w:rPr>
                <w:rFonts w:ascii="Helvetica" w:hAnsi="Helvetica" w:eastAsia="Times New Roman" w:cs="Helvetica"/>
                <w:b/>
                <w:bCs/>
                <w:color w:val="333333"/>
                <w:sz w:val="20"/>
                <w:szCs w:val="20"/>
                <w:lang w:val="en-US"/>
              </w:rPr>
              <w:t>Probability and Statistics for Engineers and Scientists (9th ed.) Ronald E. Walpole Raymond H. Myers Sharon L. Myers Keying Ye</w:t>
            </w:r>
          </w:p>
          <w:p w:rsidRPr="0062762A" w:rsidR="0062762A" w:rsidP="0062762A" w:rsidRDefault="0062762A" w14:paraId="1076B85E" w14:textId="77777777">
            <w:pPr>
              <w:shd w:val="clear" w:color="auto" w:fill="F5F5F5"/>
              <w:spacing w:after="0" w:line="240" w:lineRule="auto"/>
              <w:textAlignment w:val="baseline"/>
              <w:rPr>
                <w:rFonts w:ascii="Helvetica" w:hAnsi="Helvetica" w:eastAsia="Times New Roman" w:cs="Helvetica"/>
                <w:color w:val="333333"/>
                <w:sz w:val="20"/>
                <w:szCs w:val="20"/>
                <w:lang w:val="es-CO"/>
              </w:rPr>
            </w:pPr>
            <w:r w:rsidRPr="0062762A">
              <w:rPr>
                <w:rFonts w:ascii="Helvetica" w:hAnsi="Helvetica" w:eastAsia="Times New Roman" w:cs="Helvetica"/>
                <w:color w:val="333333"/>
                <w:sz w:val="20"/>
                <w:szCs w:val="20"/>
                <w:lang w:val="es-CO"/>
              </w:rPr>
              <w:t xml:space="preserve">Puedes consultar </w:t>
            </w:r>
            <w:hyperlink w:history="1" r:id="rId44">
              <w:r w:rsidRPr="0062762A">
                <w:rPr>
                  <w:rStyle w:val="Hipervnculo"/>
                  <w:rFonts w:ascii="Helvetica" w:hAnsi="Helvetica" w:eastAsia="Times New Roman" w:cs="Helvetica"/>
                  <w:sz w:val="20"/>
                  <w:szCs w:val="20"/>
                  <w:lang w:val="es-CO"/>
                </w:rPr>
                <w:t>https://www-jstor-org.hemeroteca.lasalle.edu.co/stable/23339538</w:t>
              </w:r>
            </w:hyperlink>
            <w:r w:rsidRPr="0062762A">
              <w:rPr>
                <w:rFonts w:ascii="Helvetica" w:hAnsi="Helvetica" w:eastAsia="Times New Roman" w:cs="Helvetica"/>
                <w:color w:val="333333"/>
                <w:sz w:val="20"/>
                <w:szCs w:val="20"/>
                <w:lang w:val="es-CO"/>
              </w:rPr>
              <w:t> </w:t>
            </w:r>
          </w:p>
          <w:p w:rsidRPr="0062762A" w:rsidR="0062762A" w:rsidP="008C5AE2" w:rsidRDefault="0062762A" w14:paraId="7F3C2B10" w14:textId="77777777">
            <w:pPr>
              <w:shd w:val="clear" w:color="auto" w:fill="F5F5F5"/>
              <w:spacing w:after="0" w:line="240" w:lineRule="auto"/>
              <w:textAlignment w:val="baseline"/>
              <w:rPr>
                <w:rFonts w:ascii="Helvetica" w:hAnsi="Helvetica" w:eastAsia="Times New Roman" w:cs="Helvetica"/>
                <w:color w:val="333333"/>
                <w:sz w:val="20"/>
                <w:szCs w:val="20"/>
                <w:lang w:val="es-CO"/>
              </w:rPr>
            </w:pPr>
          </w:p>
          <w:p w:rsidRPr="0062762A" w:rsidR="0062762A" w:rsidP="008C5AE2" w:rsidRDefault="0062762A" w14:paraId="132DBF6E" w14:textId="5D159AFA">
            <w:pPr>
              <w:shd w:val="clear" w:color="auto" w:fill="F5F5F5"/>
              <w:spacing w:after="0" w:line="240" w:lineRule="auto"/>
              <w:textAlignment w:val="baseline"/>
              <w:rPr>
                <w:rFonts w:ascii="Helvetica" w:hAnsi="Helvetica" w:eastAsia="Times New Roman" w:cs="Helvetica"/>
                <w:color w:val="333333"/>
                <w:sz w:val="20"/>
                <w:szCs w:val="20"/>
                <w:lang w:val="es-CO"/>
              </w:rPr>
            </w:pPr>
          </w:p>
          <w:p w:rsidRPr="0062762A" w:rsidR="0062762A" w:rsidP="008C5AE2" w:rsidRDefault="0062762A" w14:paraId="20E7559E" w14:textId="65CC5E58">
            <w:pPr>
              <w:shd w:val="clear" w:color="auto" w:fill="F5F5F5"/>
              <w:spacing w:after="0" w:line="240" w:lineRule="auto"/>
              <w:textAlignment w:val="baseline"/>
              <w:rPr>
                <w:rFonts w:ascii="Helvetica" w:hAnsi="Helvetica" w:eastAsia="Times New Roman" w:cs="Helvetica"/>
                <w:color w:val="333333"/>
                <w:sz w:val="20"/>
                <w:szCs w:val="20"/>
                <w:lang w:val="es-CO"/>
              </w:rPr>
            </w:pPr>
          </w:p>
          <w:p w:rsidRPr="0062762A" w:rsidR="0062762A" w:rsidP="008C5AE2" w:rsidRDefault="0062762A" w14:paraId="6C4C4EE7" w14:textId="467BD433">
            <w:pPr>
              <w:shd w:val="clear" w:color="auto" w:fill="F5F5F5"/>
              <w:spacing w:after="0" w:line="240" w:lineRule="auto"/>
              <w:textAlignment w:val="baseline"/>
              <w:rPr>
                <w:rFonts w:ascii="Helvetica" w:hAnsi="Helvetica" w:eastAsia="Times New Roman" w:cs="Helvetica"/>
                <w:color w:val="333333"/>
                <w:sz w:val="20"/>
                <w:szCs w:val="20"/>
                <w:lang w:val="es-CO"/>
              </w:rPr>
            </w:pPr>
          </w:p>
          <w:p w:rsidRPr="0062762A" w:rsidR="0062762A" w:rsidP="008C5AE2" w:rsidRDefault="0062762A" w14:paraId="1788921B" w14:textId="6D59C6A9">
            <w:pPr>
              <w:shd w:val="clear" w:color="auto" w:fill="F5F5F5"/>
              <w:spacing w:after="0" w:line="240" w:lineRule="auto"/>
              <w:textAlignment w:val="baseline"/>
              <w:rPr>
                <w:rFonts w:ascii="Helvetica" w:hAnsi="Helvetica" w:eastAsia="Times New Roman" w:cs="Helvetica"/>
                <w:color w:val="333333"/>
                <w:sz w:val="20"/>
                <w:szCs w:val="20"/>
                <w:lang w:val="es-CO"/>
              </w:rPr>
            </w:pPr>
          </w:p>
          <w:p w:rsidRPr="0062762A" w:rsidR="0062762A" w:rsidP="008C5AE2" w:rsidRDefault="0062762A" w14:paraId="28272BB8" w14:textId="01C50219">
            <w:pPr>
              <w:shd w:val="clear" w:color="auto" w:fill="F5F5F5"/>
              <w:spacing w:after="0" w:line="240" w:lineRule="auto"/>
              <w:textAlignment w:val="baseline"/>
              <w:rPr>
                <w:rFonts w:ascii="Helvetica" w:hAnsi="Helvetica" w:eastAsia="Times New Roman" w:cs="Helvetica"/>
                <w:color w:val="333333"/>
                <w:sz w:val="20"/>
                <w:szCs w:val="20"/>
                <w:lang w:val="es-CO"/>
              </w:rPr>
            </w:pPr>
          </w:p>
          <w:p w:rsidRPr="0062762A" w:rsidR="0062762A" w:rsidP="008C5AE2" w:rsidRDefault="0062762A" w14:paraId="7DEE1ACC" w14:textId="77777777">
            <w:pPr>
              <w:shd w:val="clear" w:color="auto" w:fill="F5F5F5"/>
              <w:spacing w:after="0" w:line="240" w:lineRule="auto"/>
              <w:textAlignment w:val="baseline"/>
              <w:rPr>
                <w:rFonts w:ascii="Helvetica" w:hAnsi="Helvetica" w:eastAsia="Times New Roman" w:cs="Helvetica"/>
                <w:color w:val="333333"/>
                <w:sz w:val="20"/>
                <w:szCs w:val="20"/>
                <w:lang w:val="es-CO"/>
              </w:rPr>
            </w:pPr>
          </w:p>
          <w:p w:rsidRPr="005802E0" w:rsidR="00BE0441" w:rsidP="008C5AE2" w:rsidRDefault="00BE0441" w14:paraId="0FAEB225" w14:textId="77777777">
            <w:pPr>
              <w:pStyle w:val="Sinespaciado"/>
              <w:jc w:val="left"/>
              <w:rPr>
                <w:rFonts w:ascii="Calibri" w:hAnsi="Calibri"/>
                <w:color w:val="808080" w:themeColor="background1" w:themeShade="80"/>
                <w:sz w:val="22"/>
                <w:szCs w:val="24"/>
                <w:lang w:val="es-CO"/>
              </w:rPr>
            </w:pPr>
          </w:p>
          <w:p w:rsidRPr="00337FA2" w:rsidR="00BE0441" w:rsidP="006511C7" w:rsidRDefault="00BE0441" w14:paraId="22734162" w14:textId="77777777">
            <w:pPr>
              <w:pStyle w:val="Sinespaciado"/>
              <w:jc w:val="left"/>
              <w:rPr>
                <w:rFonts w:ascii="Calibri" w:hAnsi="Calibri"/>
                <w:i/>
                <w:color w:val="808080" w:themeColor="background1" w:themeShade="80"/>
                <w:sz w:val="22"/>
                <w:szCs w:val="24"/>
                <w:lang w:val="es-CO"/>
              </w:rPr>
            </w:pPr>
          </w:p>
        </w:tc>
      </w:tr>
    </w:tbl>
    <w:p w:rsidR="00BE0441" w:rsidP="002944DF" w:rsidRDefault="00BE0441" w14:paraId="6CEE5062" w14:textId="63419856">
      <w:pPr>
        <w:pStyle w:val="Sinespaciado"/>
        <w:rPr>
          <w:i/>
          <w:color w:val="A6A6A6" w:themeColor="background1" w:themeShade="A6"/>
          <w:sz w:val="24"/>
          <w:szCs w:val="24"/>
          <w:lang w:val="es-CO"/>
        </w:rPr>
      </w:pPr>
    </w:p>
    <w:tbl>
      <w:tblPr>
        <w:tblStyle w:val="Tablaconcuadrcula"/>
        <w:tblW w:w="9380" w:type="dxa"/>
        <w:tblInd w:w="113" w:type="dxa"/>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bottom w:w="57" w:type="dxa"/>
        </w:tblCellMar>
        <w:tblLook w:val="04A0" w:firstRow="1" w:lastRow="0" w:firstColumn="1" w:lastColumn="0" w:noHBand="0" w:noVBand="1"/>
      </w:tblPr>
      <w:tblGrid>
        <w:gridCol w:w="1583"/>
        <w:gridCol w:w="7797"/>
      </w:tblGrid>
      <w:tr w:rsidRPr="006C13FF" w:rsidR="00C90A7F" w:rsidTr="007C2547" w14:paraId="2245BA3C" w14:textId="77777777">
        <w:tc>
          <w:tcPr>
            <w:tcW w:w="9380" w:type="dxa"/>
            <w:gridSpan w:val="2"/>
            <w:shd w:val="clear" w:color="auto" w:fill="F2F2F2" w:themeFill="background1" w:themeFillShade="F2"/>
          </w:tcPr>
          <w:p w:rsidRPr="006C13FF" w:rsidR="00C90A7F" w:rsidP="007C2547" w:rsidRDefault="00C90A7F" w14:paraId="4FB65E1F" w14:textId="77777777">
            <w:pPr>
              <w:pStyle w:val="Ttulo1"/>
              <w:keepNext w:val="0"/>
              <w:keepLines w:val="0"/>
              <w:widowControl w:val="0"/>
              <w:shd w:val="clear" w:color="auto" w:fill="F7CAAC" w:themeFill="accent2" w:themeFillTint="66"/>
              <w:spacing w:line="276" w:lineRule="auto"/>
              <w:jc w:val="center"/>
              <w:outlineLvl w:val="0"/>
              <w:rPr>
                <w:rFonts w:ascii="Calibri" w:hAnsi="Calibri"/>
                <w:i/>
                <w:sz w:val="24"/>
                <w:szCs w:val="24"/>
                <w:lang w:val="es-CO"/>
              </w:rPr>
            </w:pPr>
            <w:r>
              <w:rPr>
                <w:rFonts w:ascii="Calibri" w:hAnsi="Calibri"/>
                <w:sz w:val="24"/>
                <w:szCs w:val="24"/>
                <w:lang w:val="es-CO"/>
              </w:rPr>
              <w:t>ACTIVIDADES DE APRENDIZAJE</w:t>
            </w:r>
            <w:r>
              <w:rPr>
                <w:rFonts w:ascii="Calibri" w:hAnsi="Calibri"/>
                <w:b w:val="0"/>
                <w:sz w:val="24"/>
                <w:szCs w:val="24"/>
                <w:lang w:val="es-CO"/>
              </w:rPr>
              <w:t xml:space="preserve"> </w:t>
            </w:r>
          </w:p>
        </w:tc>
      </w:tr>
      <w:tr w:rsidRPr="00405123" w:rsidR="00C90A7F" w:rsidTr="007C2547" w14:paraId="59041E49" w14:textId="77777777">
        <w:tc>
          <w:tcPr>
            <w:tcW w:w="9380" w:type="dxa"/>
            <w:gridSpan w:val="2"/>
            <w:shd w:val="clear" w:color="auto" w:fill="FFF2CC" w:themeFill="accent4" w:themeFillTint="33"/>
          </w:tcPr>
          <w:p w:rsidR="00C90A7F" w:rsidP="007C2547" w:rsidRDefault="00C90A7F" w14:paraId="680643A5" w14:textId="6D82273A">
            <w:pPr>
              <w:widowControl w:val="0"/>
              <w:spacing w:after="120" w:line="240" w:lineRule="auto"/>
              <w:rPr>
                <w:rFonts w:cs="Arial"/>
                <w:b/>
                <w:bCs/>
                <w:i/>
                <w:iCs/>
                <w:color w:val="2F5496" w:themeColor="accent5" w:themeShade="BF"/>
                <w:sz w:val="20"/>
              </w:rPr>
            </w:pPr>
            <w:r>
              <w:rPr>
                <w:rFonts w:ascii="Calibri" w:hAnsi="Calibri"/>
                <w:b/>
                <w:sz w:val="24"/>
                <w:szCs w:val="24"/>
                <w:lang w:val="es-CO"/>
              </w:rPr>
              <w:t>ACTIVIDAD III:</w:t>
            </w:r>
            <w:r w:rsidRPr="00D67E26">
              <w:rPr>
                <w:rFonts w:cs="Arial"/>
                <w:b/>
                <w:bCs/>
                <w:i/>
                <w:iCs/>
                <w:color w:val="2F5496" w:themeColor="accent5" w:themeShade="BF"/>
                <w:sz w:val="20"/>
              </w:rPr>
              <w:t xml:space="preserve"> </w:t>
            </w:r>
          </w:p>
          <w:p w:rsidRPr="00405123" w:rsidR="00C90A7F" w:rsidP="007C2547" w:rsidRDefault="00C90A7F" w14:paraId="535E0574" w14:textId="04664113">
            <w:pPr>
              <w:widowControl w:val="0"/>
              <w:spacing w:after="120" w:line="240" w:lineRule="auto"/>
              <w:jc w:val="center"/>
              <w:rPr>
                <w:rFonts w:cs="Arial"/>
                <w:b/>
                <w:bCs/>
                <w:i/>
                <w:iCs/>
                <w:sz w:val="20"/>
              </w:rPr>
            </w:pPr>
            <w:r>
              <w:rPr>
                <w:rFonts w:cs="Arial"/>
                <w:b/>
                <w:bCs/>
                <w:i/>
                <w:iCs/>
                <w:sz w:val="20"/>
              </w:rPr>
              <w:t xml:space="preserve">Evaluemos lo aprendido Unidad 1 </w:t>
            </w:r>
          </w:p>
        </w:tc>
      </w:tr>
      <w:tr w:rsidRPr="002A578A" w:rsidR="00C90A7F" w:rsidTr="007C2547" w14:paraId="0DDE3ADB" w14:textId="77777777">
        <w:tc>
          <w:tcPr>
            <w:tcW w:w="9380" w:type="dxa"/>
            <w:gridSpan w:val="2"/>
          </w:tcPr>
          <w:p w:rsidR="00C90A7F" w:rsidRDefault="00C90A7F" w14:paraId="0E0ACCFC" w14:textId="77777777">
            <w:pPr>
              <w:pStyle w:val="Sinespaciado"/>
              <w:numPr>
                <w:ilvl w:val="0"/>
                <w:numId w:val="21"/>
              </w:numPr>
              <w:jc w:val="left"/>
              <w:rPr>
                <w:rStyle w:val="nfasis"/>
                <w:rFonts w:ascii="Calibri" w:hAnsi="Calibri" w:cs="Calibri"/>
                <w:b/>
                <w:bCs/>
                <w:color w:val="000000"/>
                <w:lang w:val="es-CO"/>
              </w:rPr>
            </w:pPr>
            <w:r w:rsidRPr="00983D5B">
              <w:rPr>
                <w:rStyle w:val="nfasis"/>
                <w:rFonts w:ascii="Calibri" w:hAnsi="Calibri" w:cs="Calibri"/>
                <w:b/>
                <w:bCs/>
                <w:color w:val="000000"/>
                <w:lang w:val="es-CO"/>
              </w:rPr>
              <w:t>¿</w:t>
            </w:r>
            <w:r>
              <w:rPr>
                <w:rStyle w:val="nfasis"/>
                <w:rFonts w:ascii="Calibri" w:hAnsi="Calibri" w:cs="Calibri"/>
                <w:b/>
                <w:bCs/>
                <w:color w:val="000000"/>
                <w:lang w:val="es-CO"/>
              </w:rPr>
              <w:t>Qué vamos a lograr</w:t>
            </w:r>
            <w:r w:rsidRPr="00983D5B">
              <w:rPr>
                <w:rStyle w:val="nfasis"/>
                <w:rFonts w:ascii="Calibri" w:hAnsi="Calibri" w:cs="Calibri"/>
                <w:b/>
                <w:bCs/>
                <w:color w:val="000000"/>
                <w:lang w:val="es-CO"/>
              </w:rPr>
              <w:t>?</w:t>
            </w:r>
          </w:p>
          <w:p w:rsidRPr="00F35C56" w:rsidR="00C90A7F" w:rsidP="007C2547" w:rsidRDefault="00C90A7F" w14:paraId="2E22F358" w14:textId="7ED61059">
            <w:pPr>
              <w:widowControl w:val="0"/>
              <w:spacing w:after="120" w:line="240" w:lineRule="auto"/>
              <w:rPr>
                <w:rFonts w:ascii="Calibri" w:hAnsi="Calibri"/>
                <w:i/>
                <w:color w:val="808080" w:themeColor="background1" w:themeShade="80"/>
                <w:szCs w:val="24"/>
              </w:rPr>
            </w:pPr>
            <w:r>
              <w:rPr>
                <w:rFonts w:ascii="Calibri" w:hAnsi="Calibri"/>
                <w:i/>
                <w:color w:val="808080" w:themeColor="background1" w:themeShade="80"/>
                <w:szCs w:val="24"/>
              </w:rPr>
              <w:t xml:space="preserve">En esta actividad vas a poder demostrar el conocimiento y habilidades que has desarrollado </w:t>
            </w:r>
            <w:r w:rsidR="00B24936">
              <w:rPr>
                <w:rFonts w:ascii="Calibri" w:hAnsi="Calibri"/>
                <w:i/>
                <w:color w:val="808080" w:themeColor="background1" w:themeShade="80"/>
                <w:szCs w:val="24"/>
              </w:rPr>
              <w:t>(</w:t>
            </w:r>
            <w:r>
              <w:rPr>
                <w:rFonts w:ascii="Calibri" w:hAnsi="Calibri"/>
                <w:i/>
                <w:color w:val="808080" w:themeColor="background1" w:themeShade="80"/>
                <w:szCs w:val="24"/>
              </w:rPr>
              <w:t>mediante tu trabajo autónomo</w:t>
            </w:r>
            <w:r w:rsidR="00B24936">
              <w:rPr>
                <w:rFonts w:ascii="Calibri" w:hAnsi="Calibri"/>
                <w:i/>
                <w:color w:val="808080" w:themeColor="background1" w:themeShade="80"/>
                <w:szCs w:val="24"/>
              </w:rPr>
              <w:t xml:space="preserve">) </w:t>
            </w:r>
            <w:r>
              <w:rPr>
                <w:rFonts w:ascii="Calibri" w:hAnsi="Calibri"/>
                <w:i/>
                <w:color w:val="808080" w:themeColor="background1" w:themeShade="80"/>
                <w:szCs w:val="24"/>
              </w:rPr>
              <w:t xml:space="preserve">en el modelamiento y optimización de procedimientos para el análisis de datos.   </w:t>
            </w:r>
          </w:p>
        </w:tc>
      </w:tr>
      <w:tr w:rsidR="00C90A7F" w:rsidTr="007C2547" w14:paraId="63FB23D4" w14:textId="77777777">
        <w:tc>
          <w:tcPr>
            <w:tcW w:w="9380" w:type="dxa"/>
            <w:gridSpan w:val="2"/>
          </w:tcPr>
          <w:p w:rsidR="00C90A7F" w:rsidRDefault="00C90A7F" w14:paraId="2184ACC4" w14:textId="77777777">
            <w:pPr>
              <w:pStyle w:val="NormalWeb"/>
              <w:numPr>
                <w:ilvl w:val="0"/>
                <w:numId w:val="23"/>
              </w:numPr>
              <w:spacing w:before="0" w:beforeAutospacing="0" w:after="0" w:afterAutospacing="0"/>
              <w:rPr>
                <w:rStyle w:val="nfasis"/>
                <w:rFonts w:ascii="Calibri" w:hAnsi="Calibri" w:cs="Calibri" w:eastAsiaTheme="minorEastAsia"/>
                <w:b/>
                <w:bCs/>
                <w:color w:val="000000"/>
                <w:kern w:val="2"/>
                <w:sz w:val="20"/>
                <w:szCs w:val="22"/>
                <w:lang w:eastAsia="ko-KR"/>
              </w:rPr>
            </w:pPr>
            <w:r w:rsidRPr="00932DAC">
              <w:rPr>
                <w:rStyle w:val="nfasis"/>
                <w:rFonts w:ascii="Calibri" w:hAnsi="Calibri" w:cs="Calibri" w:eastAsiaTheme="minorEastAsia"/>
                <w:b/>
                <w:bCs/>
                <w:color w:val="000000"/>
                <w:kern w:val="2"/>
                <w:sz w:val="20"/>
                <w:szCs w:val="22"/>
                <w:lang w:eastAsia="ko-KR"/>
              </w:rPr>
              <w:t>¿Cómo lo vamos a lograr?</w:t>
            </w:r>
          </w:p>
          <w:p w:rsidR="00C90A7F" w:rsidP="007C2547" w:rsidRDefault="00C90A7F" w14:paraId="79E4A06F" w14:textId="77777777">
            <w:pPr>
              <w:pStyle w:val="NormalWeb"/>
              <w:spacing w:before="0" w:beforeAutospacing="0" w:after="0" w:afterAutospacing="0"/>
              <w:rPr>
                <w:rStyle w:val="nfasis"/>
                <w:rFonts w:ascii="Calibri" w:hAnsi="Calibri" w:cs="Calibri" w:eastAsiaTheme="minorEastAsia"/>
                <w:b/>
                <w:bCs/>
                <w:color w:val="000000"/>
                <w:kern w:val="2"/>
                <w:sz w:val="20"/>
                <w:szCs w:val="22"/>
                <w:lang w:eastAsia="ko-KR"/>
              </w:rPr>
            </w:pPr>
          </w:p>
          <w:p w:rsidR="00B26605" w:rsidP="00B26605" w:rsidRDefault="000B46A7" w14:paraId="47745D81" w14:textId="77777777">
            <w:pPr>
              <w:pStyle w:val="NormalWeb"/>
              <w:spacing w:before="0" w:beforeAutospacing="0" w:after="0" w:afterAutospacing="0"/>
              <w:rPr>
                <w:rStyle w:val="nfasis"/>
                <w:rFonts w:ascii="Calibri" w:hAnsi="Calibri" w:cs="Calibri" w:eastAsiaTheme="minorEastAsia"/>
                <w:i w:val="0"/>
                <w:iCs w:val="0"/>
                <w:color w:val="000000"/>
                <w:kern w:val="2"/>
                <w:sz w:val="20"/>
                <w:szCs w:val="22"/>
                <w:lang w:eastAsia="ko-KR"/>
              </w:rPr>
            </w:pPr>
            <w:r>
              <w:rPr>
                <w:rStyle w:val="nfasis"/>
                <w:rFonts w:ascii="Calibri" w:hAnsi="Calibri" w:cs="Calibri" w:eastAsiaTheme="minorEastAsia"/>
                <w:i w:val="0"/>
                <w:iCs w:val="0"/>
                <w:color w:val="000000"/>
                <w:kern w:val="2"/>
                <w:sz w:val="20"/>
                <w:szCs w:val="22"/>
                <w:lang w:eastAsia="ko-KR"/>
              </w:rPr>
              <w:t>A</w:t>
            </w:r>
            <w:r w:rsidRPr="000B46A7">
              <w:rPr>
                <w:rStyle w:val="nfasis"/>
                <w:rFonts w:ascii="Calibri" w:hAnsi="Calibri" w:cs="Calibri" w:eastAsiaTheme="minorEastAsia"/>
                <w:i w:val="0"/>
                <w:iCs w:val="0"/>
                <w:color w:val="000000"/>
                <w:kern w:val="2"/>
                <w:sz w:val="20"/>
                <w:szCs w:val="22"/>
                <w:lang w:eastAsia="ko-KR"/>
              </w:rPr>
              <w:t>ntes de iniciar esta última actividad no olvides revisar tus apuntes y ejercicios resueltos en la unidad 1</w:t>
            </w:r>
            <w:r w:rsidR="00B26605">
              <w:rPr>
                <w:rStyle w:val="nfasis"/>
                <w:rFonts w:ascii="Calibri" w:hAnsi="Calibri" w:cs="Calibri" w:eastAsiaTheme="minorEastAsia"/>
                <w:i w:val="0"/>
                <w:iCs w:val="0"/>
                <w:color w:val="000000"/>
                <w:kern w:val="2"/>
                <w:sz w:val="20"/>
                <w:szCs w:val="22"/>
                <w:lang w:eastAsia="ko-KR"/>
              </w:rPr>
              <w:t>.</w:t>
            </w:r>
          </w:p>
          <w:p w:rsidRPr="000B46A7" w:rsidR="00C90A7F" w:rsidP="00EF6973" w:rsidRDefault="000B46A7" w14:paraId="52EBBC3B" w14:textId="661ED23D">
            <w:pPr>
              <w:pStyle w:val="NormalWeb"/>
              <w:spacing w:before="0" w:beforeAutospacing="0" w:after="0" w:afterAutospacing="0"/>
              <w:rPr>
                <w:rStyle w:val="nfasis"/>
                <w:rFonts w:ascii="Calibri" w:hAnsi="Calibri" w:cs="Calibri" w:eastAsiaTheme="minorEastAsia"/>
                <w:i w:val="0"/>
                <w:iCs w:val="0"/>
                <w:color w:val="000000"/>
                <w:kern w:val="2"/>
                <w:sz w:val="20"/>
                <w:szCs w:val="22"/>
                <w:lang w:eastAsia="ko-KR"/>
              </w:rPr>
            </w:pPr>
            <w:r w:rsidRPr="000B46A7">
              <w:rPr>
                <w:rStyle w:val="nfasis"/>
                <w:rFonts w:ascii="Calibri" w:hAnsi="Calibri" w:cs="Calibri" w:eastAsiaTheme="minorEastAsia"/>
                <w:i w:val="0"/>
                <w:iCs w:val="0"/>
                <w:color w:val="000000"/>
                <w:kern w:val="2"/>
                <w:sz w:val="20"/>
                <w:szCs w:val="22"/>
                <w:lang w:eastAsia="ko-KR"/>
              </w:rPr>
              <w:t xml:space="preserve"> </w:t>
            </w:r>
          </w:p>
          <w:p w:rsidRPr="000B46A7" w:rsidR="000B46A7" w:rsidRDefault="000B46A7" w14:paraId="1D23F628" w14:textId="5CDC9B3A">
            <w:pPr>
              <w:pStyle w:val="NormalWeb"/>
              <w:numPr>
                <w:ilvl w:val="0"/>
                <w:numId w:val="23"/>
              </w:numPr>
              <w:spacing w:before="0" w:beforeAutospacing="0" w:after="0" w:afterAutospacing="0"/>
              <w:rPr>
                <w:rStyle w:val="nfasis"/>
                <w:rFonts w:ascii="Calibri" w:hAnsi="Calibri" w:cs="Calibri" w:eastAsiaTheme="minorEastAsia"/>
                <w:i w:val="0"/>
                <w:iCs w:val="0"/>
                <w:color w:val="000000"/>
                <w:kern w:val="2"/>
                <w:sz w:val="20"/>
                <w:szCs w:val="22"/>
                <w:lang w:eastAsia="ko-KR"/>
              </w:rPr>
            </w:pPr>
            <w:r>
              <w:rPr>
                <w:rStyle w:val="nfasis"/>
                <w:rFonts w:ascii="Calibri" w:hAnsi="Calibri" w:cs="Calibri" w:eastAsiaTheme="minorEastAsia"/>
                <w:i w:val="0"/>
                <w:iCs w:val="0"/>
                <w:color w:val="000000"/>
                <w:kern w:val="2"/>
                <w:sz w:val="20"/>
                <w:szCs w:val="22"/>
                <w:lang w:eastAsia="ko-KR"/>
              </w:rPr>
              <w:t>V</w:t>
            </w:r>
            <w:r w:rsidRPr="000B46A7">
              <w:rPr>
                <w:rStyle w:val="nfasis"/>
                <w:rFonts w:ascii="Calibri" w:hAnsi="Calibri" w:cs="Calibri" w:eastAsiaTheme="minorEastAsia"/>
                <w:i w:val="0"/>
                <w:iCs w:val="0"/>
                <w:color w:val="000000"/>
                <w:kern w:val="2"/>
                <w:sz w:val="20"/>
                <w:szCs w:val="22"/>
                <w:lang w:eastAsia="ko-KR"/>
              </w:rPr>
              <w:t xml:space="preserve">as a ingresar al enlace de la </w:t>
            </w:r>
            <w:r w:rsidRPr="00FE45A9" w:rsidR="00FE45A9">
              <w:rPr>
                <w:rStyle w:val="nfasis"/>
                <w:rFonts w:ascii="Calibri" w:hAnsi="Calibri" w:cs="Calibri" w:eastAsiaTheme="minorEastAsia"/>
                <w:b/>
                <w:bCs/>
                <w:i w:val="0"/>
                <w:iCs w:val="0"/>
                <w:color w:val="000000"/>
                <w:kern w:val="2"/>
                <w:sz w:val="20"/>
                <w:szCs w:val="22"/>
                <w:lang w:eastAsia="ko-KR"/>
              </w:rPr>
              <w:t>E</w:t>
            </w:r>
            <w:r w:rsidRPr="00FE45A9">
              <w:rPr>
                <w:rStyle w:val="nfasis"/>
                <w:rFonts w:ascii="Calibri" w:hAnsi="Calibri" w:cs="Calibri" w:eastAsiaTheme="minorEastAsia"/>
                <w:b/>
                <w:bCs/>
                <w:i w:val="0"/>
                <w:iCs w:val="0"/>
                <w:color w:val="000000"/>
                <w:kern w:val="2"/>
                <w:sz w:val="20"/>
                <w:szCs w:val="22"/>
                <w:lang w:eastAsia="ko-KR"/>
              </w:rPr>
              <w:t>valuación de la unidad 1</w:t>
            </w:r>
            <w:r w:rsidRPr="000B46A7">
              <w:rPr>
                <w:rStyle w:val="nfasis"/>
                <w:rFonts w:ascii="Calibri" w:hAnsi="Calibri" w:cs="Calibri" w:eastAsiaTheme="minorEastAsia"/>
                <w:i w:val="0"/>
                <w:iCs w:val="0"/>
                <w:color w:val="000000"/>
                <w:kern w:val="2"/>
                <w:sz w:val="20"/>
                <w:szCs w:val="22"/>
                <w:lang w:eastAsia="ko-KR"/>
              </w:rPr>
              <w:t xml:space="preserve">. </w:t>
            </w:r>
            <w:r>
              <w:rPr>
                <w:rStyle w:val="nfasis"/>
                <w:rFonts w:ascii="Calibri" w:hAnsi="Calibri" w:cs="Calibri" w:eastAsiaTheme="minorEastAsia"/>
                <w:i w:val="0"/>
                <w:iCs w:val="0"/>
                <w:color w:val="000000"/>
                <w:kern w:val="2"/>
                <w:sz w:val="20"/>
                <w:szCs w:val="22"/>
                <w:lang w:eastAsia="ko-KR"/>
              </w:rPr>
              <w:t>A</w:t>
            </w:r>
            <w:r w:rsidRPr="000B46A7">
              <w:rPr>
                <w:rStyle w:val="nfasis"/>
                <w:rFonts w:ascii="Calibri" w:hAnsi="Calibri" w:cs="Calibri" w:eastAsiaTheme="minorEastAsia"/>
                <w:i w:val="0"/>
                <w:iCs w:val="0"/>
                <w:color w:val="000000"/>
                <w:kern w:val="2"/>
                <w:sz w:val="20"/>
                <w:szCs w:val="22"/>
                <w:lang w:eastAsia="ko-KR"/>
              </w:rPr>
              <w:t xml:space="preserve">hí se te presenta una situación problémica orientada con una lista de preguntas </w:t>
            </w:r>
            <w:r w:rsidR="00056D04">
              <w:rPr>
                <w:rStyle w:val="nfasis"/>
                <w:rFonts w:ascii="Calibri" w:hAnsi="Calibri" w:cs="Calibri" w:eastAsiaTheme="minorEastAsia"/>
                <w:i w:val="0"/>
                <w:iCs w:val="0"/>
                <w:color w:val="000000"/>
                <w:kern w:val="2"/>
                <w:sz w:val="20"/>
                <w:szCs w:val="22"/>
                <w:lang w:eastAsia="ko-KR"/>
              </w:rPr>
              <w:t>teóricas</w:t>
            </w:r>
            <w:r w:rsidR="00056D04">
              <w:rPr>
                <w:rStyle w:val="nfasis"/>
                <w:rFonts w:cs="Calibri" w:eastAsiaTheme="minorEastAsia"/>
                <w:color w:val="000000"/>
                <w:kern w:val="2"/>
                <w:sz w:val="20"/>
                <w:szCs w:val="22"/>
                <w:lang w:eastAsia="ko-KR"/>
              </w:rPr>
              <w:t xml:space="preserve"> </w:t>
            </w:r>
            <w:r>
              <w:rPr>
                <w:rStyle w:val="nfasis"/>
                <w:rFonts w:ascii="Calibri" w:hAnsi="Calibri" w:cs="Calibri" w:eastAsiaTheme="minorEastAsia"/>
                <w:i w:val="0"/>
                <w:iCs w:val="0"/>
                <w:color w:val="000000"/>
                <w:kern w:val="2"/>
                <w:sz w:val="20"/>
                <w:szCs w:val="22"/>
                <w:lang w:eastAsia="ko-KR"/>
              </w:rPr>
              <w:t xml:space="preserve">que debes contestar </w:t>
            </w:r>
            <w:r w:rsidRPr="000B46A7">
              <w:rPr>
                <w:rStyle w:val="nfasis"/>
                <w:rFonts w:ascii="Calibri" w:hAnsi="Calibri" w:cs="Calibri" w:eastAsiaTheme="minorEastAsia"/>
                <w:i w:val="0"/>
                <w:iCs w:val="0"/>
                <w:color w:val="000000"/>
                <w:kern w:val="2"/>
                <w:sz w:val="20"/>
                <w:szCs w:val="22"/>
                <w:lang w:eastAsia="ko-KR"/>
              </w:rPr>
              <w:t xml:space="preserve">y </w:t>
            </w:r>
            <w:r>
              <w:rPr>
                <w:rStyle w:val="nfasis"/>
                <w:rFonts w:ascii="Calibri" w:hAnsi="Calibri" w:cs="Calibri" w:eastAsiaTheme="minorEastAsia"/>
                <w:i w:val="0"/>
                <w:iCs w:val="0"/>
                <w:color w:val="000000"/>
                <w:kern w:val="2"/>
                <w:sz w:val="20"/>
                <w:szCs w:val="22"/>
                <w:lang w:eastAsia="ko-KR"/>
              </w:rPr>
              <w:t xml:space="preserve">luego </w:t>
            </w:r>
            <w:r w:rsidR="00434023">
              <w:rPr>
                <w:rStyle w:val="nfasis"/>
                <w:rFonts w:ascii="Calibri" w:hAnsi="Calibri" w:cs="Calibri" w:eastAsiaTheme="minorEastAsia"/>
                <w:i w:val="0"/>
                <w:iCs w:val="0"/>
                <w:color w:val="000000"/>
                <w:kern w:val="2"/>
                <w:sz w:val="20"/>
                <w:szCs w:val="22"/>
                <w:lang w:eastAsia="ko-KR"/>
              </w:rPr>
              <w:t>resolverla haciendo</w:t>
            </w:r>
            <w:r>
              <w:rPr>
                <w:rStyle w:val="nfasis"/>
                <w:rFonts w:ascii="Calibri" w:hAnsi="Calibri" w:cs="Calibri" w:eastAsiaTheme="minorEastAsia"/>
                <w:i w:val="0"/>
                <w:iCs w:val="0"/>
                <w:color w:val="000000"/>
                <w:kern w:val="2"/>
                <w:sz w:val="20"/>
                <w:szCs w:val="22"/>
                <w:lang w:eastAsia="ko-KR"/>
              </w:rPr>
              <w:t xml:space="preserve"> los cálculos pertinentes</w:t>
            </w:r>
            <w:r w:rsidRPr="000B46A7">
              <w:rPr>
                <w:rStyle w:val="nfasis"/>
                <w:rFonts w:ascii="Calibri" w:hAnsi="Calibri" w:cs="Calibri" w:eastAsiaTheme="minorEastAsia"/>
                <w:i w:val="0"/>
                <w:iCs w:val="0"/>
                <w:color w:val="000000"/>
                <w:kern w:val="2"/>
                <w:sz w:val="20"/>
                <w:szCs w:val="22"/>
                <w:lang w:eastAsia="ko-KR"/>
              </w:rPr>
              <w:t xml:space="preserve">. </w:t>
            </w:r>
          </w:p>
          <w:p w:rsidR="000B46A7" w:rsidRDefault="000B46A7" w14:paraId="44FE29EC" w14:textId="77777777">
            <w:pPr>
              <w:pStyle w:val="NormalWeb"/>
              <w:numPr>
                <w:ilvl w:val="0"/>
                <w:numId w:val="23"/>
              </w:numPr>
              <w:spacing w:before="0" w:beforeAutospacing="0" w:after="0" w:afterAutospacing="0"/>
              <w:rPr>
                <w:rStyle w:val="nfasis"/>
                <w:rFonts w:ascii="Calibri" w:hAnsi="Calibri" w:cs="Calibri" w:eastAsiaTheme="minorEastAsia"/>
                <w:b/>
                <w:bCs/>
                <w:i w:val="0"/>
                <w:iCs w:val="0"/>
                <w:color w:val="000000"/>
                <w:kern w:val="2"/>
                <w:sz w:val="20"/>
                <w:szCs w:val="22"/>
                <w:lang w:val="es-ES_tradnl" w:eastAsia="ko-KR"/>
              </w:rPr>
            </w:pPr>
            <w:r w:rsidRPr="004F76B4">
              <w:rPr>
                <w:rStyle w:val="nfasis"/>
                <w:rFonts w:ascii="Calibri" w:hAnsi="Calibri" w:cs="Calibri" w:eastAsiaTheme="minorEastAsia"/>
                <w:b/>
                <w:bCs/>
                <w:i w:val="0"/>
                <w:iCs w:val="0"/>
                <w:color w:val="000000"/>
                <w:kern w:val="2"/>
                <w:sz w:val="20"/>
                <w:szCs w:val="22"/>
                <w:lang w:val="es-ES_tradnl" w:eastAsia="ko-KR"/>
              </w:rPr>
              <w:t xml:space="preserve">Evaluando lo aprendido </w:t>
            </w:r>
          </w:p>
          <w:p w:rsidR="000B46A7" w:rsidP="000B46A7" w:rsidRDefault="000B46A7" w14:paraId="31D8D080" w14:textId="5AF1B90F">
            <w:pPr>
              <w:pStyle w:val="NormalWeb"/>
              <w:spacing w:before="0" w:beforeAutospacing="0" w:after="0" w:afterAutospacing="0"/>
              <w:ind w:left="1080"/>
              <w:rPr>
                <w:rStyle w:val="nfasis"/>
                <w:rFonts w:ascii="Calibri" w:hAnsi="Calibri" w:cs="Calibri" w:eastAsiaTheme="minorEastAsia"/>
                <w:i w:val="0"/>
                <w:iCs w:val="0"/>
                <w:color w:val="000000"/>
                <w:kern w:val="2"/>
                <w:sz w:val="20"/>
                <w:szCs w:val="22"/>
                <w:lang w:val="es-ES_tradnl" w:eastAsia="ko-KR"/>
              </w:rPr>
            </w:pPr>
            <w:r w:rsidRPr="000B46A7">
              <w:rPr>
                <w:rStyle w:val="nfasis"/>
                <w:rFonts w:ascii="Calibri" w:hAnsi="Calibri" w:cs="Calibri" w:eastAsiaTheme="minorEastAsia"/>
                <w:i w:val="0"/>
                <w:iCs w:val="0"/>
                <w:color w:val="000000"/>
                <w:kern w:val="2"/>
                <w:sz w:val="20"/>
                <w:szCs w:val="22"/>
                <w:lang w:val="es-ES_tradnl" w:eastAsia="ko-KR"/>
              </w:rPr>
              <w:t xml:space="preserve">Debes conseguir un 80% para superarlo. No te preocupes si no lo supera a la primera, tienes </w:t>
            </w:r>
            <w:r>
              <w:rPr>
                <w:rStyle w:val="nfasis"/>
                <w:rFonts w:ascii="Calibri" w:hAnsi="Calibri" w:cs="Calibri" w:eastAsiaTheme="minorEastAsia"/>
                <w:i w:val="0"/>
                <w:iCs w:val="0"/>
                <w:color w:val="000000"/>
                <w:kern w:val="2"/>
                <w:sz w:val="20"/>
                <w:szCs w:val="22"/>
                <w:lang w:val="es-ES_tradnl" w:eastAsia="ko-KR"/>
              </w:rPr>
              <w:t xml:space="preserve">una </w:t>
            </w:r>
            <w:r w:rsidR="00D4398D">
              <w:rPr>
                <w:rStyle w:val="nfasis"/>
                <w:rFonts w:ascii="Calibri" w:hAnsi="Calibri" w:cs="Calibri" w:eastAsiaTheme="minorEastAsia"/>
                <w:i w:val="0"/>
                <w:iCs w:val="0"/>
                <w:color w:val="000000"/>
                <w:kern w:val="2"/>
                <w:sz w:val="20"/>
                <w:szCs w:val="22"/>
                <w:lang w:val="es-ES_tradnl" w:eastAsia="ko-KR"/>
              </w:rPr>
              <w:t>segunda</w:t>
            </w:r>
            <w:r w:rsidRPr="000B46A7" w:rsidR="00D4398D">
              <w:rPr>
                <w:rStyle w:val="nfasis"/>
                <w:rFonts w:ascii="Calibri" w:hAnsi="Calibri" w:cs="Calibri" w:eastAsiaTheme="minorEastAsia"/>
                <w:i w:val="0"/>
                <w:iCs w:val="0"/>
                <w:color w:val="000000"/>
                <w:kern w:val="2"/>
                <w:sz w:val="20"/>
                <w:szCs w:val="22"/>
                <w:lang w:val="es-ES_tradnl" w:eastAsia="ko-KR"/>
              </w:rPr>
              <w:t xml:space="preserve"> oportunidad</w:t>
            </w:r>
            <w:r w:rsidRPr="000B46A7">
              <w:rPr>
                <w:rStyle w:val="nfasis"/>
                <w:rFonts w:ascii="Calibri" w:hAnsi="Calibri" w:cs="Calibri" w:eastAsiaTheme="minorEastAsia"/>
                <w:i w:val="0"/>
                <w:iCs w:val="0"/>
                <w:color w:val="000000"/>
                <w:kern w:val="2"/>
                <w:sz w:val="20"/>
                <w:szCs w:val="22"/>
                <w:lang w:val="es-ES_tradnl" w:eastAsia="ko-KR"/>
              </w:rPr>
              <w:t xml:space="preserve"> para repasar los contenidos y volver a intentarlo, </w:t>
            </w:r>
            <w:r>
              <w:rPr>
                <w:rStyle w:val="nfasis"/>
                <w:rFonts w:ascii="Calibri" w:hAnsi="Calibri" w:cs="Calibri" w:eastAsiaTheme="minorEastAsia"/>
                <w:i w:val="0"/>
                <w:iCs w:val="0"/>
                <w:color w:val="000000"/>
                <w:kern w:val="2"/>
                <w:sz w:val="20"/>
                <w:szCs w:val="22"/>
                <w:lang w:val="es-ES_tradnl" w:eastAsia="ko-KR"/>
              </w:rPr>
              <w:t>con el fin de</w:t>
            </w:r>
            <w:r w:rsidRPr="000B46A7">
              <w:rPr>
                <w:rStyle w:val="nfasis"/>
                <w:rFonts w:ascii="Calibri" w:hAnsi="Calibri" w:cs="Calibri" w:eastAsiaTheme="minorEastAsia"/>
                <w:i w:val="0"/>
                <w:iCs w:val="0"/>
                <w:color w:val="000000"/>
                <w:kern w:val="2"/>
                <w:sz w:val="20"/>
                <w:szCs w:val="22"/>
                <w:lang w:val="es-ES_tradnl" w:eastAsia="ko-KR"/>
              </w:rPr>
              <w:t xml:space="preserve"> aprobar y tener dominada la unidad</w:t>
            </w:r>
            <w:r w:rsidR="00FE45A9">
              <w:rPr>
                <w:rStyle w:val="nfasis"/>
                <w:rFonts w:ascii="Calibri" w:hAnsi="Calibri" w:cs="Calibri" w:eastAsiaTheme="minorEastAsia"/>
                <w:i w:val="0"/>
                <w:iCs w:val="0"/>
                <w:color w:val="000000"/>
                <w:kern w:val="2"/>
                <w:sz w:val="20"/>
                <w:szCs w:val="22"/>
                <w:lang w:val="es-ES_tradnl" w:eastAsia="ko-KR"/>
              </w:rPr>
              <w:t xml:space="preserve"> 1.</w:t>
            </w:r>
            <w:r w:rsidRPr="000B46A7">
              <w:rPr>
                <w:rStyle w:val="nfasis"/>
                <w:rFonts w:ascii="Calibri" w:hAnsi="Calibri" w:cs="Calibri" w:eastAsiaTheme="minorEastAsia"/>
                <w:i w:val="0"/>
                <w:iCs w:val="0"/>
                <w:color w:val="000000"/>
                <w:kern w:val="2"/>
                <w:sz w:val="20"/>
                <w:szCs w:val="22"/>
                <w:lang w:val="es-ES_tradnl" w:eastAsia="ko-KR"/>
              </w:rPr>
              <w:t xml:space="preserve">   </w:t>
            </w:r>
          </w:p>
          <w:p w:rsidR="00AE08BE" w:rsidP="000B46A7" w:rsidRDefault="00AE08BE" w14:paraId="296FDB53" w14:textId="433DB879">
            <w:pPr>
              <w:pStyle w:val="NormalWeb"/>
              <w:spacing w:before="0" w:beforeAutospacing="0" w:after="0" w:afterAutospacing="0"/>
              <w:ind w:left="1080"/>
              <w:rPr>
                <w:rStyle w:val="nfasis"/>
                <w:rFonts w:ascii="Calibri" w:hAnsi="Calibri" w:cs="Calibri" w:eastAsiaTheme="minorEastAsia"/>
                <w:color w:val="000000"/>
                <w:kern w:val="2"/>
                <w:lang w:val="es-ES_tradnl" w:eastAsia="ko-KR"/>
              </w:rPr>
            </w:pPr>
          </w:p>
          <w:p w:rsidRPr="000B46A7" w:rsidR="00AE08BE" w:rsidRDefault="00AE08BE" w14:paraId="31DAD213" w14:textId="6429D390">
            <w:pPr>
              <w:pStyle w:val="NormalWeb"/>
              <w:numPr>
                <w:ilvl w:val="0"/>
                <w:numId w:val="23"/>
              </w:numPr>
              <w:spacing w:before="0" w:beforeAutospacing="0" w:after="0" w:afterAutospacing="0"/>
              <w:rPr>
                <w:rStyle w:val="nfasis"/>
                <w:rFonts w:ascii="Calibri" w:hAnsi="Calibri" w:cs="Calibri" w:eastAsiaTheme="minorEastAsia"/>
                <w:b/>
                <w:bCs/>
                <w:i w:val="0"/>
                <w:iCs w:val="0"/>
                <w:color w:val="000000"/>
                <w:kern w:val="2"/>
                <w:sz w:val="20"/>
                <w:szCs w:val="22"/>
                <w:lang w:val="es-ES_tradnl" w:eastAsia="ko-KR"/>
              </w:rPr>
            </w:pPr>
            <w:r>
              <w:rPr>
                <w:rFonts w:cs="Arial"/>
                <w:b/>
                <w:bCs/>
                <w:i/>
                <w:iCs/>
                <w:color w:val="FF0000"/>
                <w:sz w:val="20"/>
              </w:rPr>
              <w:t xml:space="preserve">Enlace: </w:t>
            </w:r>
            <w:r w:rsidR="00BC2BB8">
              <w:rPr>
                <w:rFonts w:cs="Arial"/>
                <w:b/>
                <w:bCs/>
                <w:i/>
                <w:iCs/>
                <w:color w:val="FF0000"/>
                <w:sz w:val="20"/>
              </w:rPr>
              <w:t xml:space="preserve">Evaluación Unidad 1. </w:t>
            </w:r>
            <w:r>
              <w:rPr>
                <w:rFonts w:cs="Arial"/>
                <w:b/>
                <w:bCs/>
                <w:i/>
                <w:iCs/>
                <w:color w:val="FF0000"/>
                <w:sz w:val="20"/>
              </w:rPr>
              <w:t xml:space="preserve"> (cuestionario secciones 1.1 a 1.9)</w:t>
            </w:r>
          </w:p>
          <w:p w:rsidR="00C90A7F" w:rsidP="000B46A7" w:rsidRDefault="00C90A7F" w14:paraId="62FECC94" w14:textId="2EFE3C1F">
            <w:pPr>
              <w:pStyle w:val="NormalWeb"/>
              <w:spacing w:before="0" w:beforeAutospacing="0" w:after="0" w:afterAutospacing="0"/>
              <w:rPr>
                <w:rFonts w:ascii="Calibri" w:hAnsi="Calibri"/>
                <w:i/>
                <w:color w:val="808080" w:themeColor="background1" w:themeShade="80"/>
                <w:sz w:val="22"/>
              </w:rPr>
            </w:pPr>
          </w:p>
        </w:tc>
      </w:tr>
      <w:tr w:rsidRPr="00EE1BA6" w:rsidR="00C90A7F" w:rsidTr="007C2547" w14:paraId="343CA967" w14:textId="77777777">
        <w:tc>
          <w:tcPr>
            <w:tcW w:w="9380" w:type="dxa"/>
            <w:gridSpan w:val="2"/>
          </w:tcPr>
          <w:p w:rsidR="00C90A7F" w:rsidP="007C2547" w:rsidRDefault="00C90A7F" w14:paraId="349A6298" w14:textId="77777777">
            <w:pPr>
              <w:pStyle w:val="Sinespaciado"/>
              <w:jc w:val="left"/>
              <w:rPr>
                <w:rStyle w:val="nfasis"/>
                <w:rFonts w:ascii="Calibri" w:hAnsi="Calibri" w:cs="Calibri"/>
                <w:b/>
                <w:bCs/>
                <w:color w:val="000000"/>
                <w:lang w:val="es-CO"/>
              </w:rPr>
            </w:pPr>
            <w:r w:rsidRPr="006E7013">
              <w:rPr>
                <w:rStyle w:val="nfasis"/>
                <w:rFonts w:ascii="Calibri" w:hAnsi="Calibri" w:cs="Calibri"/>
                <w:b/>
                <w:bCs/>
                <w:color w:val="000000"/>
                <w:lang w:val="es-CO"/>
              </w:rPr>
              <w:t>¿Cómo lo vamos a evaluar?</w:t>
            </w:r>
          </w:p>
          <w:p w:rsidR="00C90A7F" w:rsidP="007C2547" w:rsidRDefault="00C90A7F" w14:paraId="21C52E3F" w14:textId="77777777">
            <w:pPr>
              <w:pStyle w:val="Sinespaciado"/>
              <w:jc w:val="left"/>
              <w:rPr>
                <w:rFonts w:ascii="Calibri" w:hAnsi="Calibri"/>
                <w:i/>
                <w:color w:val="808080" w:themeColor="background1" w:themeShade="80"/>
                <w:sz w:val="22"/>
                <w:szCs w:val="24"/>
                <w:lang w:val="es-CO"/>
              </w:rPr>
            </w:pPr>
          </w:p>
          <w:p w:rsidR="00C90A7F" w:rsidP="007C2547" w:rsidRDefault="00C90A7F" w14:paraId="16597B53" w14:textId="77777777">
            <w:pPr>
              <w:pStyle w:val="Sinespaciado"/>
              <w:rPr>
                <w:rFonts w:ascii="Calibri" w:hAnsi="Calibri"/>
                <w:i/>
                <w:color w:val="808080" w:themeColor="background1" w:themeShade="80"/>
                <w:sz w:val="22"/>
                <w:szCs w:val="24"/>
                <w:lang w:val="es-CO"/>
              </w:rPr>
            </w:pPr>
          </w:p>
          <w:tbl>
            <w:tblPr>
              <w:tblStyle w:val="Tablaconcuadrcula"/>
              <w:tblW w:w="0" w:type="auto"/>
              <w:jc w:val="center"/>
              <w:tblLook w:val="04A0" w:firstRow="1" w:lastRow="0" w:firstColumn="1" w:lastColumn="0" w:noHBand="0" w:noVBand="1"/>
            </w:tblPr>
            <w:tblGrid>
              <w:gridCol w:w="6544"/>
              <w:gridCol w:w="846"/>
            </w:tblGrid>
            <w:tr w:rsidRPr="003117EC" w:rsidR="00C90A7F" w:rsidTr="007C2547" w14:paraId="7B81BB2C" w14:textId="77777777">
              <w:trPr>
                <w:jc w:val="center"/>
              </w:trPr>
              <w:tc>
                <w:tcPr>
                  <w:tcW w:w="6544" w:type="dxa"/>
                </w:tcPr>
                <w:p w:rsidRPr="003117EC" w:rsidR="00C90A7F" w:rsidP="007C2547" w:rsidRDefault="00C90A7F" w14:paraId="01DCCDE9" w14:textId="77777777">
                  <w:pPr>
                    <w:pStyle w:val="Sinespaciado"/>
                    <w:jc w:val="center"/>
                    <w:rPr>
                      <w:rFonts w:ascii="Calibri" w:hAnsi="Calibri"/>
                      <w:b/>
                      <w:i/>
                      <w:sz w:val="18"/>
                      <w:szCs w:val="24"/>
                      <w:lang w:val="es-CO"/>
                    </w:rPr>
                  </w:pPr>
                  <w:r w:rsidRPr="003117EC">
                    <w:rPr>
                      <w:rFonts w:ascii="Calibri" w:hAnsi="Calibri"/>
                      <w:b/>
                      <w:i/>
                      <w:sz w:val="18"/>
                      <w:szCs w:val="24"/>
                      <w:lang w:val="es-CO"/>
                    </w:rPr>
                    <w:t>Criterios de desempeño</w:t>
                  </w:r>
                </w:p>
              </w:tc>
              <w:tc>
                <w:tcPr>
                  <w:tcW w:w="846" w:type="dxa"/>
                </w:tcPr>
                <w:p w:rsidRPr="003117EC" w:rsidR="00C90A7F" w:rsidP="007C2547" w:rsidRDefault="00C90A7F" w14:paraId="0ED42450" w14:textId="77777777">
                  <w:pPr>
                    <w:pStyle w:val="Sinespaciado"/>
                    <w:jc w:val="center"/>
                    <w:rPr>
                      <w:rFonts w:ascii="Calibri" w:hAnsi="Calibri"/>
                      <w:b/>
                      <w:i/>
                      <w:sz w:val="18"/>
                      <w:szCs w:val="24"/>
                      <w:lang w:val="es-CO"/>
                    </w:rPr>
                  </w:pPr>
                  <w:r w:rsidRPr="003117EC">
                    <w:rPr>
                      <w:rFonts w:ascii="Calibri" w:hAnsi="Calibri"/>
                      <w:b/>
                      <w:i/>
                      <w:sz w:val="18"/>
                      <w:szCs w:val="24"/>
                      <w:lang w:val="es-CO"/>
                    </w:rPr>
                    <w:t>Puntos</w:t>
                  </w:r>
                </w:p>
              </w:tc>
            </w:tr>
            <w:tr w:rsidRPr="003117EC" w:rsidR="00C90A7F" w:rsidTr="007C2547" w14:paraId="7861C2B0" w14:textId="77777777">
              <w:trPr>
                <w:jc w:val="center"/>
              </w:trPr>
              <w:tc>
                <w:tcPr>
                  <w:tcW w:w="6544" w:type="dxa"/>
                </w:tcPr>
                <w:p w:rsidRPr="003117EC" w:rsidR="00C90A7F" w:rsidP="007C2547" w:rsidRDefault="00056D04" w14:paraId="29944E7D" w14:textId="137F27FE">
                  <w:pPr>
                    <w:pStyle w:val="Sinespaciado"/>
                    <w:jc w:val="left"/>
                    <w:rPr>
                      <w:rFonts w:ascii="Calibri" w:hAnsi="Calibri"/>
                      <w:i/>
                      <w:sz w:val="18"/>
                      <w:szCs w:val="24"/>
                      <w:lang w:val="es-CO"/>
                    </w:rPr>
                  </w:pPr>
                  <w:r>
                    <w:rPr>
                      <w:rFonts w:ascii="Calibri" w:hAnsi="Calibri"/>
                      <w:i/>
                      <w:sz w:val="18"/>
                      <w:szCs w:val="24"/>
                      <w:lang w:val="es-CO"/>
                    </w:rPr>
                    <w:t xml:space="preserve">Cuestionario: </w:t>
                  </w:r>
                  <w:r w:rsidRPr="003117EC" w:rsidR="00C90A7F">
                    <w:rPr>
                      <w:rFonts w:ascii="Calibri" w:hAnsi="Calibri"/>
                      <w:i/>
                      <w:sz w:val="18"/>
                      <w:szCs w:val="24"/>
                      <w:lang w:val="es-CO"/>
                    </w:rPr>
                    <w:t>Resolu</w:t>
                  </w:r>
                  <w:r>
                    <w:rPr>
                      <w:rFonts w:ascii="Calibri" w:hAnsi="Calibri"/>
                      <w:i/>
                      <w:sz w:val="18"/>
                      <w:szCs w:val="24"/>
                      <w:lang w:val="es-CO"/>
                    </w:rPr>
                    <w:t xml:space="preserve">ción </w:t>
                  </w:r>
                  <w:r w:rsidR="00D07985">
                    <w:rPr>
                      <w:rFonts w:ascii="Calibri" w:hAnsi="Calibri"/>
                      <w:i/>
                      <w:sz w:val="18"/>
                      <w:szCs w:val="24"/>
                      <w:lang w:val="es-CO"/>
                    </w:rPr>
                    <w:t xml:space="preserve">en forma individual </w:t>
                  </w:r>
                  <w:r>
                    <w:rPr>
                      <w:rFonts w:ascii="Calibri" w:hAnsi="Calibri"/>
                      <w:i/>
                      <w:sz w:val="18"/>
                      <w:szCs w:val="24"/>
                      <w:lang w:val="es-CO"/>
                    </w:rPr>
                    <w:t>en</w:t>
                  </w:r>
                  <w:r w:rsidR="00D07985">
                    <w:rPr>
                      <w:rFonts w:ascii="Calibri" w:hAnsi="Calibri"/>
                      <w:i/>
                      <w:sz w:val="18"/>
                      <w:szCs w:val="24"/>
                      <w:lang w:val="es-CO"/>
                    </w:rPr>
                    <w:t xml:space="preserve"> el </w:t>
                  </w:r>
                  <w:r>
                    <w:rPr>
                      <w:rFonts w:ascii="Calibri" w:hAnsi="Calibri"/>
                      <w:i/>
                      <w:sz w:val="18"/>
                      <w:szCs w:val="24"/>
                      <w:lang w:val="es-CO"/>
                    </w:rPr>
                    <w:t>modelamiento, optimización y aplicación de modelos probabilísticos</w:t>
                  </w:r>
                </w:p>
              </w:tc>
              <w:tc>
                <w:tcPr>
                  <w:tcW w:w="846" w:type="dxa"/>
                </w:tcPr>
                <w:p w:rsidRPr="003117EC" w:rsidR="00C90A7F" w:rsidP="007C2547" w:rsidRDefault="00797FA4" w14:paraId="3993DBBD" w14:textId="478ECE39">
                  <w:pPr>
                    <w:pStyle w:val="Sinespaciado"/>
                    <w:jc w:val="left"/>
                    <w:rPr>
                      <w:rFonts w:ascii="Calibri" w:hAnsi="Calibri"/>
                      <w:i/>
                      <w:sz w:val="18"/>
                      <w:szCs w:val="24"/>
                      <w:lang w:val="es-CO"/>
                    </w:rPr>
                  </w:pPr>
                  <w:r>
                    <w:rPr>
                      <w:rFonts w:ascii="Calibri" w:hAnsi="Calibri"/>
                      <w:i/>
                      <w:sz w:val="18"/>
                      <w:szCs w:val="24"/>
                      <w:lang w:val="es-CO"/>
                    </w:rPr>
                    <w:t>5</w:t>
                  </w:r>
                </w:p>
              </w:tc>
            </w:tr>
            <w:tr w:rsidRPr="003117EC" w:rsidR="00C90A7F" w:rsidTr="007C2547" w14:paraId="7440154F" w14:textId="77777777">
              <w:trPr>
                <w:jc w:val="center"/>
              </w:trPr>
              <w:tc>
                <w:tcPr>
                  <w:tcW w:w="6544" w:type="dxa"/>
                </w:tcPr>
                <w:p w:rsidRPr="003117EC" w:rsidR="00C90A7F" w:rsidP="007C2547" w:rsidRDefault="00C90A7F" w14:paraId="436C7967" w14:textId="77777777">
                  <w:pPr>
                    <w:pStyle w:val="Sinespaciado"/>
                    <w:jc w:val="right"/>
                    <w:rPr>
                      <w:rFonts w:ascii="Calibri" w:hAnsi="Calibri"/>
                      <w:b/>
                      <w:i/>
                      <w:sz w:val="18"/>
                      <w:szCs w:val="24"/>
                      <w:lang w:val="es-CO"/>
                    </w:rPr>
                  </w:pPr>
                  <w:r w:rsidRPr="003117EC">
                    <w:rPr>
                      <w:rFonts w:ascii="Calibri" w:hAnsi="Calibri"/>
                      <w:b/>
                      <w:i/>
                      <w:sz w:val="18"/>
                      <w:szCs w:val="24"/>
                      <w:lang w:val="es-CO"/>
                    </w:rPr>
                    <w:t>La suma total debe dar</w:t>
                  </w:r>
                </w:p>
              </w:tc>
              <w:tc>
                <w:tcPr>
                  <w:tcW w:w="846" w:type="dxa"/>
                </w:tcPr>
                <w:p w:rsidRPr="003117EC" w:rsidR="00C90A7F" w:rsidP="007C2547" w:rsidRDefault="00C90A7F" w14:paraId="337A41EE" w14:textId="77777777">
                  <w:pPr>
                    <w:pStyle w:val="Sinespaciado"/>
                    <w:jc w:val="left"/>
                    <w:rPr>
                      <w:rFonts w:ascii="Calibri" w:hAnsi="Calibri"/>
                      <w:b/>
                      <w:i/>
                      <w:sz w:val="18"/>
                      <w:szCs w:val="24"/>
                      <w:lang w:val="es-CO"/>
                    </w:rPr>
                  </w:pPr>
                  <w:r w:rsidRPr="003117EC">
                    <w:rPr>
                      <w:rFonts w:ascii="Calibri" w:hAnsi="Calibri"/>
                      <w:b/>
                      <w:i/>
                      <w:sz w:val="18"/>
                      <w:szCs w:val="24"/>
                      <w:lang w:val="es-CO"/>
                    </w:rPr>
                    <w:t>5</w:t>
                  </w:r>
                </w:p>
              </w:tc>
            </w:tr>
          </w:tbl>
          <w:p w:rsidR="00C90A7F" w:rsidP="007C2547" w:rsidRDefault="00C90A7F" w14:paraId="597E6D56" w14:textId="77777777">
            <w:pPr>
              <w:pStyle w:val="Sinespaciado"/>
              <w:rPr>
                <w:rFonts w:ascii="Calibri" w:hAnsi="Calibri"/>
                <w:i/>
                <w:color w:val="808080" w:themeColor="background1" w:themeShade="80"/>
                <w:sz w:val="18"/>
                <w:szCs w:val="24"/>
                <w:lang w:val="es-CO"/>
              </w:rPr>
            </w:pPr>
          </w:p>
          <w:p w:rsidRPr="00EE1BA6" w:rsidR="00C90A7F" w:rsidP="007C2547" w:rsidRDefault="00C90A7F" w14:paraId="62355CF9" w14:textId="77777777">
            <w:pPr>
              <w:pStyle w:val="Sinespaciado"/>
              <w:rPr>
                <w:rFonts w:ascii="Calibri" w:hAnsi="Calibri"/>
                <w:i/>
                <w:color w:val="808080" w:themeColor="background1" w:themeShade="80"/>
                <w:sz w:val="22"/>
                <w:lang w:val="es-CO"/>
              </w:rPr>
            </w:pPr>
            <w:r>
              <w:rPr>
                <w:rFonts w:ascii="Calibri" w:hAnsi="Calibri"/>
                <w:i/>
                <w:color w:val="808080" w:themeColor="background1" w:themeShade="80"/>
                <w:sz w:val="18"/>
                <w:szCs w:val="24"/>
                <w:lang w:val="es-CO"/>
              </w:rPr>
              <w:t>Nota: La escala de la rúbrica es estándar para todos los espacios académicos.</w:t>
            </w:r>
          </w:p>
        </w:tc>
      </w:tr>
      <w:tr w:rsidRPr="000E6470" w:rsidR="00C90A7F" w:rsidTr="007C2547" w14:paraId="6A6F6ECA" w14:textId="77777777">
        <w:tc>
          <w:tcPr>
            <w:tcW w:w="1583" w:type="dxa"/>
            <w:shd w:val="clear" w:color="auto" w:fill="A8D08D" w:themeFill="accent6" w:themeFillTint="99"/>
          </w:tcPr>
          <w:p w:rsidRPr="000E6470" w:rsidR="00C90A7F" w:rsidP="007C2547" w:rsidRDefault="00C90A7F" w14:paraId="163BB24E" w14:textId="77777777">
            <w:pPr>
              <w:pStyle w:val="NormalWeb"/>
              <w:spacing w:before="0" w:beforeAutospacing="0" w:after="0" w:afterAutospacing="0"/>
              <w:jc w:val="center"/>
              <w:rPr>
                <w:rFonts w:ascii="Calibri" w:hAnsi="Calibri" w:eastAsiaTheme="minorEastAsia" w:cstheme="minorBidi"/>
                <w:b/>
                <w:color w:val="808080" w:themeColor="background1" w:themeShade="80"/>
                <w:kern w:val="2"/>
                <w:sz w:val="22"/>
                <w:lang w:eastAsia="ko-KR"/>
              </w:rPr>
            </w:pPr>
          </w:p>
        </w:tc>
        <w:tc>
          <w:tcPr>
            <w:tcW w:w="7797" w:type="dxa"/>
            <w:shd w:val="clear" w:color="auto" w:fill="A8D08D" w:themeFill="accent6" w:themeFillTint="99"/>
          </w:tcPr>
          <w:p w:rsidRPr="000E6470" w:rsidR="00C90A7F" w:rsidP="007C2547" w:rsidRDefault="00C90A7F" w14:paraId="0B3424AB" w14:textId="77777777">
            <w:pPr>
              <w:pStyle w:val="NormalWeb"/>
              <w:spacing w:before="0" w:beforeAutospacing="0" w:after="0" w:afterAutospacing="0"/>
              <w:jc w:val="center"/>
              <w:rPr>
                <w:rFonts w:ascii="Calibri" w:hAnsi="Calibri" w:eastAsiaTheme="minorEastAsia" w:cstheme="minorBidi"/>
                <w:b/>
                <w:color w:val="808080" w:themeColor="background1" w:themeShade="80"/>
                <w:kern w:val="2"/>
                <w:sz w:val="22"/>
                <w:lang w:eastAsia="ko-KR"/>
              </w:rPr>
            </w:pPr>
            <w:r w:rsidRPr="000E6470">
              <w:rPr>
                <w:rFonts w:ascii="Calibri" w:hAnsi="Calibri" w:eastAsiaTheme="minorEastAsia" w:cstheme="minorBidi"/>
                <w:b/>
                <w:color w:val="808080" w:themeColor="background1" w:themeShade="80"/>
                <w:kern w:val="2"/>
                <w:sz w:val="22"/>
                <w:lang w:eastAsia="ko-KR"/>
              </w:rPr>
              <w:t>Información para el equipo de producción</w:t>
            </w:r>
            <w:r>
              <w:rPr>
                <w:rFonts w:ascii="Calibri" w:hAnsi="Calibri" w:eastAsiaTheme="minorEastAsia" w:cstheme="minorBidi"/>
                <w:b/>
                <w:color w:val="808080" w:themeColor="background1" w:themeShade="80"/>
                <w:kern w:val="2"/>
                <w:sz w:val="22"/>
                <w:lang w:eastAsia="ko-KR"/>
              </w:rPr>
              <w:t xml:space="preserve"> de la DEE</w:t>
            </w:r>
          </w:p>
        </w:tc>
      </w:tr>
      <w:tr w:rsidRPr="00223655" w:rsidR="00C90A7F" w:rsidTr="007C2547" w14:paraId="2FD07596" w14:textId="77777777">
        <w:tc>
          <w:tcPr>
            <w:tcW w:w="9380" w:type="dxa"/>
            <w:gridSpan w:val="2"/>
          </w:tcPr>
          <w:p w:rsidR="00C90A7F" w:rsidP="007C2547" w:rsidRDefault="00C90A7F" w14:paraId="4FFA1DD7" w14:textId="77777777">
            <w:pPr>
              <w:pStyle w:val="Sinespaciado"/>
              <w:jc w:val="left"/>
              <w:rPr>
                <w:rFonts w:ascii="Calibri" w:hAnsi="Calibri"/>
                <w:sz w:val="22"/>
                <w:lang w:val="es-CO"/>
              </w:rPr>
            </w:pPr>
          </w:p>
          <w:p w:rsidRPr="005D25AB" w:rsidR="00C90A7F" w:rsidP="007C2547" w:rsidRDefault="00C90A7F" w14:paraId="49578E82" w14:textId="77777777">
            <w:pPr>
              <w:pStyle w:val="Sinespaciado"/>
              <w:rPr>
                <w:rFonts w:ascii="Calibri" w:hAnsi="Calibri"/>
                <w:sz w:val="18"/>
                <w:szCs w:val="24"/>
                <w:lang w:val="es-CO"/>
              </w:rPr>
            </w:pPr>
            <w:r w:rsidRPr="005D25AB">
              <w:rPr>
                <w:rFonts w:ascii="Calibri" w:hAnsi="Calibri"/>
                <w:b/>
                <w:sz w:val="18"/>
                <w:szCs w:val="24"/>
                <w:lang w:val="es-CO"/>
              </w:rPr>
              <w:t xml:space="preserve">Herramientas de la plataforma virtual </w:t>
            </w:r>
            <w:r w:rsidRPr="005D25AB">
              <w:rPr>
                <w:rFonts w:ascii="Calibri" w:hAnsi="Calibri"/>
                <w:sz w:val="18"/>
                <w:szCs w:val="24"/>
                <w:lang w:val="es-CO"/>
              </w:rPr>
              <w:t xml:space="preserve">(Marque con una X): </w:t>
            </w:r>
          </w:p>
          <w:p w:rsidRPr="005D25AB" w:rsidR="00C90A7F" w:rsidRDefault="00C90A7F" w14:paraId="3F02DD0E" w14:textId="77777777">
            <w:pPr>
              <w:pStyle w:val="Sinespaciado"/>
              <w:numPr>
                <w:ilvl w:val="0"/>
                <w:numId w:val="3"/>
              </w:numPr>
              <w:rPr>
                <w:rFonts w:ascii="Calibri" w:hAnsi="Calibri"/>
                <w:sz w:val="18"/>
                <w:szCs w:val="18"/>
                <w:lang w:val="es-CO"/>
              </w:rPr>
            </w:pPr>
            <w:r w:rsidRPr="16309B63">
              <w:rPr>
                <w:rFonts w:ascii="Calibri" w:hAnsi="Calibri"/>
                <w:sz w:val="18"/>
                <w:szCs w:val="18"/>
                <w:lang w:val="es-CO"/>
              </w:rPr>
              <w:t xml:space="preserve">Foro___ </w:t>
            </w:r>
          </w:p>
          <w:p w:rsidRPr="005D25AB" w:rsidR="00C90A7F" w:rsidRDefault="00C90A7F" w14:paraId="6BE73507" w14:textId="7281D525">
            <w:pPr>
              <w:pStyle w:val="Sinespaciado"/>
              <w:numPr>
                <w:ilvl w:val="0"/>
                <w:numId w:val="3"/>
              </w:numPr>
              <w:rPr>
                <w:rFonts w:ascii="Calibri" w:hAnsi="Calibri"/>
                <w:sz w:val="18"/>
                <w:szCs w:val="18"/>
                <w:lang w:val="es-CO"/>
              </w:rPr>
            </w:pPr>
            <w:r w:rsidRPr="16309B63">
              <w:rPr>
                <w:rFonts w:ascii="Calibri" w:hAnsi="Calibri"/>
                <w:sz w:val="18"/>
                <w:szCs w:val="18"/>
                <w:lang w:val="es-CO"/>
              </w:rPr>
              <w:t xml:space="preserve">Tarea____ </w:t>
            </w:r>
          </w:p>
          <w:p w:rsidRPr="005D25AB" w:rsidR="00C90A7F" w:rsidRDefault="00C90A7F" w14:paraId="1FEA50AB" w14:textId="77777777">
            <w:pPr>
              <w:pStyle w:val="Sinespaciado"/>
              <w:numPr>
                <w:ilvl w:val="0"/>
                <w:numId w:val="3"/>
              </w:numPr>
              <w:rPr>
                <w:rFonts w:ascii="Calibri" w:hAnsi="Calibri"/>
                <w:sz w:val="18"/>
                <w:szCs w:val="18"/>
                <w:lang w:val="es-CO"/>
              </w:rPr>
            </w:pPr>
            <w:r w:rsidRPr="16309B63">
              <w:rPr>
                <w:rFonts w:ascii="Calibri" w:hAnsi="Calibri"/>
                <w:sz w:val="18"/>
                <w:szCs w:val="18"/>
                <w:lang w:val="es-CO"/>
              </w:rPr>
              <w:t>Cuestionario_</w:t>
            </w:r>
            <w:r>
              <w:rPr>
                <w:rFonts w:ascii="Calibri" w:hAnsi="Calibri"/>
                <w:sz w:val="18"/>
                <w:szCs w:val="18"/>
                <w:lang w:val="es-CO"/>
              </w:rPr>
              <w:t>X</w:t>
            </w:r>
            <w:r w:rsidRPr="16309B63">
              <w:rPr>
                <w:rFonts w:ascii="Calibri" w:hAnsi="Calibri"/>
                <w:sz w:val="18"/>
                <w:szCs w:val="18"/>
                <w:lang w:val="es-CO"/>
              </w:rPr>
              <w:t xml:space="preserve">__ </w:t>
            </w:r>
          </w:p>
          <w:p w:rsidRPr="005D25AB" w:rsidR="00C90A7F" w:rsidRDefault="00C90A7F" w14:paraId="7B258529" w14:textId="79DAE90B">
            <w:pPr>
              <w:pStyle w:val="Sinespaciado"/>
              <w:numPr>
                <w:ilvl w:val="0"/>
                <w:numId w:val="3"/>
              </w:numPr>
              <w:rPr>
                <w:rFonts w:ascii="Calibri" w:hAnsi="Calibri"/>
                <w:sz w:val="18"/>
                <w:szCs w:val="18"/>
                <w:lang w:val="es-CO"/>
              </w:rPr>
            </w:pPr>
            <w:r w:rsidRPr="16309B63">
              <w:rPr>
                <w:rFonts w:ascii="Calibri" w:hAnsi="Calibri"/>
                <w:sz w:val="18"/>
                <w:szCs w:val="18"/>
                <w:lang w:val="es-CO"/>
              </w:rPr>
              <w:t xml:space="preserve">Webex (encuentros)___ </w:t>
            </w:r>
          </w:p>
          <w:p w:rsidRPr="005D25AB" w:rsidR="00C90A7F" w:rsidRDefault="00C90A7F" w14:paraId="69727C50" w14:textId="77777777">
            <w:pPr>
              <w:pStyle w:val="Sinespaciado"/>
              <w:numPr>
                <w:ilvl w:val="0"/>
                <w:numId w:val="3"/>
              </w:numPr>
              <w:rPr>
                <w:rFonts w:ascii="Calibri" w:hAnsi="Calibri"/>
                <w:sz w:val="18"/>
                <w:szCs w:val="18"/>
                <w:lang w:val="es-CO"/>
              </w:rPr>
            </w:pPr>
            <w:r w:rsidRPr="16309B63">
              <w:rPr>
                <w:rFonts w:ascii="Calibri" w:hAnsi="Calibri"/>
                <w:sz w:val="18"/>
                <w:szCs w:val="18"/>
                <w:lang w:val="es-CO"/>
              </w:rPr>
              <w:t>Taller ____</w:t>
            </w:r>
          </w:p>
          <w:p w:rsidRPr="005D25AB" w:rsidR="00C90A7F" w:rsidRDefault="00C90A7F" w14:paraId="6818042B" w14:textId="77777777">
            <w:pPr>
              <w:pStyle w:val="Sinespaciado"/>
              <w:numPr>
                <w:ilvl w:val="0"/>
                <w:numId w:val="3"/>
              </w:numPr>
              <w:rPr>
                <w:rFonts w:ascii="Calibri" w:hAnsi="Calibri"/>
                <w:sz w:val="18"/>
                <w:szCs w:val="18"/>
                <w:lang w:val="es-CO"/>
              </w:rPr>
            </w:pPr>
            <w:r w:rsidRPr="16309B63">
              <w:rPr>
                <w:rFonts w:ascii="Calibri" w:hAnsi="Calibri"/>
                <w:sz w:val="18"/>
                <w:szCs w:val="18"/>
                <w:lang w:val="es-CO"/>
              </w:rPr>
              <w:t>Glosario____</w:t>
            </w:r>
          </w:p>
          <w:p w:rsidRPr="005D25AB" w:rsidR="00C90A7F" w:rsidRDefault="00C90A7F" w14:paraId="7C64D02A" w14:textId="77777777">
            <w:pPr>
              <w:pStyle w:val="Sinespaciado"/>
              <w:numPr>
                <w:ilvl w:val="0"/>
                <w:numId w:val="3"/>
              </w:numPr>
              <w:rPr>
                <w:rFonts w:ascii="Calibri" w:hAnsi="Calibri"/>
                <w:sz w:val="18"/>
                <w:szCs w:val="18"/>
                <w:lang w:val="es-CO"/>
              </w:rPr>
            </w:pPr>
            <w:r w:rsidRPr="16309B63">
              <w:rPr>
                <w:rFonts w:ascii="Calibri" w:hAnsi="Calibri"/>
                <w:sz w:val="18"/>
                <w:szCs w:val="18"/>
                <w:lang w:val="es-CO"/>
              </w:rPr>
              <w:t>Wiki____</w:t>
            </w:r>
          </w:p>
          <w:p w:rsidRPr="005D25AB" w:rsidR="00C90A7F" w:rsidRDefault="00C90A7F" w14:paraId="4292E6B3" w14:textId="77777777">
            <w:pPr>
              <w:pStyle w:val="Sinespaciado"/>
              <w:numPr>
                <w:ilvl w:val="0"/>
                <w:numId w:val="3"/>
              </w:numPr>
              <w:rPr>
                <w:rFonts w:ascii="Calibri" w:hAnsi="Calibri"/>
                <w:sz w:val="18"/>
                <w:szCs w:val="18"/>
                <w:lang w:val="es-CO"/>
              </w:rPr>
            </w:pPr>
            <w:r w:rsidRPr="16309B63">
              <w:rPr>
                <w:rFonts w:ascii="Calibri" w:hAnsi="Calibri"/>
                <w:sz w:val="18"/>
                <w:szCs w:val="18"/>
                <w:lang w:val="es-CO"/>
              </w:rPr>
              <w:t xml:space="preserve">No sabe___ </w:t>
            </w:r>
          </w:p>
          <w:p w:rsidRPr="005D25AB" w:rsidR="00C90A7F" w:rsidRDefault="00C90A7F" w14:paraId="18A93C38" w14:textId="77777777">
            <w:pPr>
              <w:pStyle w:val="Sinespaciado"/>
              <w:numPr>
                <w:ilvl w:val="0"/>
                <w:numId w:val="3"/>
              </w:numPr>
              <w:rPr>
                <w:rFonts w:ascii="Calibri" w:hAnsi="Calibri"/>
                <w:i/>
                <w:iCs/>
                <w:color w:val="808080" w:themeColor="background1" w:themeShade="80"/>
                <w:sz w:val="16"/>
                <w:szCs w:val="16"/>
                <w:lang w:val="es-CO"/>
              </w:rPr>
            </w:pPr>
            <w:r w:rsidRPr="16309B63">
              <w:rPr>
                <w:rFonts w:ascii="Calibri" w:hAnsi="Calibri"/>
                <w:sz w:val="18"/>
                <w:szCs w:val="18"/>
                <w:lang w:val="es-CO"/>
              </w:rPr>
              <w:t>Otra ¿Cuál?_______</w:t>
            </w:r>
          </w:p>
          <w:p w:rsidRPr="005D25AB" w:rsidR="00C90A7F" w:rsidP="007C2547" w:rsidRDefault="00C90A7F" w14:paraId="2F77E5FE" w14:textId="77777777">
            <w:pPr>
              <w:pStyle w:val="Sinespaciado"/>
              <w:rPr>
                <w:rFonts w:ascii="Calibri" w:hAnsi="Calibri"/>
                <w:b/>
                <w:i/>
                <w:color w:val="808080" w:themeColor="background1" w:themeShade="80"/>
                <w:sz w:val="16"/>
                <w:szCs w:val="24"/>
                <w:lang w:val="es-CO"/>
              </w:rPr>
            </w:pPr>
          </w:p>
          <w:p w:rsidRPr="00223655" w:rsidR="00C90A7F" w:rsidP="007C2547" w:rsidRDefault="00C90A7F" w14:paraId="25BF1D36" w14:textId="77777777">
            <w:pPr>
              <w:pStyle w:val="Sinespaciado"/>
              <w:rPr>
                <w:rFonts w:ascii="Calibri" w:hAnsi="Calibri"/>
                <w:i/>
                <w:color w:val="808080" w:themeColor="background1" w:themeShade="80"/>
                <w:sz w:val="22"/>
                <w:szCs w:val="24"/>
                <w:lang w:val="es-CO"/>
              </w:rPr>
            </w:pPr>
            <w:r w:rsidRPr="005D25AB">
              <w:rPr>
                <w:rFonts w:ascii="Calibri" w:hAnsi="Calibri"/>
                <w:b/>
                <w:sz w:val="18"/>
                <w:szCs w:val="24"/>
                <w:lang w:val="es-CO"/>
              </w:rPr>
              <w:t xml:space="preserve">Herramientas web externas a la plataforma </w:t>
            </w:r>
            <w:r w:rsidRPr="005D25AB">
              <w:rPr>
                <w:rFonts w:ascii="Calibri" w:hAnsi="Calibri"/>
                <w:b/>
                <w:i/>
                <w:color w:val="808080" w:themeColor="background1" w:themeShade="80"/>
                <w:sz w:val="16"/>
                <w:szCs w:val="24"/>
                <w:lang w:val="es-CO"/>
              </w:rPr>
              <w:t xml:space="preserve">[Puede consultar algunas herramientas en  </w:t>
            </w:r>
            <w:hyperlink w:history="1" r:id="rId45">
              <w:r w:rsidRPr="005D25AB">
                <w:rPr>
                  <w:rStyle w:val="Hipervnculo"/>
                  <w:rFonts w:ascii="Calibri" w:hAnsi="Calibri"/>
                  <w:b/>
                  <w:i/>
                  <w:sz w:val="16"/>
                  <w:szCs w:val="24"/>
                  <w:lang w:val="es-CO"/>
                </w:rPr>
                <w:t>https://h5p.org/h5p/embed/123342</w:t>
              </w:r>
            </w:hyperlink>
            <w:r w:rsidRPr="005D25AB">
              <w:rPr>
                <w:rFonts w:ascii="Calibri" w:hAnsi="Calibri"/>
                <w:b/>
                <w:i/>
                <w:color w:val="808080" w:themeColor="background1" w:themeShade="80"/>
                <w:sz w:val="16"/>
                <w:szCs w:val="24"/>
                <w:lang w:val="es-CO"/>
              </w:rPr>
              <w:t xml:space="preserve">] </w:t>
            </w:r>
            <w:r w:rsidRPr="005D25AB">
              <w:rPr>
                <w:rFonts w:ascii="Calibri" w:hAnsi="Calibri"/>
                <w:sz w:val="18"/>
                <w:szCs w:val="24"/>
                <w:lang w:val="es-CO"/>
              </w:rPr>
              <w:t>Indique si utilizará alguna____________</w:t>
            </w:r>
          </w:p>
        </w:tc>
      </w:tr>
      <w:tr w:rsidRPr="00337FA2" w:rsidR="00C90A7F" w:rsidTr="007C2547" w14:paraId="456EFA3B" w14:textId="77777777">
        <w:tc>
          <w:tcPr>
            <w:tcW w:w="9380" w:type="dxa"/>
            <w:gridSpan w:val="2"/>
          </w:tcPr>
          <w:p w:rsidRPr="00932DAC" w:rsidR="00C90A7F" w:rsidP="007C2547" w:rsidRDefault="00C90A7F" w14:paraId="6B3BD494" w14:textId="77777777">
            <w:pPr>
              <w:pStyle w:val="Sinespaciado"/>
              <w:jc w:val="left"/>
              <w:rPr>
                <w:rFonts w:ascii="Calibri" w:hAnsi="Calibri"/>
                <w:b/>
                <w:color w:val="000000" w:themeColor="text1"/>
                <w:sz w:val="22"/>
                <w:szCs w:val="24"/>
                <w:lang w:val="es-CO"/>
              </w:rPr>
            </w:pPr>
            <w:r w:rsidRPr="00932DAC">
              <w:rPr>
                <w:rFonts w:ascii="Calibri" w:hAnsi="Calibri"/>
                <w:b/>
                <w:color w:val="000000" w:themeColor="text1"/>
                <w:sz w:val="22"/>
                <w:szCs w:val="24"/>
                <w:lang w:val="es-CO"/>
              </w:rPr>
              <w:t>Lecturas complementarias</w:t>
            </w:r>
          </w:p>
          <w:p w:rsidR="00C90A7F" w:rsidP="007C2547" w:rsidRDefault="00C90A7F" w14:paraId="715730D7" w14:textId="77777777">
            <w:pPr>
              <w:pStyle w:val="Sinespaciado"/>
              <w:jc w:val="left"/>
              <w:rPr>
                <w:rFonts w:ascii="Calibri" w:hAnsi="Calibri"/>
                <w:color w:val="000000" w:themeColor="text1"/>
                <w:sz w:val="22"/>
                <w:szCs w:val="24"/>
                <w:lang w:val="es-CO"/>
              </w:rPr>
            </w:pPr>
          </w:p>
          <w:p w:rsidR="00C90A7F" w:rsidP="007C2547" w:rsidRDefault="00C90A7F" w14:paraId="38F9AAB5" w14:textId="77777777">
            <w:pPr>
              <w:pStyle w:val="Sinespaciado"/>
              <w:jc w:val="left"/>
              <w:rPr>
                <w:rFonts w:ascii="Calibri" w:hAnsi="Calibri"/>
                <w:i/>
                <w:color w:val="808080" w:themeColor="background1" w:themeShade="80"/>
                <w:sz w:val="22"/>
                <w:szCs w:val="24"/>
                <w:lang w:val="es-CO"/>
              </w:rPr>
            </w:pPr>
            <w:r w:rsidRPr="00EF3618">
              <w:rPr>
                <w:rFonts w:ascii="Calibri" w:hAnsi="Calibri"/>
                <w:i/>
                <w:color w:val="808080" w:themeColor="background1" w:themeShade="80"/>
                <w:sz w:val="22"/>
                <w:szCs w:val="24"/>
                <w:lang w:val="es-CO"/>
              </w:rPr>
              <w:t xml:space="preserve"> Incluya la lista de referencias</w:t>
            </w:r>
            <w:r>
              <w:rPr>
                <w:rFonts w:ascii="Calibri" w:hAnsi="Calibri"/>
                <w:i/>
                <w:color w:val="808080" w:themeColor="background1" w:themeShade="80"/>
                <w:sz w:val="22"/>
                <w:szCs w:val="24"/>
                <w:lang w:val="es-CO"/>
              </w:rPr>
              <w:t xml:space="preserve"> </w:t>
            </w:r>
            <w:r w:rsidRPr="00EF3618">
              <w:rPr>
                <w:rFonts w:ascii="Calibri" w:hAnsi="Calibri"/>
                <w:i/>
                <w:color w:val="808080" w:themeColor="background1" w:themeShade="80"/>
                <w:sz w:val="22"/>
                <w:szCs w:val="24"/>
                <w:lang w:val="es-CO"/>
              </w:rPr>
              <w:t>en formato de APA</w:t>
            </w:r>
            <w:r>
              <w:rPr>
                <w:rFonts w:ascii="Calibri" w:hAnsi="Calibri"/>
                <w:i/>
                <w:color w:val="808080" w:themeColor="background1" w:themeShade="80"/>
                <w:sz w:val="22"/>
                <w:szCs w:val="24"/>
                <w:lang w:val="es-CO"/>
              </w:rPr>
              <w:t xml:space="preserve"> – Incluir URL de acceso o descarga. Se recomienda revisar si las referencias hacen parte de las bases de datos en línea de la</w:t>
            </w:r>
            <w:r w:rsidRPr="00342C8B">
              <w:rPr>
                <w:rFonts w:ascii="Calibri" w:hAnsi="Calibri"/>
                <w:i/>
                <w:color w:val="808080" w:themeColor="background1" w:themeShade="80"/>
                <w:sz w:val="22"/>
                <w:szCs w:val="24"/>
                <w:lang w:val="es-CO"/>
              </w:rPr>
              <w:t xml:space="preserve"> biblioteca </w:t>
            </w:r>
            <w:r>
              <w:rPr>
                <w:rFonts w:ascii="Calibri" w:hAnsi="Calibri"/>
                <w:i/>
                <w:color w:val="808080" w:themeColor="background1" w:themeShade="80"/>
                <w:sz w:val="22"/>
                <w:szCs w:val="24"/>
                <w:lang w:val="es-CO"/>
              </w:rPr>
              <w:t xml:space="preserve">Unisalle </w:t>
            </w:r>
            <w:hyperlink w:history="1" r:id="rId46">
              <w:r w:rsidRPr="00962AE3">
                <w:rPr>
                  <w:rStyle w:val="Hipervnculo"/>
                  <w:rFonts w:ascii="Calibri" w:hAnsi="Calibri"/>
                  <w:i/>
                  <w:sz w:val="22"/>
                  <w:szCs w:val="24"/>
                  <w:lang w:val="es-CO"/>
                </w:rPr>
                <w:t>https://www.lasalle.edu.co/biblioteca</w:t>
              </w:r>
            </w:hyperlink>
            <w:r>
              <w:rPr>
                <w:rFonts w:ascii="Calibri" w:hAnsi="Calibri"/>
                <w:i/>
                <w:color w:val="808080" w:themeColor="background1" w:themeShade="80"/>
                <w:sz w:val="22"/>
                <w:szCs w:val="24"/>
                <w:lang w:val="es-CO"/>
              </w:rPr>
              <w:t xml:space="preserve"> .  Si no se encuentra, se incluye la URL de acceso o descarga </w:t>
            </w:r>
            <w:r w:rsidRPr="00342C8B">
              <w:rPr>
                <w:rFonts w:ascii="Calibri" w:hAnsi="Calibri"/>
                <w:i/>
                <w:color w:val="808080" w:themeColor="background1" w:themeShade="80"/>
                <w:sz w:val="22"/>
                <w:szCs w:val="24"/>
                <w:lang w:val="es-CO"/>
              </w:rPr>
              <w:t xml:space="preserve">que cumplan con licencia de uso. </w:t>
            </w:r>
          </w:p>
          <w:p w:rsidR="00C90A7F" w:rsidP="007C2547" w:rsidRDefault="00C90A7F" w14:paraId="5D16AC4E" w14:textId="77777777">
            <w:pPr>
              <w:pStyle w:val="Sinespaciado"/>
              <w:jc w:val="left"/>
              <w:rPr>
                <w:rFonts w:ascii="Calibri" w:hAnsi="Calibri"/>
                <w:i/>
                <w:color w:val="808080" w:themeColor="background1" w:themeShade="80"/>
                <w:sz w:val="22"/>
                <w:szCs w:val="24"/>
                <w:lang w:val="es-CO"/>
              </w:rPr>
            </w:pPr>
          </w:p>
          <w:p w:rsidR="00C90A7F" w:rsidP="007C2547" w:rsidRDefault="00C90A7F" w14:paraId="49DD2246" w14:textId="41CED5BE">
            <w:pPr>
              <w:shd w:val="clear" w:color="auto" w:fill="F5F5F5"/>
              <w:spacing w:after="0" w:line="240" w:lineRule="auto"/>
              <w:textAlignment w:val="baseline"/>
              <w:rPr>
                <w:rFonts w:ascii="Helvetica" w:hAnsi="Helvetica" w:eastAsia="Times New Roman" w:cs="Helvetica"/>
                <w:color w:val="333333"/>
                <w:sz w:val="20"/>
                <w:szCs w:val="20"/>
                <w:lang w:val="en-US"/>
              </w:rPr>
            </w:pPr>
            <w:r w:rsidRPr="007C2955">
              <w:rPr>
                <w:rFonts w:ascii="Helvetica" w:hAnsi="Helvetica" w:eastAsia="Times New Roman" w:cs="Helvetica"/>
                <w:color w:val="333333"/>
                <w:sz w:val="20"/>
                <w:szCs w:val="20"/>
                <w:lang w:val="en-US"/>
              </w:rPr>
              <w:t>Referencias</w:t>
            </w:r>
          </w:p>
          <w:p w:rsidRPr="007C2955" w:rsidR="00120C41" w:rsidP="007C2547" w:rsidRDefault="00120C41" w14:paraId="36EAA22E" w14:textId="77777777">
            <w:pPr>
              <w:shd w:val="clear" w:color="auto" w:fill="F5F5F5"/>
              <w:spacing w:after="0" w:line="240" w:lineRule="auto"/>
              <w:textAlignment w:val="baseline"/>
              <w:rPr>
                <w:rFonts w:ascii="Helvetica" w:hAnsi="Helvetica" w:eastAsia="Times New Roman" w:cs="Helvetica"/>
                <w:color w:val="333333"/>
                <w:sz w:val="20"/>
                <w:szCs w:val="20"/>
                <w:lang w:val="en-US"/>
              </w:rPr>
            </w:pPr>
          </w:p>
          <w:p w:rsidR="00AE0896" w:rsidP="00DF49D3" w:rsidRDefault="00AE0896" w14:paraId="74E1CB82" w14:textId="022F03BE">
            <w:pPr>
              <w:pStyle w:val="Ttulo1"/>
              <w:numPr>
                <w:ilvl w:val="0"/>
                <w:numId w:val="31"/>
              </w:numPr>
              <w:shd w:val="clear" w:color="auto" w:fill="FFFFFF"/>
              <w:spacing w:line="300" w:lineRule="atLeast"/>
              <w:textAlignment w:val="baseline"/>
              <w:outlineLvl w:val="0"/>
              <w:rPr>
                <w:rFonts w:ascii="Helvetica" w:hAnsi="Helvetica" w:cs="Helvetica" w:eastAsiaTheme="minorEastAsia"/>
                <w:b w:val="0"/>
                <w:bCs/>
                <w:color w:val="595959"/>
                <w:kern w:val="2"/>
                <w:sz w:val="20"/>
                <w:szCs w:val="20"/>
                <w:shd w:val="clear" w:color="auto" w:fill="F5F5F5"/>
                <w:lang w:val="en-US" w:eastAsia="ko-KR"/>
              </w:rPr>
            </w:pPr>
            <w:r w:rsidRPr="00C27139">
              <w:rPr>
                <w:rFonts w:ascii="Helvetica" w:hAnsi="Helvetica" w:cs="Helvetica" w:eastAsiaTheme="minorEastAsia"/>
                <w:b w:val="0"/>
                <w:bCs/>
                <w:color w:val="595959"/>
                <w:kern w:val="2"/>
                <w:sz w:val="20"/>
                <w:szCs w:val="20"/>
                <w:shd w:val="clear" w:color="auto" w:fill="F5F5F5"/>
                <w:lang w:val="en-US" w:eastAsia="ko-KR"/>
              </w:rPr>
              <w:t>Thomas Nield, 2022. Essential Math for Data Science. O’REILLY</w:t>
            </w:r>
          </w:p>
          <w:p w:rsidR="00DF49D3" w:rsidP="00DF49D3" w:rsidRDefault="00DF49D3" w14:paraId="60AF5328" w14:textId="41161C25">
            <w:pPr>
              <w:rPr>
                <w:lang w:val="en-US" w:eastAsia="ko-KR"/>
              </w:rPr>
            </w:pPr>
          </w:p>
          <w:p w:rsidRPr="00845EA6" w:rsidR="00DF49D3" w:rsidP="00DF49D3" w:rsidRDefault="00DF49D3" w14:paraId="7D957FC6" w14:textId="77777777">
            <w:pPr>
              <w:pStyle w:val="Prrafodelista"/>
              <w:numPr>
                <w:ilvl w:val="0"/>
                <w:numId w:val="28"/>
              </w:numPr>
              <w:rPr>
                <w:lang w:val="es-CO" w:eastAsia="ko-KR"/>
              </w:rPr>
            </w:pPr>
            <w:r w:rsidRPr="00845EA6">
              <w:rPr>
                <w:lang w:val="pt-BR" w:eastAsia="ko-KR"/>
              </w:rPr>
              <w:t>STEWART, J. </w:t>
            </w:r>
            <w:r w:rsidRPr="00845EA6">
              <w:rPr>
                <w:i/>
                <w:iCs/>
                <w:lang w:val="pt-BR" w:eastAsia="ko-KR"/>
              </w:rPr>
              <w:t xml:space="preserve">et </w:t>
            </w:r>
            <w:proofErr w:type="gramStart"/>
            <w:r w:rsidRPr="00845EA6">
              <w:rPr>
                <w:i/>
                <w:iCs/>
                <w:lang w:val="pt-BR" w:eastAsia="ko-KR"/>
              </w:rPr>
              <w:t>al.</w:t>
            </w:r>
            <w:r w:rsidRPr="00845EA6">
              <w:rPr>
                <w:b/>
                <w:bCs/>
                <w:lang w:val="pt-BR" w:eastAsia="ko-KR"/>
              </w:rPr>
              <w:t>Precálculo</w:t>
            </w:r>
            <w:proofErr w:type="gramEnd"/>
            <w:r w:rsidRPr="00845EA6">
              <w:rPr>
                <w:b/>
                <w:bCs/>
                <w:lang w:val="pt-BR" w:eastAsia="ko-KR"/>
              </w:rPr>
              <w:t>. matemáticas para el cálculo</w:t>
            </w:r>
            <w:r w:rsidRPr="00845EA6">
              <w:rPr>
                <w:lang w:val="pt-BR" w:eastAsia="ko-KR"/>
              </w:rPr>
              <w:t>. Sexta edición. </w:t>
            </w:r>
            <w:r w:rsidRPr="00845EA6">
              <w:rPr>
                <w:i/>
                <w:iCs/>
                <w:lang w:val="pt-BR" w:eastAsia="ko-KR"/>
              </w:rPr>
              <w:t>[S. l.: s. n.]</w:t>
            </w:r>
            <w:r w:rsidRPr="00845EA6">
              <w:rPr>
                <w:lang w:val="pt-BR" w:eastAsia="ko-KR"/>
              </w:rPr>
              <w:t xml:space="preserve">. ISBN 9780840068071. Disponível em: https://search.ebscohost.com/login.aspx?direct=true&amp;AuthType=ip,url,uid&amp;db=cat06300a&amp;AN=sibbila.104956&amp;lang=es&amp;site=eds-live. </w:t>
            </w:r>
          </w:p>
          <w:p w:rsidRPr="00845EA6" w:rsidR="00DF49D3" w:rsidP="00DF49D3" w:rsidRDefault="00DF49D3" w14:paraId="6B53BAC0" w14:textId="77777777">
            <w:pPr>
              <w:pStyle w:val="Prrafodelista"/>
              <w:numPr>
                <w:ilvl w:val="0"/>
                <w:numId w:val="28"/>
              </w:numPr>
              <w:rPr>
                <w:lang w:val="es-CO" w:eastAsia="ko-KR"/>
              </w:rPr>
            </w:pPr>
            <w:r w:rsidRPr="00845EA6">
              <w:rPr>
                <w:lang w:val="pt-BR" w:eastAsia="ko-KR"/>
              </w:rPr>
              <w:t>STEWART, J. </w:t>
            </w:r>
            <w:r w:rsidRPr="00845EA6">
              <w:rPr>
                <w:i/>
                <w:iCs/>
                <w:lang w:val="pt-BR" w:eastAsia="ko-KR"/>
              </w:rPr>
              <w:t xml:space="preserve">et </w:t>
            </w:r>
            <w:proofErr w:type="gramStart"/>
            <w:r w:rsidRPr="00845EA6">
              <w:rPr>
                <w:i/>
                <w:iCs/>
                <w:lang w:val="pt-BR" w:eastAsia="ko-KR"/>
              </w:rPr>
              <w:t>al.</w:t>
            </w:r>
            <w:r w:rsidRPr="00845EA6">
              <w:rPr>
                <w:b/>
                <w:bCs/>
                <w:lang w:val="pt-BR" w:eastAsia="ko-KR"/>
              </w:rPr>
              <w:t>Cálculo</w:t>
            </w:r>
            <w:proofErr w:type="gramEnd"/>
            <w:r w:rsidRPr="00845EA6">
              <w:rPr>
                <w:b/>
                <w:bCs/>
                <w:lang w:val="pt-BR" w:eastAsia="ko-KR"/>
              </w:rPr>
              <w:t xml:space="preserve"> de una variable. trascendentes tempranas</w:t>
            </w:r>
            <w:r w:rsidRPr="00845EA6">
              <w:rPr>
                <w:lang w:val="pt-BR" w:eastAsia="ko-KR"/>
              </w:rPr>
              <w:t>. Octava edición. </w:t>
            </w:r>
            <w:r w:rsidRPr="00845EA6">
              <w:rPr>
                <w:i/>
                <w:iCs/>
                <w:lang w:val="pt-BR" w:eastAsia="ko-KR"/>
              </w:rPr>
              <w:t>[S. l.: s. n.]</w:t>
            </w:r>
            <w:r w:rsidRPr="00845EA6">
              <w:rPr>
                <w:lang w:val="pt-BR" w:eastAsia="ko-KR"/>
              </w:rPr>
              <w:t>. ISBN 9786075265506. Disponível em: https://search.ebscohost.com/login.aspx?direct=true&amp;AuthType=ip,url,uid&amp;db=cat06300a&amp;AN=sibbila.139036&amp;lang=es&amp;site=eds-live.</w:t>
            </w:r>
          </w:p>
          <w:p w:rsidRPr="00DF49D3" w:rsidR="00DF49D3" w:rsidP="00DF49D3" w:rsidRDefault="00DF49D3" w14:paraId="08429687" w14:textId="77777777">
            <w:pPr>
              <w:rPr>
                <w:lang w:val="es-CO" w:eastAsia="ko-KR"/>
              </w:rPr>
            </w:pPr>
          </w:p>
          <w:p w:rsidRPr="00DF49D3" w:rsidR="00AE0896" w:rsidP="00120C41" w:rsidRDefault="00AE0896" w14:paraId="3DCA6961" w14:textId="77777777">
            <w:pPr>
              <w:pStyle w:val="Sinespaciado"/>
              <w:jc w:val="left"/>
              <w:rPr>
                <w:rFonts w:ascii="Helvetica" w:hAnsi="Helvetica" w:eastAsia="Times New Roman" w:cs="Helvetica"/>
                <w:b/>
                <w:bCs/>
                <w:color w:val="333333"/>
                <w:kern w:val="0"/>
                <w:szCs w:val="20"/>
                <w:lang w:val="es-CO" w:eastAsia="es-ES"/>
              </w:rPr>
            </w:pPr>
          </w:p>
          <w:p w:rsidRPr="00DF49D3" w:rsidR="00AE0896" w:rsidP="00120C41" w:rsidRDefault="00AE0896" w14:paraId="4E06C5DF" w14:textId="77777777">
            <w:pPr>
              <w:pStyle w:val="Sinespaciado"/>
              <w:jc w:val="left"/>
              <w:rPr>
                <w:rFonts w:ascii="Helvetica" w:hAnsi="Helvetica" w:eastAsia="Times New Roman" w:cs="Helvetica"/>
                <w:b/>
                <w:bCs/>
                <w:color w:val="333333"/>
                <w:kern w:val="0"/>
                <w:szCs w:val="20"/>
                <w:lang w:val="es-CO" w:eastAsia="es-ES"/>
              </w:rPr>
            </w:pPr>
          </w:p>
          <w:p w:rsidR="00C90A7F" w:rsidP="00120C41" w:rsidRDefault="00C90A7F" w14:paraId="07A5BC35" w14:textId="19398096">
            <w:pPr>
              <w:pStyle w:val="Sinespaciado"/>
              <w:jc w:val="left"/>
              <w:rPr>
                <w:rFonts w:ascii="Helvetica" w:hAnsi="Helvetica" w:eastAsia="Times New Roman" w:cs="Helvetica"/>
                <w:color w:val="595959"/>
                <w:szCs w:val="20"/>
              </w:rPr>
            </w:pPr>
            <w:r w:rsidRPr="00120C41">
              <w:rPr>
                <w:rFonts w:ascii="Helvetica" w:hAnsi="Helvetica" w:eastAsia="Times New Roman" w:cs="Helvetica"/>
                <w:b/>
                <w:bCs/>
                <w:color w:val="333333"/>
                <w:kern w:val="0"/>
                <w:szCs w:val="20"/>
                <w:lang w:eastAsia="es-ES"/>
              </w:rPr>
              <w:t>Vince, J. (2019). Calculus for Computer Graphics. [electronic resource] (2nd ed. 2019.).</w:t>
            </w:r>
          </w:p>
          <w:p w:rsidR="00C90A7F" w:rsidP="007C2547" w:rsidRDefault="00000000" w14:paraId="7C31FE83" w14:textId="77777777">
            <w:pPr>
              <w:spacing w:after="0" w:line="240" w:lineRule="auto"/>
              <w:textAlignment w:val="baseline"/>
              <w:rPr>
                <w:rFonts w:ascii="Helvetica" w:hAnsi="Helvetica" w:eastAsia="Times New Roman" w:cs="Helvetica"/>
                <w:color w:val="595959"/>
                <w:sz w:val="20"/>
                <w:szCs w:val="20"/>
                <w:lang w:val="en-US"/>
              </w:rPr>
            </w:pPr>
            <w:hyperlink w:history="1" r:id="rId47">
              <w:r w:rsidRPr="002D219D" w:rsidR="00C90A7F">
                <w:rPr>
                  <w:rStyle w:val="Hipervnculo"/>
                  <w:rFonts w:ascii="Helvetica" w:hAnsi="Helvetica" w:eastAsia="Times New Roman" w:cs="Helvetica"/>
                  <w:sz w:val="20"/>
                  <w:szCs w:val="20"/>
                  <w:lang w:val="en-US"/>
                </w:rPr>
                <w:t>http://hemeroteca.lasalle.edu.co/login?url=https://search.ebscohost.com/login.aspx?direct=true&amp;AuthType=ip,url,uid&amp;db=cat06300a&amp;AN=sibbila.180777&amp;lang=es&amp;site=eds-live</w:t>
              </w:r>
            </w:hyperlink>
          </w:p>
          <w:p w:rsidR="00C90A7F" w:rsidP="007C2547" w:rsidRDefault="00C90A7F" w14:paraId="2E93DD51" w14:textId="77777777">
            <w:pPr>
              <w:spacing w:after="0" w:line="240" w:lineRule="auto"/>
              <w:textAlignment w:val="baseline"/>
              <w:rPr>
                <w:rFonts w:ascii="Helvetica" w:hAnsi="Helvetica" w:eastAsia="Times New Roman" w:cs="Helvetica"/>
                <w:color w:val="595959"/>
                <w:sz w:val="20"/>
                <w:szCs w:val="20"/>
                <w:lang w:val="en-US"/>
              </w:rPr>
            </w:pPr>
          </w:p>
          <w:p w:rsidRPr="007C2955" w:rsidR="00C90A7F" w:rsidP="007C2547" w:rsidRDefault="00C90A7F" w14:paraId="799E45AA" w14:textId="77777777">
            <w:pPr>
              <w:spacing w:after="0" w:line="240" w:lineRule="auto"/>
              <w:textAlignment w:val="baseline"/>
              <w:rPr>
                <w:rFonts w:ascii="Helvetica" w:hAnsi="Helvetica" w:eastAsia="Times New Roman" w:cs="Helvetica"/>
                <w:color w:val="595959"/>
                <w:sz w:val="20"/>
                <w:szCs w:val="20"/>
                <w:lang w:val="en-US"/>
              </w:rPr>
            </w:pPr>
          </w:p>
          <w:p w:rsidRPr="00120C41" w:rsidR="00C90A7F" w:rsidP="007C2547" w:rsidRDefault="00C90A7F" w14:paraId="47E37169" w14:textId="77777777">
            <w:pPr>
              <w:pStyle w:val="Sinespaciado"/>
              <w:jc w:val="left"/>
              <w:rPr>
                <w:rFonts w:ascii="Helvetica" w:hAnsi="Helvetica" w:eastAsia="Times New Roman" w:cs="Helvetica"/>
                <w:b/>
                <w:bCs/>
                <w:color w:val="333333"/>
                <w:kern w:val="0"/>
                <w:szCs w:val="20"/>
                <w:lang w:eastAsia="es-ES"/>
              </w:rPr>
            </w:pPr>
            <w:r w:rsidRPr="00120C41">
              <w:rPr>
                <w:rFonts w:ascii="Helvetica" w:hAnsi="Helvetica" w:eastAsia="Times New Roman" w:cs="Helvetica"/>
                <w:b/>
                <w:bCs/>
                <w:color w:val="333333"/>
                <w:kern w:val="0"/>
                <w:szCs w:val="20"/>
                <w:lang w:eastAsia="es-ES"/>
              </w:rPr>
              <w:t>Vince, J. (2017). Mathematics for Computer Graphics. [electronic resource] (5th ed. 2017.).</w:t>
            </w:r>
          </w:p>
          <w:p w:rsidR="00C90A7F" w:rsidP="007C2547" w:rsidRDefault="00000000" w14:paraId="7B829D49" w14:textId="77777777">
            <w:pPr>
              <w:spacing w:after="0" w:line="240" w:lineRule="auto"/>
              <w:textAlignment w:val="baseline"/>
              <w:rPr>
                <w:rFonts w:ascii="Helvetica" w:hAnsi="Helvetica" w:eastAsia="Times New Roman" w:cs="Helvetica"/>
                <w:color w:val="595959"/>
                <w:sz w:val="20"/>
                <w:szCs w:val="20"/>
                <w:lang w:val="en-US"/>
              </w:rPr>
            </w:pPr>
            <w:hyperlink w:history="1" r:id="rId48">
              <w:r w:rsidRPr="002D219D" w:rsidR="00C90A7F">
                <w:rPr>
                  <w:rStyle w:val="Hipervnculo"/>
                  <w:rFonts w:ascii="Helvetica" w:hAnsi="Helvetica" w:eastAsia="Times New Roman" w:cs="Helvetica"/>
                  <w:sz w:val="20"/>
                  <w:szCs w:val="20"/>
                  <w:lang w:val="en-US"/>
                </w:rPr>
                <w:t>http://hemeroteca.lasalle.edu.co/login?url=https://search.ebscohost.com/login.aspx?direct=true&amp;AuthType=ip,url,uid&amp;db=cat06300a&amp;AN=sibbila.146250&amp;lang=es&amp;site=eds-live</w:t>
              </w:r>
            </w:hyperlink>
          </w:p>
          <w:p w:rsidR="00C90A7F" w:rsidP="007C2547" w:rsidRDefault="00C90A7F" w14:paraId="5CD8F90C" w14:textId="77777777">
            <w:pPr>
              <w:spacing w:after="0" w:line="240" w:lineRule="auto"/>
              <w:textAlignment w:val="baseline"/>
              <w:rPr>
                <w:rFonts w:ascii="Helvetica" w:hAnsi="Helvetica" w:eastAsia="Times New Roman" w:cs="Helvetica"/>
                <w:color w:val="595959"/>
                <w:sz w:val="20"/>
                <w:szCs w:val="20"/>
                <w:lang w:val="en-US"/>
              </w:rPr>
            </w:pPr>
          </w:p>
          <w:p w:rsidR="00C90A7F" w:rsidP="007C2547" w:rsidRDefault="00C90A7F" w14:paraId="0AD72132" w14:textId="7026B9C9">
            <w:pPr>
              <w:pStyle w:val="Sinespaciado"/>
              <w:jc w:val="left"/>
              <w:rPr>
                <w:rFonts w:ascii="Helvetica" w:hAnsi="Helvetica" w:cs="Helvetica"/>
                <w:color w:val="595959"/>
                <w:szCs w:val="20"/>
                <w:shd w:val="clear" w:color="auto" w:fill="F5F5F5"/>
              </w:rPr>
            </w:pPr>
            <w:r w:rsidRPr="00120C41">
              <w:rPr>
                <w:rFonts w:ascii="Helvetica" w:hAnsi="Helvetica" w:eastAsia="Times New Roman" w:cs="Helvetica"/>
                <w:b/>
                <w:bCs/>
                <w:color w:val="333333"/>
                <w:kern w:val="0"/>
                <w:szCs w:val="20"/>
                <w:lang w:eastAsia="es-ES"/>
              </w:rPr>
              <w:t xml:space="preserve">Purcell, Edwin J., and Dale Varberg. </w:t>
            </w:r>
            <w:r w:rsidRPr="005802E0">
              <w:rPr>
                <w:rFonts w:ascii="Helvetica" w:hAnsi="Helvetica" w:eastAsia="Times New Roman" w:cs="Helvetica"/>
                <w:b/>
                <w:bCs/>
                <w:color w:val="333333"/>
                <w:kern w:val="0"/>
                <w:szCs w:val="20"/>
                <w:lang w:val="es-CO" w:eastAsia="es-ES"/>
              </w:rPr>
              <w:t xml:space="preserve">2000. Cálculo Diferencial e Integral. 6ed ed. </w:t>
            </w:r>
            <w:r w:rsidRPr="00120C41">
              <w:rPr>
                <w:rFonts w:ascii="Helvetica" w:hAnsi="Helvetica" w:eastAsia="Times New Roman" w:cs="Helvetica"/>
                <w:b/>
                <w:bCs/>
                <w:color w:val="333333"/>
                <w:kern w:val="0"/>
                <w:szCs w:val="20"/>
                <w:lang w:eastAsia="es-ES"/>
              </w:rPr>
              <w:t>AWLI.</w:t>
            </w:r>
            <w:r>
              <w:rPr>
                <w:rFonts w:ascii="Helvetica" w:hAnsi="Helvetica" w:cs="Helvetica"/>
                <w:color w:val="595959"/>
                <w:szCs w:val="20"/>
                <w:shd w:val="clear" w:color="auto" w:fill="F5F5F5"/>
              </w:rPr>
              <w:t xml:space="preserve"> </w:t>
            </w:r>
            <w:hyperlink w:history="1" r:id="rId49">
              <w:r w:rsidRPr="004E0152" w:rsidR="00120C41">
                <w:rPr>
                  <w:rStyle w:val="Hipervnculo"/>
                  <w:rFonts w:ascii="Helvetica" w:hAnsi="Helvetica" w:cs="Helvetica"/>
                  <w:szCs w:val="20"/>
                  <w:shd w:val="clear" w:color="auto" w:fill="F5F5F5"/>
                </w:rPr>
                <w:t>https://search.ebscohost.com/login.aspx?direct=true&amp;AuthType=ip,url,uid&amp;db=cat06300a&amp;AN=sibbila.23747&amp;lang=es&amp;site=eds-live</w:t>
              </w:r>
            </w:hyperlink>
            <w:r>
              <w:rPr>
                <w:rFonts w:ascii="Helvetica" w:hAnsi="Helvetica" w:cs="Helvetica"/>
                <w:color w:val="595959"/>
                <w:szCs w:val="20"/>
                <w:shd w:val="clear" w:color="auto" w:fill="F5F5F5"/>
              </w:rPr>
              <w:t>.</w:t>
            </w:r>
          </w:p>
          <w:p w:rsidR="00120C41" w:rsidP="007C2547" w:rsidRDefault="00120C41" w14:paraId="0E5F2B7F" w14:textId="18B23B80">
            <w:pPr>
              <w:pStyle w:val="Sinespaciado"/>
              <w:jc w:val="left"/>
              <w:rPr>
                <w:rFonts w:ascii="Helvetica" w:hAnsi="Helvetica" w:cs="Helvetica"/>
                <w:color w:val="595959"/>
                <w:szCs w:val="20"/>
                <w:shd w:val="clear" w:color="auto" w:fill="F5F5F5"/>
              </w:rPr>
            </w:pPr>
          </w:p>
          <w:p w:rsidRPr="0062762A" w:rsidR="00120C41" w:rsidP="00120C41" w:rsidRDefault="00120C41" w14:paraId="2ECC2295" w14:textId="77777777">
            <w:pPr>
              <w:shd w:val="clear" w:color="auto" w:fill="F5F5F5"/>
              <w:spacing w:after="0" w:line="240" w:lineRule="auto"/>
              <w:textAlignment w:val="baseline"/>
              <w:rPr>
                <w:rFonts w:ascii="Helvetica" w:hAnsi="Helvetica" w:eastAsia="Times New Roman" w:cs="Helvetica"/>
                <w:color w:val="333333"/>
                <w:sz w:val="20"/>
                <w:szCs w:val="20"/>
                <w:lang w:val="en-AU"/>
              </w:rPr>
            </w:pPr>
            <w:r w:rsidRPr="0062762A">
              <w:rPr>
                <w:rFonts w:ascii="Helvetica" w:hAnsi="Helvetica" w:eastAsia="Times New Roman" w:cs="Helvetica"/>
                <w:b/>
                <w:bCs/>
                <w:color w:val="333333"/>
                <w:sz w:val="20"/>
                <w:szCs w:val="20"/>
                <w:lang w:val="en-US"/>
              </w:rPr>
              <w:t>Probability and Statistics for Engineers and Scientists (9th ed.) Ronald E. Walpole Raymond H. Myers Sharon L. Myers Keying Ye</w:t>
            </w:r>
          </w:p>
          <w:p w:rsidRPr="0062762A" w:rsidR="00120C41" w:rsidP="00120C41" w:rsidRDefault="00120C41" w14:paraId="68576FB0" w14:textId="77777777">
            <w:pPr>
              <w:shd w:val="clear" w:color="auto" w:fill="F5F5F5"/>
              <w:spacing w:after="0" w:line="240" w:lineRule="auto"/>
              <w:textAlignment w:val="baseline"/>
              <w:rPr>
                <w:rFonts w:ascii="Helvetica" w:hAnsi="Helvetica" w:eastAsia="Times New Roman" w:cs="Helvetica"/>
                <w:color w:val="333333"/>
                <w:sz w:val="20"/>
                <w:szCs w:val="20"/>
                <w:lang w:val="es-CO"/>
              </w:rPr>
            </w:pPr>
            <w:r w:rsidRPr="0062762A">
              <w:rPr>
                <w:rFonts w:ascii="Helvetica" w:hAnsi="Helvetica" w:eastAsia="Times New Roman" w:cs="Helvetica"/>
                <w:color w:val="333333"/>
                <w:sz w:val="20"/>
                <w:szCs w:val="20"/>
                <w:lang w:val="es-CO"/>
              </w:rPr>
              <w:t xml:space="preserve">Puedes consultar </w:t>
            </w:r>
            <w:hyperlink w:history="1" r:id="rId50">
              <w:r w:rsidRPr="0062762A">
                <w:rPr>
                  <w:rStyle w:val="Hipervnculo"/>
                  <w:rFonts w:ascii="Helvetica" w:hAnsi="Helvetica" w:eastAsia="Times New Roman" w:cs="Helvetica"/>
                  <w:sz w:val="20"/>
                  <w:szCs w:val="20"/>
                  <w:lang w:val="es-CO"/>
                </w:rPr>
                <w:t>https://www-jstor-org.hemeroteca.lasalle.edu.co/stable/23339538</w:t>
              </w:r>
            </w:hyperlink>
            <w:r w:rsidRPr="0062762A">
              <w:rPr>
                <w:rFonts w:ascii="Helvetica" w:hAnsi="Helvetica" w:eastAsia="Times New Roman" w:cs="Helvetica"/>
                <w:color w:val="333333"/>
                <w:sz w:val="20"/>
                <w:szCs w:val="20"/>
                <w:lang w:val="es-CO"/>
              </w:rPr>
              <w:t> </w:t>
            </w:r>
          </w:p>
          <w:p w:rsidRPr="00120C41" w:rsidR="00120C41" w:rsidP="007C2547" w:rsidRDefault="00120C41" w14:paraId="08A14B23" w14:textId="77777777">
            <w:pPr>
              <w:pStyle w:val="Sinespaciado"/>
              <w:jc w:val="left"/>
              <w:rPr>
                <w:rFonts w:ascii="Calibri" w:hAnsi="Calibri"/>
                <w:color w:val="808080" w:themeColor="background1" w:themeShade="80"/>
                <w:sz w:val="22"/>
                <w:szCs w:val="24"/>
                <w:lang w:val="es-CO"/>
              </w:rPr>
            </w:pPr>
          </w:p>
          <w:p w:rsidRPr="003C7C81" w:rsidR="00C90A7F" w:rsidP="007C2547" w:rsidRDefault="00000000" w14:paraId="7A213ADA" w14:textId="4F7E2F41">
            <w:pPr>
              <w:pStyle w:val="Sinespaciado"/>
              <w:jc w:val="left"/>
              <w:rPr>
                <w:lang w:val="es-CO"/>
              </w:rPr>
            </w:pPr>
            <w:hyperlink w:history="1" r:id="rId51">
              <w:r w:rsidRPr="005802E0" w:rsidR="005802E0">
                <w:rPr>
                  <w:rStyle w:val="Hipervnculo"/>
                  <w:rFonts w:ascii="Arial" w:hAnsi="Arial" w:cs="Arial"/>
                  <w:color w:val="2288BB"/>
                  <w:szCs w:val="20"/>
                  <w:u w:val="none"/>
                  <w:shd w:val="clear" w:color="auto" w:fill="FFFFFF"/>
                  <w:lang w:val="es-CO"/>
                </w:rPr>
                <w:t>https://cran.r-project.org/web/packages/polynom/polynom.pdf</w:t>
              </w:r>
            </w:hyperlink>
          </w:p>
          <w:p w:rsidRPr="00337FA2" w:rsidR="00C90A7F" w:rsidP="00DE380F" w:rsidRDefault="00C90A7F" w14:paraId="5F0106CE" w14:textId="77777777">
            <w:pPr>
              <w:pStyle w:val="Sinespaciado"/>
              <w:jc w:val="left"/>
              <w:rPr>
                <w:rFonts w:ascii="Calibri" w:hAnsi="Calibri"/>
                <w:i/>
                <w:color w:val="808080" w:themeColor="background1" w:themeShade="80"/>
                <w:sz w:val="22"/>
                <w:szCs w:val="24"/>
                <w:lang w:val="es-CO"/>
              </w:rPr>
            </w:pPr>
          </w:p>
        </w:tc>
      </w:tr>
    </w:tbl>
    <w:p w:rsidRPr="00C90A7F" w:rsidR="003117EC" w:rsidP="002944DF" w:rsidRDefault="003117EC" w14:paraId="667E118D" w14:textId="0D744729">
      <w:pPr>
        <w:pStyle w:val="Sinespaciado"/>
        <w:rPr>
          <w:i/>
          <w:color w:val="A6A6A6" w:themeColor="background1" w:themeShade="A6"/>
          <w:sz w:val="24"/>
          <w:szCs w:val="24"/>
          <w:lang w:val="es-ES_tradnl"/>
        </w:rPr>
      </w:pPr>
    </w:p>
    <w:p w:rsidR="003117EC" w:rsidP="002944DF" w:rsidRDefault="003117EC" w14:paraId="40DAA9D0" w14:textId="1FB17A10">
      <w:pPr>
        <w:pStyle w:val="Sinespaciado"/>
        <w:rPr>
          <w:i/>
          <w:color w:val="A6A6A6" w:themeColor="background1" w:themeShade="A6"/>
          <w:sz w:val="24"/>
          <w:szCs w:val="24"/>
          <w:lang w:val="es-CO"/>
        </w:rPr>
      </w:pPr>
    </w:p>
    <w:p w:rsidR="003117EC" w:rsidP="002944DF" w:rsidRDefault="003117EC" w14:paraId="76A4880F" w14:textId="210495E5">
      <w:pPr>
        <w:pStyle w:val="Sinespaciado"/>
        <w:rPr>
          <w:i/>
          <w:color w:val="A6A6A6" w:themeColor="background1" w:themeShade="A6"/>
          <w:sz w:val="24"/>
          <w:szCs w:val="24"/>
          <w:lang w:val="es-CO"/>
        </w:rPr>
      </w:pPr>
    </w:p>
    <w:p w:rsidR="003117EC" w:rsidP="002944DF" w:rsidRDefault="003117EC" w14:paraId="47F74224" w14:textId="73B131A5">
      <w:pPr>
        <w:pStyle w:val="Sinespaciado"/>
        <w:rPr>
          <w:i/>
          <w:color w:val="A6A6A6" w:themeColor="background1" w:themeShade="A6"/>
          <w:sz w:val="24"/>
          <w:szCs w:val="24"/>
          <w:lang w:val="es-CO"/>
        </w:rPr>
      </w:pPr>
    </w:p>
    <w:p w:rsidRPr="00BE0441" w:rsidR="003117EC" w:rsidP="002944DF" w:rsidRDefault="003117EC" w14:paraId="6FCA8D96" w14:textId="77777777">
      <w:pPr>
        <w:pStyle w:val="Sinespaciado"/>
        <w:rPr>
          <w:i/>
          <w:color w:val="A6A6A6" w:themeColor="background1" w:themeShade="A6"/>
          <w:sz w:val="24"/>
          <w:szCs w:val="24"/>
          <w:lang w:val="es-CO"/>
        </w:rPr>
      </w:pPr>
    </w:p>
    <w:p w:rsidR="00BE0441" w:rsidP="002944DF" w:rsidRDefault="00BE0441" w14:paraId="36A94772" w14:textId="438DC93E">
      <w:pPr>
        <w:pStyle w:val="Sinespaciado"/>
        <w:rPr>
          <w:i/>
          <w:color w:val="A6A6A6" w:themeColor="background1" w:themeShade="A6"/>
          <w:sz w:val="24"/>
          <w:szCs w:val="24"/>
          <w:lang w:val="es-ES_tradnl"/>
        </w:rPr>
      </w:pPr>
    </w:p>
    <w:tbl>
      <w:tblPr>
        <w:tblStyle w:val="Tablaconcuadrcula"/>
        <w:tblW w:w="9380" w:type="dxa"/>
        <w:tblInd w:w="118" w:type="dxa"/>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bottom w:w="57" w:type="dxa"/>
        </w:tblCellMar>
        <w:tblLook w:val="04A0" w:firstRow="1" w:lastRow="0" w:firstColumn="1" w:lastColumn="0" w:noHBand="0" w:noVBand="1"/>
      </w:tblPr>
      <w:tblGrid>
        <w:gridCol w:w="1583"/>
        <w:gridCol w:w="776"/>
        <w:gridCol w:w="7021"/>
      </w:tblGrid>
      <w:tr w:rsidRPr="00FF3F96" w:rsidR="00867052" w:rsidTr="4251143B" w14:paraId="4D7AFDDE" w14:textId="77777777">
        <w:trPr>
          <w:trHeight w:val="305"/>
        </w:trPr>
        <w:tc>
          <w:tcPr>
            <w:tcW w:w="9380" w:type="dxa"/>
            <w:gridSpan w:val="3"/>
            <w:tcBorders>
              <w:top w:val="single" w:color="auto" w:sz="4" w:space="0"/>
              <w:left w:val="single" w:color="auto" w:sz="4" w:space="0"/>
              <w:bottom w:val="single" w:color="auto" w:sz="4" w:space="0"/>
              <w:right w:val="single" w:color="auto" w:sz="4" w:space="0"/>
            </w:tcBorders>
            <w:shd w:val="clear" w:color="auto" w:fill="BFBFBF" w:themeFill="background1" w:themeFillShade="BF"/>
            <w:tcMar/>
          </w:tcPr>
          <w:p w:rsidR="00867052" w:rsidP="008C5AE2" w:rsidRDefault="00867052" w14:paraId="7F219C6C" w14:textId="73E084B2">
            <w:pPr>
              <w:pStyle w:val="Sinespaciado"/>
              <w:jc w:val="center"/>
              <w:rPr>
                <w:rFonts w:ascii="Calibri" w:hAnsi="Calibri"/>
                <w:b/>
                <w:sz w:val="24"/>
                <w:szCs w:val="24"/>
                <w:lang w:val="es-CO"/>
              </w:rPr>
            </w:pPr>
            <w:r>
              <w:rPr>
                <w:rFonts w:ascii="Calibri" w:hAnsi="Calibri"/>
                <w:b/>
                <w:sz w:val="24"/>
                <w:szCs w:val="24"/>
                <w:lang w:val="es-CO"/>
              </w:rPr>
              <w:t xml:space="preserve">UNIDAD DIDÁCTICA 2: </w:t>
            </w:r>
          </w:p>
          <w:p w:rsidRPr="00867052" w:rsidR="00867052" w:rsidP="00867052" w:rsidRDefault="00867052" w14:paraId="477ACF99" w14:textId="1BA1E589">
            <w:pPr>
              <w:widowControl w:val="0"/>
              <w:spacing w:after="120" w:line="240" w:lineRule="auto"/>
              <w:jc w:val="center"/>
              <w:rPr>
                <w:rFonts w:cs="Arial"/>
                <w:i/>
                <w:color w:val="A6A6A6" w:themeColor="background1" w:themeShade="A6"/>
                <w:sz w:val="20"/>
              </w:rPr>
            </w:pPr>
            <w:r w:rsidRPr="00EA631D">
              <w:rPr>
                <w:rFonts w:cstheme="minorHAnsi"/>
                <w:bCs/>
              </w:rPr>
              <w:t>Algebra lineal, sistemas de ecuaciones lineales y aplicaciones en el análisis de datos</w:t>
            </w:r>
            <w:r w:rsidRPr="00E94CB5">
              <w:rPr>
                <w:rFonts w:cstheme="minorHAnsi"/>
                <w:bCs/>
              </w:rPr>
              <w:t>.</w:t>
            </w:r>
          </w:p>
        </w:tc>
      </w:tr>
      <w:tr w:rsidRPr="00421E61" w:rsidR="00867052" w:rsidTr="4251143B" w14:paraId="397FEEA4" w14:textId="77777777">
        <w:tc>
          <w:tcPr>
            <w:tcW w:w="9380" w:type="dxa"/>
            <w:gridSpan w:val="3"/>
            <w:tcBorders>
              <w:top w:val="single" w:color="auto" w:sz="4" w:space="0"/>
              <w:left w:val="single" w:color="auto" w:sz="4" w:space="0"/>
              <w:bottom w:val="single" w:color="auto" w:sz="4" w:space="0"/>
              <w:right w:val="single" w:color="auto" w:sz="4" w:space="0"/>
            </w:tcBorders>
            <w:shd w:val="clear" w:color="auto" w:fill="FFC000" w:themeFill="accent4"/>
            <w:tcMar/>
          </w:tcPr>
          <w:p w:rsidRPr="00421E61" w:rsidR="00867052" w:rsidP="008C5AE2" w:rsidRDefault="00867052" w14:paraId="026A0CF6" w14:textId="77777777">
            <w:pPr>
              <w:pStyle w:val="Sinespaciado"/>
              <w:jc w:val="left"/>
              <w:rPr>
                <w:rFonts w:ascii="Calibri" w:hAnsi="Calibri"/>
                <w:b/>
                <w:color w:val="1F3864" w:themeColor="accent5" w:themeShade="80"/>
                <w:sz w:val="24"/>
                <w:szCs w:val="24"/>
                <w:lang w:val="es-CO"/>
              </w:rPr>
            </w:pPr>
            <w:r w:rsidRPr="00421E61">
              <w:rPr>
                <w:rFonts w:ascii="Calibri" w:hAnsi="Calibri"/>
                <w:b/>
                <w:color w:val="1F3864" w:themeColor="accent5" w:themeShade="80"/>
                <w:sz w:val="24"/>
                <w:szCs w:val="24"/>
                <w:lang w:val="es-CO"/>
              </w:rPr>
              <w:t xml:space="preserve">Descripción general </w:t>
            </w:r>
          </w:p>
        </w:tc>
      </w:tr>
      <w:tr w:rsidRPr="000C11DB" w:rsidR="00867052" w:rsidTr="4251143B" w14:paraId="6B9FB58E" w14:textId="77777777">
        <w:tc>
          <w:tcPr>
            <w:tcW w:w="2359" w:type="dxa"/>
            <w:gridSpan w:val="2"/>
            <w:shd w:val="clear" w:color="auto" w:fill="F2F2F2" w:themeFill="background1" w:themeFillShade="F2"/>
            <w:tcMar/>
          </w:tcPr>
          <w:p w:rsidRPr="00B952AF" w:rsidR="00867052" w:rsidP="008C5AE2" w:rsidRDefault="00867052" w14:paraId="7BF2E909" w14:textId="77777777">
            <w:pPr>
              <w:pStyle w:val="Sinespaciado"/>
              <w:jc w:val="left"/>
              <w:rPr>
                <w:rFonts w:ascii="Calibri" w:hAnsi="Calibri"/>
                <w:sz w:val="24"/>
                <w:szCs w:val="24"/>
                <w:lang w:val="es-CO"/>
              </w:rPr>
            </w:pPr>
            <w:r>
              <w:rPr>
                <w:rFonts w:ascii="Calibri" w:hAnsi="Calibri"/>
                <w:sz w:val="24"/>
                <w:szCs w:val="24"/>
                <w:lang w:val="es-CO"/>
              </w:rPr>
              <w:t>Resumen</w:t>
            </w:r>
          </w:p>
        </w:tc>
        <w:tc>
          <w:tcPr>
            <w:tcW w:w="7021" w:type="dxa"/>
            <w:tcMar/>
          </w:tcPr>
          <w:p w:rsidR="00867052" w:rsidP="008C5AE2" w:rsidRDefault="00867052" w14:paraId="30E2FED9" w14:textId="77777777">
            <w:pPr>
              <w:pStyle w:val="Sinespaciado"/>
              <w:jc w:val="left"/>
              <w:rPr>
                <w:rFonts w:cstheme="minorHAnsi"/>
                <w:color w:val="000000" w:themeColor="text1"/>
                <w:szCs w:val="20"/>
                <w:lang w:val="es-CO" w:eastAsia="es-CO"/>
              </w:rPr>
            </w:pPr>
            <w:r>
              <w:rPr>
                <w:rFonts w:cstheme="minorHAnsi"/>
                <w:color w:val="000000" w:themeColor="text1"/>
                <w:szCs w:val="20"/>
                <w:lang w:val="es-CO" w:eastAsia="es-CO"/>
              </w:rPr>
              <w:t xml:space="preserve">En esta unidad te ofrecemos </w:t>
            </w:r>
          </w:p>
          <w:p w:rsidRPr="00867052" w:rsidR="00867052" w:rsidRDefault="00867052" w14:paraId="0F5798FC" w14:textId="7394D350">
            <w:pPr>
              <w:pStyle w:val="Prrafodelista"/>
              <w:widowControl w:val="0"/>
              <w:numPr>
                <w:ilvl w:val="0"/>
                <w:numId w:val="16"/>
              </w:numPr>
              <w:spacing w:after="120" w:line="240" w:lineRule="auto"/>
              <w:rPr>
                <w:rFonts w:cstheme="minorHAnsi"/>
                <w:color w:val="000000" w:themeColor="text1"/>
                <w:szCs w:val="20"/>
                <w:lang w:val="es-CO" w:eastAsia="es-CO"/>
              </w:rPr>
            </w:pPr>
            <w:r w:rsidRPr="00867052">
              <w:rPr>
                <w:rFonts w:cstheme="minorHAnsi"/>
                <w:color w:val="000000" w:themeColor="text1"/>
                <w:szCs w:val="20"/>
                <w:lang w:val="es-CO" w:eastAsia="es-CO"/>
              </w:rPr>
              <w:t xml:space="preserve">Un marco teórico asociado a los fundamentos del algebra lineal , y los sistemas lineales necesarios  el manejo, modelamiento y estimación de parámetros en  grandes bases de datos.  </w:t>
            </w:r>
          </w:p>
          <w:p w:rsidR="00867052" w:rsidRDefault="00867052" w14:paraId="2E94C055" w14:textId="198DB33C">
            <w:pPr>
              <w:pStyle w:val="Sinespaciado"/>
              <w:numPr>
                <w:ilvl w:val="0"/>
                <w:numId w:val="14"/>
              </w:numPr>
              <w:jc w:val="left"/>
              <w:rPr>
                <w:rFonts w:cstheme="minorHAnsi"/>
                <w:color w:val="000000" w:themeColor="text1"/>
                <w:szCs w:val="20"/>
                <w:lang w:val="es-CO" w:eastAsia="es-CO"/>
              </w:rPr>
            </w:pPr>
            <w:r>
              <w:rPr>
                <w:rFonts w:cstheme="minorHAnsi"/>
                <w:color w:val="000000" w:themeColor="text1"/>
                <w:szCs w:val="20"/>
                <w:lang w:val="es-CO" w:eastAsia="es-CO"/>
              </w:rPr>
              <w:t xml:space="preserve">Instrumentos tecnológicos para validar y aplicar los conceptos </w:t>
            </w:r>
            <w:r w:rsidR="001836CA">
              <w:rPr>
                <w:rFonts w:cstheme="minorHAnsi"/>
                <w:color w:val="000000" w:themeColor="text1"/>
                <w:szCs w:val="20"/>
                <w:lang w:val="es-CO" w:eastAsia="es-CO"/>
              </w:rPr>
              <w:t>de algebra lineal en bases de datos</w:t>
            </w:r>
            <w:r>
              <w:rPr>
                <w:rFonts w:cstheme="minorHAnsi"/>
                <w:color w:val="000000" w:themeColor="text1"/>
                <w:szCs w:val="20"/>
                <w:lang w:val="es-CO" w:eastAsia="es-CO"/>
              </w:rPr>
              <w:t xml:space="preserve"> (software).</w:t>
            </w:r>
          </w:p>
          <w:p w:rsidR="00867052" w:rsidRDefault="00867052" w14:paraId="1BA34CFB" w14:textId="0CFA90C0">
            <w:pPr>
              <w:pStyle w:val="Sinespaciado"/>
              <w:numPr>
                <w:ilvl w:val="0"/>
                <w:numId w:val="14"/>
              </w:numPr>
              <w:jc w:val="left"/>
              <w:rPr>
                <w:rFonts w:cstheme="minorHAnsi"/>
                <w:color w:val="000000" w:themeColor="text1"/>
                <w:szCs w:val="20"/>
                <w:lang w:val="es-CO" w:eastAsia="es-CO"/>
              </w:rPr>
            </w:pPr>
            <w:r>
              <w:rPr>
                <w:rFonts w:cstheme="minorHAnsi"/>
                <w:color w:val="000000" w:themeColor="text1"/>
                <w:szCs w:val="20"/>
                <w:lang w:val="es-CO" w:eastAsia="es-CO"/>
              </w:rPr>
              <w:t xml:space="preserve">Una guía para la resolución de problemas asociados al cálculo </w:t>
            </w:r>
            <w:r w:rsidR="001836CA">
              <w:rPr>
                <w:rFonts w:cstheme="minorHAnsi"/>
                <w:color w:val="000000" w:themeColor="text1"/>
                <w:szCs w:val="20"/>
                <w:lang w:val="es-CO" w:eastAsia="es-CO"/>
              </w:rPr>
              <w:t>matricial y sistemas de ecuaciones aplicables en</w:t>
            </w:r>
            <w:r>
              <w:rPr>
                <w:rFonts w:cstheme="minorHAnsi"/>
                <w:color w:val="000000" w:themeColor="text1"/>
                <w:szCs w:val="20"/>
                <w:lang w:val="es-CO" w:eastAsia="es-CO"/>
              </w:rPr>
              <w:t xml:space="preserve"> análisis de datos</w:t>
            </w:r>
            <w:r w:rsidR="001836CA">
              <w:rPr>
                <w:rFonts w:cstheme="minorHAnsi"/>
                <w:color w:val="000000" w:themeColor="text1"/>
                <w:szCs w:val="20"/>
                <w:lang w:val="es-CO" w:eastAsia="es-CO"/>
              </w:rPr>
              <w:t xml:space="preserve"> asociados a</w:t>
            </w:r>
            <w:r>
              <w:rPr>
                <w:rFonts w:cstheme="minorHAnsi"/>
                <w:color w:val="000000" w:themeColor="text1"/>
                <w:szCs w:val="20"/>
                <w:lang w:val="es-CO" w:eastAsia="es-CO"/>
              </w:rPr>
              <w:t xml:space="preserve"> diversas áreas de conocimiento</w:t>
            </w:r>
            <w:r w:rsidRPr="000C11DB">
              <w:rPr>
                <w:rFonts w:cstheme="minorHAnsi"/>
                <w:color w:val="000000" w:themeColor="text1"/>
                <w:szCs w:val="20"/>
                <w:lang w:val="es-CO" w:eastAsia="es-CO"/>
              </w:rPr>
              <w:t xml:space="preserve">. </w:t>
            </w:r>
          </w:p>
          <w:p w:rsidRPr="000C11DB" w:rsidR="00867052" w:rsidP="008C5AE2" w:rsidRDefault="00867052" w14:paraId="62CCF353" w14:textId="77777777">
            <w:pPr>
              <w:pStyle w:val="Sinespaciado"/>
              <w:ind w:left="360"/>
              <w:rPr>
                <w:rFonts w:ascii="Calibri" w:hAnsi="Calibri"/>
                <w:i/>
                <w:color w:val="808080" w:themeColor="background1" w:themeShade="80"/>
                <w:sz w:val="22"/>
                <w:szCs w:val="24"/>
                <w:lang w:val="es-CO"/>
              </w:rPr>
            </w:pPr>
          </w:p>
        </w:tc>
      </w:tr>
      <w:tr w:rsidRPr="00A32074" w:rsidR="00867052" w:rsidTr="4251143B" w14:paraId="4C6A2341" w14:textId="77777777">
        <w:tc>
          <w:tcPr>
            <w:tcW w:w="2359" w:type="dxa"/>
            <w:gridSpan w:val="2"/>
            <w:shd w:val="clear" w:color="auto" w:fill="F2F2F2" w:themeFill="background1" w:themeFillShade="F2"/>
            <w:tcMar/>
          </w:tcPr>
          <w:p w:rsidR="00867052" w:rsidP="008C5AE2" w:rsidRDefault="00867052" w14:paraId="6904F2D5" w14:textId="77777777">
            <w:pPr>
              <w:pStyle w:val="Sinespaciado"/>
              <w:jc w:val="left"/>
              <w:rPr>
                <w:rFonts w:ascii="Calibri" w:hAnsi="Calibri"/>
                <w:sz w:val="24"/>
                <w:szCs w:val="24"/>
                <w:lang w:val="es-CO"/>
              </w:rPr>
            </w:pPr>
            <w:r>
              <w:rPr>
                <w:rFonts w:ascii="Calibri" w:hAnsi="Calibri"/>
                <w:sz w:val="24"/>
                <w:szCs w:val="24"/>
                <w:lang w:val="es-CO"/>
              </w:rPr>
              <w:t>Preguntas orientadoras</w:t>
            </w:r>
          </w:p>
        </w:tc>
        <w:tc>
          <w:tcPr>
            <w:tcW w:w="7021" w:type="dxa"/>
            <w:tcMar/>
          </w:tcPr>
          <w:p w:rsidRPr="006C5AD2" w:rsidR="00867052" w:rsidP="4251143B" w:rsidRDefault="00867052" w14:paraId="7DE4C518" w14:textId="2C051326">
            <w:pPr>
              <w:pStyle w:val="Sinespaciado"/>
              <w:jc w:val="left"/>
              <w:rPr>
                <w:rFonts w:cs="Arial"/>
                <w:i w:val="1"/>
                <w:iCs w:val="1"/>
                <w:lang w:val="en-US"/>
              </w:rPr>
            </w:pPr>
            <w:r w:rsidRPr="4251143B" w:rsidR="00867052">
              <w:rPr>
                <w:rFonts w:cs="Arial"/>
                <w:i w:val="1"/>
                <w:iCs w:val="1"/>
                <w:lang w:val="en-US"/>
              </w:rPr>
              <w:t>¿</w:t>
            </w:r>
            <w:r w:rsidRPr="4251143B" w:rsidR="00A64430">
              <w:rPr>
                <w:rFonts w:cs="Arial"/>
                <w:i w:val="1"/>
                <w:iCs w:val="1"/>
                <w:lang w:val="en-US"/>
              </w:rPr>
              <w:t>S</w:t>
            </w:r>
            <w:r w:rsidRPr="4251143B" w:rsidR="00867052">
              <w:rPr>
                <w:rFonts w:cs="Arial"/>
                <w:i w:val="1"/>
                <w:iCs w:val="1"/>
                <w:lang w:val="en-US"/>
              </w:rPr>
              <w:t>abes cómo se</w:t>
            </w:r>
            <w:r w:rsidRPr="4251143B" w:rsidR="00867052">
              <w:rPr>
                <w:rFonts w:cs="Arial"/>
                <w:i w:val="1"/>
                <w:iCs w:val="1"/>
                <w:lang w:val="en-US"/>
              </w:rPr>
              <w:t xml:space="preserve"> representa </w:t>
            </w:r>
            <w:r w:rsidRPr="4251143B" w:rsidR="00D84E64">
              <w:rPr>
                <w:rFonts w:cs="Arial"/>
                <w:i w:val="1"/>
                <w:iCs w:val="1"/>
                <w:lang w:val="en-US"/>
              </w:rPr>
              <w:t>una base de datos en forma matricial</w:t>
            </w:r>
            <w:r w:rsidRPr="4251143B" w:rsidR="00867052">
              <w:rPr>
                <w:rFonts w:cs="Arial"/>
                <w:i w:val="1"/>
                <w:iCs w:val="1"/>
                <w:lang w:val="en-US"/>
              </w:rPr>
              <w:t>? ¿</w:t>
            </w:r>
            <w:r w:rsidRPr="4251143B" w:rsidR="00867052">
              <w:rPr>
                <w:rFonts w:cs="Arial"/>
                <w:i w:val="1"/>
                <w:iCs w:val="1"/>
                <w:lang w:val="en-US"/>
              </w:rPr>
              <w:t>Deseas interpretar</w:t>
            </w:r>
            <w:r w:rsidRPr="4251143B" w:rsidR="006C5AD2">
              <w:rPr>
                <w:rFonts w:cs="Arial"/>
                <w:i w:val="1"/>
                <w:iCs w:val="1"/>
                <w:lang w:val="en-US"/>
              </w:rPr>
              <w:t>,</w:t>
            </w:r>
            <w:r w:rsidRPr="4251143B" w:rsidR="00867052">
              <w:rPr>
                <w:rFonts w:cs="Arial"/>
                <w:i w:val="1"/>
                <w:iCs w:val="1"/>
                <w:lang w:val="en-US"/>
              </w:rPr>
              <w:t xml:space="preserve"> describir conjuntos</w:t>
            </w:r>
            <w:r w:rsidRPr="4251143B" w:rsidR="006C5AD2">
              <w:rPr>
                <w:rFonts w:cs="Arial"/>
                <w:i w:val="1"/>
                <w:iCs w:val="1"/>
                <w:lang w:val="en-US"/>
              </w:rPr>
              <w:t xml:space="preserve"> y encontrar soluciones de</w:t>
            </w:r>
            <w:r w:rsidRPr="4251143B" w:rsidR="00867052">
              <w:rPr>
                <w:rFonts w:cs="Arial"/>
                <w:i w:val="1"/>
                <w:iCs w:val="1"/>
                <w:lang w:val="en-US"/>
              </w:rPr>
              <w:t xml:space="preserve"> datos formalmente, a partir de </w:t>
            </w:r>
            <w:r w:rsidRPr="4251143B" w:rsidR="006C5AD2">
              <w:rPr>
                <w:rFonts w:cs="Arial"/>
                <w:i w:val="1"/>
                <w:iCs w:val="1"/>
                <w:lang w:val="en-US"/>
              </w:rPr>
              <w:t>sistemas de ecuaciones lineales</w:t>
            </w:r>
            <w:r w:rsidRPr="4251143B" w:rsidR="00867052">
              <w:rPr>
                <w:rFonts w:cs="Arial"/>
                <w:i w:val="1"/>
                <w:iCs w:val="1"/>
                <w:lang w:val="en-US"/>
              </w:rPr>
              <w:t>? ¿</w:t>
            </w:r>
            <w:r w:rsidRPr="4251143B" w:rsidR="00A64430">
              <w:rPr>
                <w:rFonts w:cs="Arial"/>
                <w:i w:val="1"/>
                <w:iCs w:val="1"/>
                <w:lang w:val="en-US"/>
              </w:rPr>
              <w:t>V</w:t>
            </w:r>
            <w:r w:rsidRPr="4251143B" w:rsidR="00867052">
              <w:rPr>
                <w:rFonts w:cs="Arial"/>
                <w:i w:val="1"/>
                <w:iCs w:val="1"/>
                <w:lang w:val="en-US"/>
              </w:rPr>
              <w:t xml:space="preserve">as a aplicar los conceptos y propiedades del </w:t>
            </w:r>
            <w:r w:rsidRPr="4251143B" w:rsidR="00867052">
              <w:rPr>
                <w:rFonts w:cs="Arial"/>
                <w:i w:val="1"/>
                <w:iCs w:val="1"/>
                <w:lang w:val="en-US"/>
              </w:rPr>
              <w:t>cálculo</w:t>
            </w:r>
            <w:r w:rsidRPr="4251143B" w:rsidR="00867052">
              <w:rPr>
                <w:rFonts w:cs="Arial"/>
                <w:i w:val="1"/>
                <w:iCs w:val="1"/>
                <w:lang w:val="en-US"/>
              </w:rPr>
              <w:t xml:space="preserve"> </w:t>
            </w:r>
            <w:r w:rsidRPr="4251143B" w:rsidR="006C5AD2">
              <w:rPr>
                <w:rFonts w:cs="Arial"/>
                <w:i w:val="1"/>
                <w:iCs w:val="1"/>
                <w:lang w:val="en-US"/>
              </w:rPr>
              <w:t xml:space="preserve">matricial y sistemas de ecuaciones </w:t>
            </w:r>
            <w:r w:rsidRPr="4251143B" w:rsidR="00E43793">
              <w:rPr>
                <w:rFonts w:cs="Arial"/>
                <w:i w:val="1"/>
                <w:iCs w:val="1"/>
                <w:lang w:val="en-US"/>
              </w:rPr>
              <w:t>para diseñar</w:t>
            </w:r>
            <w:r w:rsidRPr="4251143B" w:rsidR="00867052">
              <w:rPr>
                <w:rFonts w:cs="Arial"/>
                <w:i w:val="1"/>
                <w:iCs w:val="1"/>
                <w:lang w:val="en-US"/>
              </w:rPr>
              <w:t xml:space="preserve"> modelos</w:t>
            </w:r>
            <w:r w:rsidRPr="4251143B" w:rsidR="00E43793">
              <w:rPr>
                <w:rFonts w:cs="Arial"/>
                <w:i w:val="1"/>
                <w:iCs w:val="1"/>
                <w:lang w:val="en-US"/>
              </w:rPr>
              <w:t xml:space="preserve"> </w:t>
            </w:r>
            <w:r w:rsidRPr="4251143B" w:rsidR="00E43793">
              <w:rPr>
                <w:rFonts w:cs="Arial"/>
                <w:i w:val="1"/>
                <w:iCs w:val="1"/>
                <w:lang w:val="en-US"/>
              </w:rPr>
              <w:t>mu</w:t>
            </w:r>
            <w:r w:rsidRPr="4251143B" w:rsidR="00E43793">
              <w:rPr>
                <w:rFonts w:cs="Arial"/>
                <w:i w:val="1"/>
                <w:iCs w:val="1"/>
                <w:lang w:val="en-US"/>
              </w:rPr>
              <w:t>l</w:t>
            </w:r>
            <w:r w:rsidRPr="4251143B" w:rsidR="00E43793">
              <w:rPr>
                <w:rFonts w:cs="Arial"/>
                <w:i w:val="1"/>
                <w:iCs w:val="1"/>
                <w:lang w:val="en-US"/>
              </w:rPr>
              <w:t>t</w:t>
            </w:r>
            <w:r w:rsidRPr="4251143B" w:rsidR="00E43793">
              <w:rPr>
                <w:rFonts w:cs="Arial"/>
                <w:i w:val="1"/>
                <w:iCs w:val="1"/>
                <w:lang w:val="en-US"/>
              </w:rPr>
              <w:t>i</w:t>
            </w:r>
            <w:r w:rsidRPr="4251143B" w:rsidR="00E43793">
              <w:rPr>
                <w:rFonts w:cs="Arial"/>
                <w:i w:val="1"/>
                <w:iCs w:val="1"/>
                <w:lang w:val="en-US"/>
              </w:rPr>
              <w:t>v</w:t>
            </w:r>
            <w:r w:rsidRPr="4251143B" w:rsidR="00E43793">
              <w:rPr>
                <w:rFonts w:cs="Arial"/>
                <w:i w:val="1"/>
                <w:iCs w:val="1"/>
                <w:lang w:val="en-US"/>
              </w:rPr>
              <w:t>a</w:t>
            </w:r>
            <w:r w:rsidRPr="4251143B" w:rsidR="00E43793">
              <w:rPr>
                <w:rFonts w:cs="Arial"/>
                <w:i w:val="1"/>
                <w:iCs w:val="1"/>
                <w:lang w:val="en-US"/>
              </w:rPr>
              <w:t>r</w:t>
            </w:r>
            <w:r w:rsidRPr="4251143B" w:rsidR="00E43793">
              <w:rPr>
                <w:rFonts w:cs="Arial"/>
                <w:i w:val="1"/>
                <w:iCs w:val="1"/>
                <w:lang w:val="en-US"/>
              </w:rPr>
              <w:t>i</w:t>
            </w:r>
            <w:r w:rsidRPr="4251143B" w:rsidR="00E43793">
              <w:rPr>
                <w:rFonts w:cs="Arial"/>
                <w:i w:val="1"/>
                <w:iCs w:val="1"/>
                <w:lang w:val="en-US"/>
              </w:rPr>
              <w:t>a</w:t>
            </w:r>
            <w:r w:rsidRPr="4251143B" w:rsidR="00E43793">
              <w:rPr>
                <w:rFonts w:cs="Arial"/>
                <w:i w:val="1"/>
                <w:iCs w:val="1"/>
                <w:lang w:val="en-US"/>
              </w:rPr>
              <w:t>d</w:t>
            </w:r>
            <w:r w:rsidRPr="4251143B" w:rsidR="00E43793">
              <w:rPr>
                <w:rFonts w:cs="Arial"/>
                <w:i w:val="1"/>
                <w:iCs w:val="1"/>
                <w:lang w:val="en-US"/>
              </w:rPr>
              <w:t>o</w:t>
            </w:r>
            <w:r w:rsidRPr="4251143B" w:rsidR="00E43793">
              <w:rPr>
                <w:rFonts w:cs="Arial"/>
                <w:i w:val="1"/>
                <w:iCs w:val="1"/>
                <w:lang w:val="en-US"/>
              </w:rPr>
              <w:t>s</w:t>
            </w:r>
            <w:r w:rsidRPr="4251143B" w:rsidR="006C5AD2">
              <w:rPr>
                <w:rFonts w:cs="Arial"/>
                <w:i w:val="1"/>
                <w:iCs w:val="1"/>
                <w:lang w:val="en-US"/>
              </w:rPr>
              <w:t xml:space="preserve"> asociados a grandes bases de datos</w:t>
            </w:r>
            <w:r w:rsidRPr="4251143B" w:rsidR="00867052">
              <w:rPr>
                <w:rFonts w:cs="Arial"/>
                <w:i w:val="1"/>
                <w:iCs w:val="1"/>
                <w:lang w:val="en-US"/>
              </w:rPr>
              <w:t xml:space="preserve">? </w:t>
            </w:r>
            <w:r w:rsidRPr="4251143B" w:rsidR="00867052">
              <w:rPr>
                <w:rFonts w:cs="Arial"/>
                <w:i w:val="1"/>
                <w:iCs w:val="1"/>
                <w:lang w:val="en-US"/>
              </w:rPr>
              <w:t xml:space="preserve"> </w:t>
            </w:r>
          </w:p>
        </w:tc>
      </w:tr>
      <w:tr w:rsidRPr="00421E61" w:rsidR="00867052" w:rsidTr="4251143B" w14:paraId="42C1A2A5" w14:textId="77777777">
        <w:tc>
          <w:tcPr>
            <w:tcW w:w="9380" w:type="dxa"/>
            <w:gridSpan w:val="3"/>
            <w:shd w:val="clear" w:color="auto" w:fill="FFC000" w:themeFill="accent4"/>
            <w:tcMar/>
          </w:tcPr>
          <w:p w:rsidRPr="00421E61" w:rsidR="00867052" w:rsidP="008C5AE2" w:rsidRDefault="00867052" w14:paraId="1ED74012" w14:textId="77777777">
            <w:pPr>
              <w:pStyle w:val="Sinespaciado"/>
              <w:jc w:val="left"/>
              <w:rPr>
                <w:rFonts w:ascii="Calibri" w:hAnsi="Calibri"/>
                <w:b/>
                <w:color w:val="1F3864" w:themeColor="accent5" w:themeShade="80"/>
                <w:sz w:val="24"/>
                <w:szCs w:val="24"/>
                <w:lang w:val="es-CO"/>
              </w:rPr>
            </w:pPr>
            <w:r w:rsidRPr="00421E61">
              <w:rPr>
                <w:rFonts w:ascii="Calibri" w:hAnsi="Calibri"/>
                <w:b/>
                <w:color w:val="1F3864" w:themeColor="accent5" w:themeShade="80"/>
                <w:sz w:val="24"/>
                <w:szCs w:val="24"/>
                <w:lang w:val="es-CO"/>
              </w:rPr>
              <w:t>Detalles de la Unidad</w:t>
            </w:r>
          </w:p>
        </w:tc>
      </w:tr>
      <w:tr w:rsidR="00867052" w:rsidTr="4251143B" w14:paraId="3C6966DD" w14:textId="77777777">
        <w:tc>
          <w:tcPr>
            <w:tcW w:w="9380" w:type="dxa"/>
            <w:gridSpan w:val="3"/>
            <w:shd w:val="clear" w:color="auto" w:fill="auto"/>
            <w:tcMar/>
          </w:tcPr>
          <w:p w:rsidR="00867052" w:rsidP="008C5AE2" w:rsidRDefault="00867052" w14:paraId="19895EF3" w14:textId="77777777">
            <w:pPr>
              <w:pStyle w:val="NormalWeb"/>
              <w:spacing w:before="0" w:beforeAutospacing="0" w:after="0" w:afterAutospacing="0"/>
              <w:rPr>
                <w:rStyle w:val="nfasis"/>
                <w:rFonts w:ascii="Calibri" w:hAnsi="Calibri" w:cs="Calibri" w:eastAsiaTheme="minorEastAsia"/>
                <w:i w:val="0"/>
                <w:iCs w:val="0"/>
                <w:color w:val="000000"/>
                <w:kern w:val="2"/>
                <w:sz w:val="20"/>
                <w:lang w:eastAsia="ko-KR"/>
              </w:rPr>
            </w:pPr>
          </w:p>
          <w:p w:rsidRPr="00B0333E" w:rsidR="00C36C04" w:rsidP="00C36C04" w:rsidRDefault="00C36C04" w14:paraId="38F0243D" w14:textId="77777777">
            <w:pPr>
              <w:widowControl w:val="0"/>
              <w:spacing w:after="120" w:line="240" w:lineRule="auto"/>
              <w:rPr>
                <w:rFonts w:cs="Arial"/>
                <w:b/>
                <w:bCs/>
                <w:i/>
                <w:iCs/>
                <w:sz w:val="20"/>
              </w:rPr>
            </w:pPr>
            <w:r>
              <w:rPr>
                <w:rFonts w:cs="Arial"/>
                <w:b/>
                <w:i/>
                <w:iCs/>
                <w:sz w:val="20"/>
              </w:rPr>
              <w:t>Vectores, transformaciones lineales y Algebra matricial</w:t>
            </w:r>
          </w:p>
          <w:p w:rsidR="00C36C04" w:rsidP="00C36C04" w:rsidRDefault="00C36C04" w14:paraId="6FAB15D1" w14:textId="77777777">
            <w:pPr>
              <w:spacing w:after="0" w:line="240" w:lineRule="auto"/>
              <w:jc w:val="both"/>
              <w:rPr>
                <w:rFonts w:cstheme="minorHAnsi"/>
                <w:bCs/>
              </w:rPr>
            </w:pPr>
          </w:p>
          <w:p w:rsidR="00C36C04" w:rsidP="00C36C04" w:rsidRDefault="00C36C04" w14:paraId="1170F514" w14:textId="77777777">
            <w:pPr>
              <w:spacing w:after="0" w:line="240" w:lineRule="auto"/>
              <w:jc w:val="both"/>
              <w:rPr>
                <w:rFonts w:cstheme="minorHAnsi"/>
                <w:bCs/>
              </w:rPr>
            </w:pPr>
            <w:r>
              <w:rPr>
                <w:rFonts w:cstheme="minorHAnsi"/>
                <w:bCs/>
              </w:rPr>
              <w:t>2.1</w:t>
            </w:r>
            <w:r w:rsidRPr="00D04704">
              <w:rPr>
                <w:rFonts w:cstheme="minorHAnsi"/>
                <w:bCs/>
              </w:rPr>
              <w:t>. Vectores: adición y combinación de vectores, vector escala, intervalo y dependencia lineal.</w:t>
            </w:r>
          </w:p>
          <w:p w:rsidR="00C36C04" w:rsidP="00C36C04" w:rsidRDefault="00C36C04" w14:paraId="3576C760" w14:textId="77777777">
            <w:pPr>
              <w:spacing w:after="0" w:line="240" w:lineRule="auto"/>
              <w:jc w:val="both"/>
              <w:rPr>
                <w:rFonts w:cstheme="minorHAnsi"/>
                <w:bCs/>
              </w:rPr>
            </w:pPr>
            <w:r>
              <w:rPr>
                <w:rFonts w:cstheme="minorHAnsi"/>
                <w:bCs/>
              </w:rPr>
              <w:t xml:space="preserve">2.2. </w:t>
            </w:r>
            <w:r w:rsidRPr="00D04704">
              <w:rPr>
                <w:rFonts w:cstheme="minorHAnsi"/>
                <w:bCs/>
              </w:rPr>
              <w:t>Transformaciones lineales: vector base.</w:t>
            </w:r>
          </w:p>
          <w:p w:rsidRPr="00D04704" w:rsidR="00C36C04" w:rsidP="00C36C04" w:rsidRDefault="00C36C04" w14:paraId="28CB6FD0" w14:textId="77777777">
            <w:pPr>
              <w:spacing w:after="0" w:line="240" w:lineRule="auto"/>
              <w:jc w:val="both"/>
              <w:rPr>
                <w:rFonts w:cstheme="minorHAnsi"/>
                <w:bCs/>
              </w:rPr>
            </w:pPr>
            <w:r>
              <w:rPr>
                <w:rFonts w:cstheme="minorHAnsi"/>
                <w:bCs/>
              </w:rPr>
              <w:t xml:space="preserve">2.3 </w:t>
            </w:r>
            <w:r w:rsidRPr="00D04704">
              <w:rPr>
                <w:rFonts w:cstheme="minorHAnsi"/>
                <w:bCs/>
              </w:rPr>
              <w:t>Multiplicación de vectores y matrices</w:t>
            </w:r>
          </w:p>
          <w:p w:rsidR="00C36C04" w:rsidRDefault="00C36C04" w14:paraId="1F8D5269" w14:textId="77777777">
            <w:pPr>
              <w:pStyle w:val="Prrafodelista"/>
              <w:numPr>
                <w:ilvl w:val="1"/>
                <w:numId w:val="13"/>
              </w:numPr>
              <w:spacing w:after="0" w:line="240" w:lineRule="auto"/>
              <w:jc w:val="both"/>
              <w:rPr>
                <w:rFonts w:cstheme="minorHAnsi"/>
                <w:bCs/>
              </w:rPr>
            </w:pPr>
            <w:r w:rsidRPr="00D04704">
              <w:rPr>
                <w:rFonts w:cstheme="minorHAnsi"/>
                <w:bCs/>
              </w:rPr>
              <w:t xml:space="preserve">Determinantes </w:t>
            </w:r>
          </w:p>
          <w:p w:rsidR="00C36C04" w:rsidRDefault="00C36C04" w14:paraId="0B9F4370" w14:textId="77777777">
            <w:pPr>
              <w:pStyle w:val="Prrafodelista"/>
              <w:numPr>
                <w:ilvl w:val="1"/>
                <w:numId w:val="13"/>
              </w:numPr>
              <w:spacing w:after="0" w:line="240" w:lineRule="auto"/>
              <w:jc w:val="both"/>
              <w:rPr>
                <w:rFonts w:cstheme="minorHAnsi"/>
                <w:bCs/>
              </w:rPr>
            </w:pPr>
            <w:r w:rsidRPr="00D04704">
              <w:rPr>
                <w:rFonts w:cstheme="minorHAnsi"/>
                <w:bCs/>
              </w:rPr>
              <w:t>Tipos de matrices (identidad, inversa, diagonal, triangular y dispersa)</w:t>
            </w:r>
          </w:p>
          <w:p w:rsidR="00C36C04" w:rsidP="00C36C04" w:rsidRDefault="00C36C04" w14:paraId="77EAE97D" w14:textId="77777777">
            <w:pPr>
              <w:spacing w:after="0" w:line="240" w:lineRule="auto"/>
              <w:jc w:val="both"/>
              <w:rPr>
                <w:rFonts w:cstheme="minorHAnsi"/>
                <w:bCs/>
              </w:rPr>
            </w:pPr>
          </w:p>
          <w:p w:rsidRPr="00B0333E" w:rsidR="00C36C04" w:rsidP="00C36C04" w:rsidRDefault="00C36C04" w14:paraId="0A0C5D65" w14:textId="77777777">
            <w:pPr>
              <w:widowControl w:val="0"/>
              <w:spacing w:after="120" w:line="240" w:lineRule="auto"/>
              <w:rPr>
                <w:rFonts w:cs="Arial"/>
                <w:b/>
                <w:bCs/>
                <w:i/>
                <w:iCs/>
                <w:sz w:val="20"/>
              </w:rPr>
            </w:pPr>
            <w:r>
              <w:rPr>
                <w:rFonts w:cs="Arial"/>
                <w:b/>
                <w:i/>
                <w:iCs/>
                <w:sz w:val="20"/>
              </w:rPr>
              <w:t xml:space="preserve">Sistemas de ecuaciones lineales y aplicaciones en análisis de datos </w:t>
            </w:r>
          </w:p>
          <w:p w:rsidRPr="005443F5" w:rsidR="00C36C04" w:rsidP="00C36C04" w:rsidRDefault="00C36C04" w14:paraId="17679E45" w14:textId="77777777">
            <w:pPr>
              <w:spacing w:after="0" w:line="240" w:lineRule="auto"/>
              <w:jc w:val="both"/>
              <w:rPr>
                <w:rFonts w:cstheme="minorHAnsi"/>
                <w:bCs/>
              </w:rPr>
            </w:pPr>
          </w:p>
          <w:p w:rsidR="00C36C04" w:rsidRDefault="00C36C04" w14:paraId="7D2F87D7" w14:textId="77777777">
            <w:pPr>
              <w:pStyle w:val="Prrafodelista"/>
              <w:numPr>
                <w:ilvl w:val="1"/>
                <w:numId w:val="13"/>
              </w:numPr>
              <w:spacing w:after="0" w:line="240" w:lineRule="auto"/>
              <w:jc w:val="both"/>
              <w:rPr>
                <w:rFonts w:cstheme="minorHAnsi"/>
                <w:bCs/>
              </w:rPr>
            </w:pPr>
            <w:r w:rsidRPr="00D04704">
              <w:rPr>
                <w:rFonts w:cstheme="minorHAnsi"/>
                <w:bCs/>
              </w:rPr>
              <w:t xml:space="preserve">Sistemas de ecuaciones lineales </w:t>
            </w:r>
          </w:p>
          <w:p w:rsidR="00C36C04" w:rsidRDefault="00C36C04" w14:paraId="237B4DF3" w14:textId="77777777">
            <w:pPr>
              <w:pStyle w:val="Prrafodelista"/>
              <w:numPr>
                <w:ilvl w:val="1"/>
                <w:numId w:val="13"/>
              </w:numPr>
              <w:spacing w:after="0" w:line="240" w:lineRule="auto"/>
              <w:jc w:val="both"/>
              <w:rPr>
                <w:rFonts w:cstheme="minorHAnsi"/>
                <w:bCs/>
              </w:rPr>
            </w:pPr>
            <w:r w:rsidRPr="00D04704">
              <w:rPr>
                <w:rFonts w:cstheme="minorHAnsi"/>
                <w:bCs/>
              </w:rPr>
              <w:t>Valores y vectores propios</w:t>
            </w:r>
          </w:p>
          <w:p w:rsidRPr="00D04704" w:rsidR="00C36C04" w:rsidRDefault="00C36C04" w14:paraId="4C6A2D15" w14:textId="77777777">
            <w:pPr>
              <w:pStyle w:val="Prrafodelista"/>
              <w:numPr>
                <w:ilvl w:val="1"/>
                <w:numId w:val="13"/>
              </w:numPr>
              <w:spacing w:after="0" w:line="240" w:lineRule="auto"/>
              <w:jc w:val="both"/>
              <w:rPr>
                <w:rFonts w:cstheme="minorHAnsi"/>
                <w:bCs/>
              </w:rPr>
            </w:pPr>
            <w:r>
              <w:rPr>
                <w:rFonts w:cstheme="minorHAnsi"/>
                <w:bCs/>
              </w:rPr>
              <w:t>I</w:t>
            </w:r>
            <w:r w:rsidRPr="00D04704">
              <w:rPr>
                <w:rFonts w:cstheme="minorHAnsi"/>
                <w:bCs/>
              </w:rPr>
              <w:t xml:space="preserve">ntroducción en aplicaciones del algebra lineal en análisis de datos (teoría de gráficas y </w:t>
            </w:r>
            <w:r>
              <w:rPr>
                <w:rFonts w:cstheme="minorHAnsi"/>
                <w:bCs/>
              </w:rPr>
              <w:t xml:space="preserve">algunos </w:t>
            </w:r>
            <w:r w:rsidRPr="00D04704">
              <w:rPr>
                <w:rFonts w:cstheme="minorHAnsi"/>
                <w:bCs/>
              </w:rPr>
              <w:t>modelos lineales)</w:t>
            </w:r>
          </w:p>
          <w:p w:rsidR="00867052" w:rsidP="00EF6973" w:rsidRDefault="00867052" w14:paraId="0A4CB932" w14:textId="77777777">
            <w:pPr>
              <w:pStyle w:val="NormalWeb"/>
              <w:spacing w:before="0" w:beforeAutospacing="0" w:after="0" w:afterAutospacing="0"/>
              <w:ind w:left="720"/>
              <w:rPr>
                <w:rFonts w:ascii="Calibri" w:hAnsi="Calibri"/>
              </w:rPr>
            </w:pPr>
          </w:p>
        </w:tc>
      </w:tr>
      <w:tr w:rsidRPr="006C13FF" w:rsidR="00867052" w:rsidTr="4251143B" w14:paraId="288C7550" w14:textId="77777777">
        <w:tc>
          <w:tcPr>
            <w:tcW w:w="9380" w:type="dxa"/>
            <w:gridSpan w:val="3"/>
            <w:shd w:val="clear" w:color="auto" w:fill="F2F2F2" w:themeFill="background1" w:themeFillShade="F2"/>
            <w:tcMar/>
          </w:tcPr>
          <w:p w:rsidRPr="006C13FF" w:rsidR="00867052" w:rsidP="008C5AE2" w:rsidRDefault="00867052" w14:paraId="329C12DD" w14:textId="77777777">
            <w:pPr>
              <w:pStyle w:val="Ttulo1"/>
              <w:keepNext w:val="0"/>
              <w:keepLines w:val="0"/>
              <w:widowControl w:val="0"/>
              <w:shd w:val="clear" w:color="auto" w:fill="F7CAAC" w:themeFill="accent2" w:themeFillTint="66"/>
              <w:spacing w:line="276" w:lineRule="auto"/>
              <w:jc w:val="center"/>
              <w:outlineLvl w:val="0"/>
              <w:rPr>
                <w:rFonts w:ascii="Calibri" w:hAnsi="Calibri"/>
                <w:i/>
                <w:sz w:val="24"/>
                <w:szCs w:val="24"/>
                <w:lang w:val="es-CO"/>
              </w:rPr>
            </w:pPr>
            <w:r>
              <w:rPr>
                <w:rFonts w:ascii="Calibri" w:hAnsi="Calibri"/>
                <w:sz w:val="24"/>
                <w:szCs w:val="24"/>
                <w:lang w:val="es-CO"/>
              </w:rPr>
              <w:t>ACTIVIDADES DE APRENDIZAJE</w:t>
            </w:r>
            <w:r>
              <w:rPr>
                <w:rFonts w:ascii="Calibri" w:hAnsi="Calibri"/>
                <w:b w:val="0"/>
                <w:sz w:val="24"/>
                <w:szCs w:val="24"/>
                <w:lang w:val="es-CO"/>
              </w:rPr>
              <w:t xml:space="preserve"> </w:t>
            </w:r>
          </w:p>
        </w:tc>
      </w:tr>
      <w:tr w:rsidRPr="00405123" w:rsidR="00867052" w:rsidTr="4251143B" w14:paraId="750F9CB1" w14:textId="77777777">
        <w:tc>
          <w:tcPr>
            <w:tcW w:w="9380" w:type="dxa"/>
            <w:gridSpan w:val="3"/>
            <w:shd w:val="clear" w:color="auto" w:fill="FFF2CC" w:themeFill="accent4" w:themeFillTint="33"/>
            <w:tcMar/>
          </w:tcPr>
          <w:p w:rsidR="00C36C04" w:rsidP="008C5AE2" w:rsidRDefault="00867052" w14:paraId="7971D92B" w14:textId="1B9CCC3A">
            <w:pPr>
              <w:widowControl w:val="0"/>
              <w:spacing w:after="120" w:line="240" w:lineRule="auto"/>
              <w:rPr>
                <w:rFonts w:cs="Arial"/>
                <w:b/>
                <w:bCs/>
                <w:i/>
                <w:iCs/>
                <w:color w:val="2F5496" w:themeColor="accent5" w:themeShade="BF"/>
                <w:sz w:val="20"/>
              </w:rPr>
            </w:pPr>
            <w:r>
              <w:rPr>
                <w:rFonts w:ascii="Calibri" w:hAnsi="Calibri"/>
                <w:b/>
                <w:sz w:val="24"/>
                <w:szCs w:val="24"/>
                <w:lang w:val="es-CO"/>
              </w:rPr>
              <w:t xml:space="preserve">ACTIVIDAD </w:t>
            </w:r>
            <w:r w:rsidR="00AE08BE">
              <w:rPr>
                <w:rFonts w:ascii="Calibri" w:hAnsi="Calibri"/>
                <w:b/>
                <w:sz w:val="24"/>
                <w:szCs w:val="24"/>
                <w:lang w:val="es-CO"/>
              </w:rPr>
              <w:t>IV</w:t>
            </w:r>
            <w:r>
              <w:rPr>
                <w:rFonts w:ascii="Calibri" w:hAnsi="Calibri"/>
                <w:b/>
                <w:sz w:val="24"/>
                <w:szCs w:val="24"/>
                <w:lang w:val="es-CO"/>
              </w:rPr>
              <w:t xml:space="preserve">: </w:t>
            </w:r>
          </w:p>
          <w:p w:rsidRPr="00AE08BE" w:rsidR="00C36C04" w:rsidP="00AE08BE" w:rsidRDefault="00AE08BE" w14:paraId="2F7D4D6A" w14:textId="579ACED9">
            <w:pPr>
              <w:widowControl w:val="0"/>
              <w:spacing w:after="120" w:line="240" w:lineRule="auto"/>
              <w:rPr>
                <w:rFonts w:cs="Arial"/>
                <w:i/>
                <w:iCs/>
                <w:sz w:val="20"/>
              </w:rPr>
            </w:pPr>
            <w:r>
              <w:rPr>
                <w:rFonts w:cs="Arial"/>
                <w:i/>
                <w:iCs/>
                <w:sz w:val="20"/>
              </w:rPr>
              <w:t>O</w:t>
            </w:r>
            <w:r w:rsidRPr="00151B8C">
              <w:rPr>
                <w:rFonts w:cs="Arial"/>
                <w:i/>
                <w:iCs/>
                <w:sz w:val="20"/>
              </w:rPr>
              <w:t>peraciones y propiedades del cálculo matricial</w:t>
            </w:r>
            <w:r>
              <w:rPr>
                <w:rFonts w:cs="Arial"/>
                <w:i/>
                <w:iCs/>
                <w:sz w:val="20"/>
              </w:rPr>
              <w:t xml:space="preserve"> </w:t>
            </w:r>
            <w:r w:rsidRPr="00151B8C">
              <w:rPr>
                <w:rFonts w:cs="Arial"/>
                <w:i/>
                <w:iCs/>
                <w:sz w:val="20"/>
              </w:rPr>
              <w:t>en</w:t>
            </w:r>
            <w:r>
              <w:rPr>
                <w:rFonts w:cs="Arial"/>
                <w:i/>
                <w:iCs/>
                <w:sz w:val="20"/>
              </w:rPr>
              <w:t xml:space="preserve"> </w:t>
            </w:r>
            <w:r w:rsidRPr="00151B8C">
              <w:rPr>
                <w:rFonts w:cs="Arial"/>
                <w:i/>
                <w:iCs/>
                <w:sz w:val="20"/>
              </w:rPr>
              <w:t>el manejo, modela</w:t>
            </w:r>
            <w:r>
              <w:rPr>
                <w:rFonts w:cs="Arial"/>
                <w:i/>
                <w:iCs/>
                <w:sz w:val="20"/>
              </w:rPr>
              <w:t xml:space="preserve">miento y </w:t>
            </w:r>
            <w:r w:rsidRPr="00151B8C">
              <w:rPr>
                <w:rFonts w:cs="Arial"/>
                <w:i/>
                <w:iCs/>
                <w:sz w:val="20"/>
              </w:rPr>
              <w:t xml:space="preserve">estimación de parámetros </w:t>
            </w:r>
            <w:r>
              <w:rPr>
                <w:rFonts w:cs="Arial"/>
                <w:i/>
                <w:iCs/>
                <w:sz w:val="20"/>
              </w:rPr>
              <w:t xml:space="preserve">en </w:t>
            </w:r>
            <w:r w:rsidRPr="00151B8C">
              <w:rPr>
                <w:rFonts w:cs="Arial"/>
                <w:i/>
                <w:iCs/>
                <w:sz w:val="20"/>
              </w:rPr>
              <w:t>grandes bases de datos</w:t>
            </w:r>
            <w:r>
              <w:rPr>
                <w:rFonts w:cs="Arial"/>
                <w:i/>
                <w:iCs/>
                <w:sz w:val="20"/>
              </w:rPr>
              <w:t xml:space="preserve">. </w:t>
            </w:r>
            <w:r w:rsidRPr="00151B8C">
              <w:rPr>
                <w:rFonts w:cs="Arial"/>
                <w:i/>
                <w:iCs/>
                <w:sz w:val="20"/>
              </w:rPr>
              <w:t xml:space="preserve"> </w:t>
            </w:r>
          </w:p>
        </w:tc>
      </w:tr>
      <w:tr w:rsidRPr="002A578A" w:rsidR="00867052" w:rsidTr="4251143B" w14:paraId="07B8F247" w14:textId="77777777">
        <w:tc>
          <w:tcPr>
            <w:tcW w:w="9380" w:type="dxa"/>
            <w:gridSpan w:val="3"/>
            <w:tcMar/>
          </w:tcPr>
          <w:p w:rsidR="00867052" w:rsidP="008C5AE2" w:rsidRDefault="00867052" w14:paraId="72FB338D" w14:textId="77777777">
            <w:pPr>
              <w:pStyle w:val="Sinespaciado"/>
              <w:jc w:val="left"/>
              <w:rPr>
                <w:rStyle w:val="nfasis"/>
                <w:rFonts w:ascii="Calibri" w:hAnsi="Calibri" w:cs="Calibri"/>
                <w:b/>
                <w:bCs/>
                <w:color w:val="000000"/>
                <w:lang w:val="es-CO"/>
              </w:rPr>
            </w:pPr>
            <w:r w:rsidRPr="00983D5B">
              <w:rPr>
                <w:rStyle w:val="nfasis"/>
                <w:rFonts w:ascii="Calibri" w:hAnsi="Calibri" w:cs="Calibri"/>
                <w:b/>
                <w:bCs/>
                <w:color w:val="000000"/>
                <w:lang w:val="es-CO"/>
              </w:rPr>
              <w:t>¿</w:t>
            </w:r>
            <w:r>
              <w:rPr>
                <w:rStyle w:val="nfasis"/>
                <w:rFonts w:ascii="Calibri" w:hAnsi="Calibri" w:cs="Calibri"/>
                <w:b/>
                <w:bCs/>
                <w:color w:val="000000"/>
                <w:lang w:val="es-CO"/>
              </w:rPr>
              <w:t>Qué vamos a lograr</w:t>
            </w:r>
            <w:r w:rsidRPr="00983D5B">
              <w:rPr>
                <w:rStyle w:val="nfasis"/>
                <w:rFonts w:ascii="Calibri" w:hAnsi="Calibri" w:cs="Calibri"/>
                <w:b/>
                <w:bCs/>
                <w:color w:val="000000"/>
                <w:lang w:val="es-CO"/>
              </w:rPr>
              <w:t>?</w:t>
            </w:r>
          </w:p>
          <w:p w:rsidRPr="00ED529B" w:rsidR="00867052" w:rsidP="00ED529B" w:rsidRDefault="00826C1D" w14:paraId="1D52ACB9" w14:textId="2C78A7D9">
            <w:pPr>
              <w:widowControl w:val="0"/>
              <w:spacing w:after="120" w:line="240" w:lineRule="auto"/>
              <w:rPr>
                <w:rFonts w:cs="Arial"/>
                <w:i/>
                <w:iCs/>
                <w:sz w:val="20"/>
              </w:rPr>
            </w:pPr>
            <w:r>
              <w:rPr>
                <w:rFonts w:cs="Arial"/>
                <w:i/>
                <w:iCs/>
                <w:sz w:val="20"/>
              </w:rPr>
              <w:t>Asocia</w:t>
            </w:r>
            <w:r w:rsidR="003643B8">
              <w:rPr>
                <w:rFonts w:cs="Arial"/>
                <w:i/>
                <w:iCs/>
                <w:sz w:val="20"/>
              </w:rPr>
              <w:t xml:space="preserve"> las formas matriciales</w:t>
            </w:r>
            <w:r>
              <w:rPr>
                <w:rFonts w:cs="Arial"/>
                <w:i/>
                <w:iCs/>
                <w:sz w:val="20"/>
              </w:rPr>
              <w:t xml:space="preserve"> a grandes</w:t>
            </w:r>
            <w:r w:rsidR="003643B8">
              <w:rPr>
                <w:rFonts w:cs="Arial"/>
                <w:i/>
                <w:iCs/>
                <w:sz w:val="20"/>
              </w:rPr>
              <w:t xml:space="preserve"> bases de datos, y aplica </w:t>
            </w:r>
            <w:r w:rsidRPr="00151B8C" w:rsidR="00CD7E34">
              <w:rPr>
                <w:rFonts w:cs="Arial"/>
                <w:i/>
                <w:iCs/>
                <w:sz w:val="20"/>
              </w:rPr>
              <w:t>las operaciones y propiedades del cálculo matricial</w:t>
            </w:r>
            <w:r w:rsidR="00CD7E34">
              <w:rPr>
                <w:rFonts w:cs="Arial"/>
                <w:i/>
                <w:iCs/>
                <w:sz w:val="20"/>
              </w:rPr>
              <w:t xml:space="preserve"> </w:t>
            </w:r>
            <w:r w:rsidRPr="00151B8C" w:rsidR="00CD7E34">
              <w:rPr>
                <w:rFonts w:cs="Arial"/>
                <w:i/>
                <w:iCs/>
                <w:sz w:val="20"/>
              </w:rPr>
              <w:t>en</w:t>
            </w:r>
            <w:r w:rsidR="00CD7E34">
              <w:rPr>
                <w:rFonts w:cs="Arial"/>
                <w:i/>
                <w:iCs/>
                <w:sz w:val="20"/>
              </w:rPr>
              <w:t xml:space="preserve"> </w:t>
            </w:r>
            <w:r w:rsidRPr="00151B8C" w:rsidR="00CD7E34">
              <w:rPr>
                <w:rFonts w:cs="Arial"/>
                <w:i/>
                <w:iCs/>
                <w:sz w:val="20"/>
              </w:rPr>
              <w:t>el manejo, modela</w:t>
            </w:r>
            <w:r w:rsidR="00CD7E34">
              <w:rPr>
                <w:rFonts w:cs="Arial"/>
                <w:i/>
                <w:iCs/>
                <w:sz w:val="20"/>
              </w:rPr>
              <w:t xml:space="preserve">miento y </w:t>
            </w:r>
            <w:r w:rsidRPr="00151B8C" w:rsidR="00CD7E34">
              <w:rPr>
                <w:rFonts w:cs="Arial"/>
                <w:i/>
                <w:iCs/>
                <w:sz w:val="20"/>
              </w:rPr>
              <w:t>estimación de parámetros</w:t>
            </w:r>
            <w:r w:rsidR="003643B8">
              <w:rPr>
                <w:rFonts w:cs="Arial"/>
                <w:i/>
                <w:iCs/>
                <w:sz w:val="20"/>
              </w:rPr>
              <w:t xml:space="preserve"> asociados a la analítica de datos</w:t>
            </w:r>
            <w:r w:rsidR="00CD7E34">
              <w:rPr>
                <w:rFonts w:cs="Arial"/>
                <w:i/>
                <w:iCs/>
                <w:sz w:val="20"/>
              </w:rPr>
              <w:t xml:space="preserve">. </w:t>
            </w:r>
            <w:r w:rsidRPr="00151B8C" w:rsidR="00CD7E34">
              <w:rPr>
                <w:rFonts w:cs="Arial"/>
                <w:i/>
                <w:iCs/>
                <w:sz w:val="20"/>
              </w:rPr>
              <w:t xml:space="preserve"> </w:t>
            </w:r>
          </w:p>
        </w:tc>
      </w:tr>
      <w:tr w:rsidR="00867052" w:rsidTr="4251143B" w14:paraId="25215B76" w14:textId="77777777">
        <w:tc>
          <w:tcPr>
            <w:tcW w:w="9380" w:type="dxa"/>
            <w:gridSpan w:val="3"/>
            <w:tcMar/>
          </w:tcPr>
          <w:p w:rsidR="00867052" w:rsidP="008C5AE2" w:rsidRDefault="00867052" w14:paraId="5D3342B1" w14:textId="77777777">
            <w:pPr>
              <w:pStyle w:val="NormalWeb"/>
              <w:spacing w:before="0" w:beforeAutospacing="0" w:after="0" w:afterAutospacing="0"/>
              <w:rPr>
                <w:rStyle w:val="nfasis"/>
                <w:rFonts w:ascii="Calibri" w:hAnsi="Calibri" w:cs="Calibri" w:eastAsiaTheme="minorEastAsia"/>
                <w:b/>
                <w:bCs/>
                <w:color w:val="000000"/>
                <w:kern w:val="2"/>
                <w:sz w:val="20"/>
                <w:szCs w:val="22"/>
                <w:lang w:eastAsia="ko-KR"/>
              </w:rPr>
            </w:pPr>
            <w:r w:rsidRPr="00932DAC">
              <w:rPr>
                <w:rStyle w:val="nfasis"/>
                <w:rFonts w:ascii="Calibri" w:hAnsi="Calibri" w:cs="Calibri" w:eastAsiaTheme="minorEastAsia"/>
                <w:b/>
                <w:bCs/>
                <w:color w:val="000000"/>
                <w:kern w:val="2"/>
                <w:sz w:val="20"/>
                <w:szCs w:val="22"/>
                <w:lang w:eastAsia="ko-KR"/>
              </w:rPr>
              <w:t>¿Cómo lo vamos a lograr?</w:t>
            </w:r>
          </w:p>
          <w:p w:rsidR="00867052" w:rsidP="008C5AE2" w:rsidRDefault="00867052" w14:paraId="12926349" w14:textId="77777777">
            <w:pPr>
              <w:pStyle w:val="NormalWeb"/>
              <w:spacing w:before="0" w:beforeAutospacing="0" w:after="0" w:afterAutospacing="0"/>
              <w:rPr>
                <w:rStyle w:val="nfasis"/>
                <w:rFonts w:ascii="Calibri" w:hAnsi="Calibri" w:cs="Calibri" w:eastAsiaTheme="minorEastAsia"/>
                <w:b/>
                <w:bCs/>
                <w:color w:val="000000"/>
                <w:kern w:val="2"/>
                <w:sz w:val="20"/>
                <w:szCs w:val="22"/>
                <w:lang w:eastAsia="ko-KR"/>
              </w:rPr>
            </w:pPr>
          </w:p>
          <w:p w:rsidR="00867052" w:rsidP="008C5AE2" w:rsidRDefault="00867052" w14:paraId="14F798FA" w14:textId="77777777">
            <w:pPr>
              <w:pStyle w:val="NormalWeb"/>
              <w:spacing w:before="0" w:beforeAutospacing="0" w:after="0" w:afterAutospacing="0"/>
              <w:rPr>
                <w:rStyle w:val="nfasis"/>
                <w:rFonts w:ascii="Calibri" w:hAnsi="Calibri" w:cs="Calibri" w:eastAsiaTheme="minorEastAsia"/>
                <w:b/>
                <w:bCs/>
                <w:i w:val="0"/>
                <w:iCs w:val="0"/>
                <w:color w:val="000000"/>
                <w:kern w:val="2"/>
                <w:sz w:val="22"/>
                <w:szCs w:val="22"/>
                <w:lang w:eastAsia="ko-KR"/>
              </w:rPr>
            </w:pPr>
            <w:r w:rsidRPr="00CA120D">
              <w:rPr>
                <w:rStyle w:val="nfasis"/>
                <w:rFonts w:ascii="Calibri" w:hAnsi="Calibri" w:cs="Calibri" w:eastAsiaTheme="minorEastAsia"/>
                <w:b/>
                <w:bCs/>
                <w:i w:val="0"/>
                <w:iCs w:val="0"/>
                <w:color w:val="000000"/>
                <w:kern w:val="2"/>
                <w:sz w:val="22"/>
                <w:szCs w:val="22"/>
                <w:lang w:eastAsia="ko-KR"/>
              </w:rPr>
              <w:t xml:space="preserve">Puedes navegar siguiendo los distintos contenidos a tu ritmo, teniendo en cuenta los tiempos estipulados para cada actividad y siempre siguiendo el orden propuesto.  </w:t>
            </w:r>
          </w:p>
          <w:p w:rsidR="00867052" w:rsidP="008C5AE2" w:rsidRDefault="00867052" w14:paraId="79B45DCC" w14:textId="77777777">
            <w:pPr>
              <w:pStyle w:val="NormalWeb"/>
              <w:spacing w:before="0" w:beforeAutospacing="0" w:after="0" w:afterAutospacing="0"/>
              <w:rPr>
                <w:rStyle w:val="nfasis"/>
                <w:rFonts w:ascii="Calibri" w:hAnsi="Calibri" w:cs="Calibri" w:eastAsiaTheme="minorEastAsia"/>
                <w:b/>
                <w:bCs/>
                <w:i w:val="0"/>
                <w:iCs w:val="0"/>
                <w:color w:val="000000"/>
                <w:kern w:val="2"/>
                <w:sz w:val="22"/>
                <w:szCs w:val="22"/>
                <w:lang w:eastAsia="ko-KR"/>
              </w:rPr>
            </w:pPr>
          </w:p>
          <w:p w:rsidR="00867052" w:rsidP="008C5AE2" w:rsidRDefault="00867052" w14:paraId="177F570B" w14:textId="77777777">
            <w:pPr>
              <w:pStyle w:val="NormalWeb"/>
              <w:spacing w:before="0" w:beforeAutospacing="0" w:after="0" w:afterAutospacing="0"/>
              <w:rPr>
                <w:rStyle w:val="nfasis"/>
                <w:rFonts w:ascii="Calibri" w:hAnsi="Calibri" w:cs="Calibri" w:eastAsiaTheme="minorEastAsia"/>
                <w:b/>
                <w:bCs/>
                <w:i w:val="0"/>
                <w:iCs w:val="0"/>
                <w:color w:val="000000"/>
                <w:kern w:val="2"/>
                <w:sz w:val="20"/>
                <w:szCs w:val="22"/>
                <w:lang w:eastAsia="ko-KR"/>
              </w:rPr>
            </w:pPr>
            <w:r>
              <w:rPr>
                <w:rStyle w:val="nfasis"/>
                <w:rFonts w:ascii="Calibri" w:hAnsi="Calibri" w:cs="Calibri" w:eastAsiaTheme="minorEastAsia"/>
                <w:b/>
                <w:bCs/>
                <w:i w:val="0"/>
                <w:iCs w:val="0"/>
                <w:color w:val="000000"/>
                <w:kern w:val="2"/>
                <w:sz w:val="20"/>
                <w:szCs w:val="22"/>
                <w:lang w:eastAsia="ko-KR"/>
              </w:rPr>
              <w:t>SUGERENCIAS</w:t>
            </w:r>
          </w:p>
          <w:tbl>
            <w:tblPr>
              <w:tblStyle w:val="Tablaconcuadrcula"/>
              <w:tblW w:w="0" w:type="auto"/>
              <w:tblLook w:val="04A0" w:firstRow="1" w:lastRow="0" w:firstColumn="1" w:lastColumn="0" w:noHBand="0" w:noVBand="1"/>
            </w:tblPr>
            <w:tblGrid>
              <w:gridCol w:w="1126"/>
              <w:gridCol w:w="8028"/>
            </w:tblGrid>
            <w:tr w:rsidR="00867052" w:rsidTr="008C5AE2" w14:paraId="6E7F7C62" w14:textId="77777777">
              <w:tc>
                <w:tcPr>
                  <w:tcW w:w="1040" w:type="dxa"/>
                </w:tcPr>
                <w:p w:rsidR="00867052" w:rsidP="008C5AE2" w:rsidRDefault="00867052" w14:paraId="0B3B0542" w14:textId="77777777">
                  <w:pPr>
                    <w:pStyle w:val="NormalWeb"/>
                    <w:spacing w:before="0" w:beforeAutospacing="0" w:after="0" w:afterAutospacing="0"/>
                    <w:rPr>
                      <w:rStyle w:val="nfasis"/>
                      <w:rFonts w:ascii="Calibri" w:hAnsi="Calibri" w:cs="Calibri" w:eastAsiaTheme="minorEastAsia"/>
                      <w:b/>
                      <w:bCs/>
                      <w:i w:val="0"/>
                      <w:iCs w:val="0"/>
                      <w:color w:val="000000"/>
                      <w:kern w:val="2"/>
                      <w:sz w:val="20"/>
                      <w:szCs w:val="22"/>
                      <w:lang w:eastAsia="ko-KR"/>
                    </w:rPr>
                  </w:pPr>
                  <w:r w:rsidRPr="00D90FA2">
                    <w:rPr>
                      <w:rFonts w:ascii="Calibri" w:hAnsi="Calibri" w:cs="Calibri" w:eastAsiaTheme="minorEastAsia"/>
                      <w:b/>
                      <w:bCs/>
                      <w:noProof/>
                      <w:color w:val="000000"/>
                      <w:kern w:val="2"/>
                      <w:sz w:val="20"/>
                      <w:szCs w:val="22"/>
                      <w:lang w:val="es-ES_tradnl" w:eastAsia="ko-KR"/>
                    </w:rPr>
                    <w:drawing>
                      <wp:inline distT="0" distB="0" distL="0" distR="0" wp14:anchorId="51526F47" wp14:editId="6283DB92">
                        <wp:extent cx="577970" cy="577970"/>
                        <wp:effectExtent l="0" t="0" r="0" b="0"/>
                        <wp:docPr id="15" name="Gráfico 4" descr="Lápiz con relleno sólido">
                          <a:extLst xmlns:a="http://schemas.openxmlformats.org/drawingml/2006/main">
                            <a:ext uri="{FF2B5EF4-FFF2-40B4-BE49-F238E27FC236}">
                              <a16:creationId xmlns:a16="http://schemas.microsoft.com/office/drawing/2014/main" id="{10F6CC04-EBD4-485E-621A-685ADCC38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4" descr="Lápiz con relleno sólido">
                                  <a:extLst>
                                    <a:ext uri="{FF2B5EF4-FFF2-40B4-BE49-F238E27FC236}">
                                      <a16:creationId xmlns:a16="http://schemas.microsoft.com/office/drawing/2014/main" id="{10F6CC04-EBD4-485E-621A-685ADCC38E33}"/>
                                    </a:ext>
                                  </a:extLst>
                                </pic:cNvPr>
                                <pic:cNvPicPr>
                                  <a:picLocks noChangeAspect="1"/>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0" y="0"/>
                                  <a:ext cx="580593" cy="580593"/>
                                </a:xfrm>
                                <a:prstGeom prst="rect">
                                  <a:avLst/>
                                </a:prstGeom>
                              </pic:spPr>
                            </pic:pic>
                          </a:graphicData>
                        </a:graphic>
                      </wp:inline>
                    </w:drawing>
                  </w:r>
                </w:p>
              </w:tc>
              <w:tc>
                <w:tcPr>
                  <w:tcW w:w="8114" w:type="dxa"/>
                </w:tcPr>
                <w:p w:rsidRPr="00502E5E" w:rsidR="00867052" w:rsidP="008C5AE2" w:rsidRDefault="00867052" w14:paraId="72457AA8" w14:textId="77777777">
                  <w:pPr>
                    <w:pStyle w:val="NormalWeb"/>
                    <w:spacing w:before="0" w:beforeAutospacing="0" w:after="0" w:afterAutospacing="0"/>
                    <w:rPr>
                      <w:rStyle w:val="nfasis"/>
                      <w:rFonts w:ascii="Calibri" w:hAnsi="Calibri" w:cs="Calibri" w:eastAsiaTheme="minorEastAsia"/>
                      <w:i w:val="0"/>
                      <w:iCs w:val="0"/>
                      <w:color w:val="000000"/>
                      <w:kern w:val="2"/>
                      <w:sz w:val="20"/>
                      <w:szCs w:val="22"/>
                      <w:lang w:eastAsia="ko-KR"/>
                    </w:rPr>
                  </w:pPr>
                  <w:r w:rsidRPr="00502E5E">
                    <w:rPr>
                      <w:rStyle w:val="nfasis"/>
                      <w:rFonts w:ascii="Calibri" w:hAnsi="Calibri" w:cs="Calibri" w:eastAsiaTheme="minorEastAsia"/>
                      <w:i w:val="0"/>
                      <w:iCs w:val="0"/>
                      <w:color w:val="000000"/>
                      <w:kern w:val="2"/>
                      <w:sz w:val="20"/>
                      <w:szCs w:val="22"/>
                      <w:lang w:eastAsia="ko-KR"/>
                    </w:rPr>
                    <w:t>Para afianzar tu formación es importante que tengas a mano cuaderno y lápiz o bolígrafo.  Cada vez que veas las definiciones y se muestren los ejemplos es importante que los escribas, te va</w:t>
                  </w:r>
                  <w:r>
                    <w:rPr>
                      <w:rStyle w:val="nfasis"/>
                      <w:rFonts w:ascii="Calibri" w:hAnsi="Calibri" w:cs="Calibri" w:eastAsiaTheme="minorEastAsia"/>
                      <w:i w:val="0"/>
                      <w:iCs w:val="0"/>
                      <w:color w:val="000000"/>
                      <w:kern w:val="2"/>
                      <w:sz w:val="20"/>
                      <w:szCs w:val="22"/>
                      <w:lang w:eastAsia="ko-KR"/>
                    </w:rPr>
                    <w:t>m</w:t>
                  </w:r>
                  <w:r w:rsidRPr="00502E5E">
                    <w:rPr>
                      <w:rStyle w:val="nfasis"/>
                      <w:rFonts w:ascii="Calibri" w:hAnsi="Calibri" w:cs="Calibri" w:eastAsiaTheme="minorEastAsia"/>
                      <w:i w:val="0"/>
                      <w:iCs w:val="0"/>
                      <w:color w:val="000000"/>
                      <w:kern w:val="2"/>
                      <w:sz w:val="20"/>
                      <w:szCs w:val="22"/>
                      <w:lang w:eastAsia="ko-KR"/>
                    </w:rPr>
                    <w:t>os a plantear una serie de preguntas, si escribes conseguirás fijar mejor tus conocimientos y cuando revises los apuntes verás tu avance. Cuando veas este icono sabrás que es importante t</w:t>
                  </w:r>
                  <w:r>
                    <w:rPr>
                      <w:rStyle w:val="nfasis"/>
                      <w:rFonts w:ascii="Calibri" w:hAnsi="Calibri" w:cs="Calibri" w:eastAsiaTheme="minorEastAsia"/>
                      <w:i w:val="0"/>
                      <w:iCs w:val="0"/>
                      <w:color w:val="000000"/>
                      <w:kern w:val="2"/>
                      <w:sz w:val="20"/>
                      <w:szCs w:val="22"/>
                      <w:lang w:eastAsia="ko-KR"/>
                    </w:rPr>
                    <w:t>oma</w:t>
                  </w:r>
                  <w:r w:rsidRPr="00502E5E">
                    <w:rPr>
                      <w:rStyle w:val="nfasis"/>
                      <w:rFonts w:ascii="Calibri" w:hAnsi="Calibri" w:cs="Calibri" w:eastAsiaTheme="minorEastAsia"/>
                      <w:i w:val="0"/>
                      <w:iCs w:val="0"/>
                      <w:color w:val="000000"/>
                      <w:kern w:val="2"/>
                      <w:sz w:val="20"/>
                      <w:szCs w:val="22"/>
                      <w:lang w:eastAsia="ko-KR"/>
                    </w:rPr>
                    <w:t>r notas.</w:t>
                  </w:r>
                </w:p>
              </w:tc>
            </w:tr>
            <w:tr w:rsidR="00867052" w:rsidTr="008C5AE2" w14:paraId="1BD07950" w14:textId="77777777">
              <w:tc>
                <w:tcPr>
                  <w:tcW w:w="9154" w:type="dxa"/>
                  <w:gridSpan w:val="2"/>
                </w:tcPr>
                <w:p w:rsidR="00867052" w:rsidP="008C5AE2" w:rsidRDefault="00867052" w14:paraId="2BD3B776" w14:textId="77777777">
                  <w:pPr>
                    <w:pStyle w:val="NormalWeb"/>
                    <w:spacing w:before="0" w:beforeAutospacing="0" w:after="0" w:afterAutospacing="0"/>
                    <w:rPr>
                      <w:rStyle w:val="nfasis"/>
                      <w:rFonts w:ascii="Calibri" w:hAnsi="Calibri" w:cs="Calibri" w:eastAsiaTheme="minorEastAsia"/>
                      <w:b/>
                      <w:bCs/>
                      <w:i w:val="0"/>
                      <w:iCs w:val="0"/>
                      <w:color w:val="000000"/>
                      <w:kern w:val="2"/>
                      <w:sz w:val="20"/>
                      <w:szCs w:val="22"/>
                      <w:lang w:val="es-ES_tradnl" w:eastAsia="ko-KR"/>
                    </w:rPr>
                  </w:pPr>
                </w:p>
                <w:p w:rsidR="00867052" w:rsidP="008C5AE2" w:rsidRDefault="00867052" w14:paraId="7431E715" w14:textId="77777777">
                  <w:pPr>
                    <w:pStyle w:val="NormalWeb"/>
                    <w:spacing w:before="0" w:beforeAutospacing="0" w:after="0" w:afterAutospacing="0"/>
                    <w:rPr>
                      <w:rStyle w:val="nfasis"/>
                      <w:rFonts w:cs="Calibri" w:eastAsiaTheme="minorEastAsia"/>
                      <w:b/>
                      <w:bCs/>
                      <w:color w:val="000000"/>
                      <w:kern w:val="2"/>
                      <w:sz w:val="20"/>
                      <w:szCs w:val="22"/>
                      <w:lang w:val="es-ES_tradnl" w:eastAsia="ko-KR"/>
                    </w:rPr>
                  </w:pPr>
                </w:p>
                <w:p w:rsidR="00867052" w:rsidP="008C5AE2" w:rsidRDefault="00867052" w14:paraId="397AF9D4" w14:textId="77777777">
                  <w:pPr>
                    <w:pStyle w:val="NormalWeb"/>
                    <w:spacing w:before="0" w:beforeAutospacing="0" w:after="0" w:afterAutospacing="0"/>
                    <w:rPr>
                      <w:rStyle w:val="nfasis"/>
                      <w:rFonts w:ascii="Calibri" w:hAnsi="Calibri" w:cs="Calibri" w:eastAsiaTheme="minorEastAsia"/>
                      <w:b/>
                      <w:bCs/>
                      <w:i w:val="0"/>
                      <w:iCs w:val="0"/>
                      <w:color w:val="000000"/>
                      <w:kern w:val="2"/>
                      <w:sz w:val="20"/>
                      <w:szCs w:val="22"/>
                      <w:lang w:val="es-ES_tradnl" w:eastAsia="ko-KR"/>
                    </w:rPr>
                  </w:pPr>
                  <w:r>
                    <w:rPr>
                      <w:rStyle w:val="nfasis"/>
                      <w:rFonts w:ascii="Calibri" w:hAnsi="Calibri" w:cs="Calibri" w:eastAsiaTheme="minorEastAsia"/>
                      <w:b/>
                      <w:bCs/>
                      <w:i w:val="0"/>
                      <w:iCs w:val="0"/>
                      <w:color w:val="000000"/>
                      <w:kern w:val="2"/>
                      <w:sz w:val="20"/>
                      <w:szCs w:val="22"/>
                      <w:lang w:val="es-ES_tradnl" w:eastAsia="ko-KR"/>
                    </w:rPr>
                    <w:t xml:space="preserve">FINALIZACIÓN </w:t>
                  </w:r>
                </w:p>
                <w:p w:rsidRPr="00D353A4" w:rsidR="00867052" w:rsidP="008C5AE2" w:rsidRDefault="00867052" w14:paraId="3DCF14C1" w14:textId="77777777">
                  <w:pPr>
                    <w:pStyle w:val="NormalWeb"/>
                    <w:spacing w:before="0" w:beforeAutospacing="0" w:after="0" w:afterAutospacing="0"/>
                    <w:rPr>
                      <w:rStyle w:val="nfasis"/>
                      <w:rFonts w:ascii="Calibri" w:hAnsi="Calibri" w:cs="Calibri" w:eastAsiaTheme="minorEastAsia"/>
                      <w:i w:val="0"/>
                      <w:iCs w:val="0"/>
                      <w:color w:val="000000"/>
                      <w:kern w:val="2"/>
                      <w:sz w:val="20"/>
                      <w:szCs w:val="22"/>
                      <w:lang w:val="es-ES_tradnl" w:eastAsia="ko-KR"/>
                    </w:rPr>
                  </w:pPr>
                  <w:r w:rsidRPr="00D353A4">
                    <w:rPr>
                      <w:rStyle w:val="nfasis"/>
                      <w:rFonts w:ascii="Calibri" w:hAnsi="Calibri" w:cs="Calibri" w:eastAsiaTheme="minorEastAsia"/>
                      <w:i w:val="0"/>
                      <w:iCs w:val="0"/>
                      <w:color w:val="000000"/>
                      <w:kern w:val="2"/>
                      <w:sz w:val="20"/>
                      <w:szCs w:val="22"/>
                      <w:lang w:val="es-ES_tradnl" w:eastAsia="ko-KR"/>
                    </w:rPr>
                    <w:t xml:space="preserve">Cuando completes cada actividad, marca Actividad Finalizada para obtener tus puntos y confirmar la finalización. </w:t>
                  </w:r>
                </w:p>
                <w:p w:rsidRPr="00D353A4" w:rsidR="00867052" w:rsidP="008C5AE2" w:rsidRDefault="00867052" w14:paraId="4C5C08AE" w14:textId="5301DD5D">
                  <w:pPr>
                    <w:pStyle w:val="NormalWeb"/>
                    <w:spacing w:before="0" w:beforeAutospacing="0" w:after="0" w:afterAutospacing="0"/>
                    <w:rPr>
                      <w:rStyle w:val="nfasis"/>
                      <w:rFonts w:ascii="Calibri" w:hAnsi="Calibri" w:cs="Calibri" w:eastAsiaTheme="minorEastAsia"/>
                      <w:i w:val="0"/>
                      <w:iCs w:val="0"/>
                      <w:color w:val="000000"/>
                      <w:kern w:val="2"/>
                      <w:sz w:val="20"/>
                      <w:szCs w:val="22"/>
                      <w:lang w:val="es-ES_tradnl" w:eastAsia="ko-KR"/>
                    </w:rPr>
                  </w:pPr>
                  <w:r w:rsidRPr="00D353A4">
                    <w:rPr>
                      <w:rStyle w:val="nfasis"/>
                      <w:rFonts w:ascii="Calibri" w:hAnsi="Calibri" w:cs="Calibri" w:eastAsiaTheme="minorEastAsia"/>
                      <w:i w:val="0"/>
                      <w:iCs w:val="0"/>
                      <w:color w:val="000000"/>
                      <w:kern w:val="2"/>
                      <w:sz w:val="20"/>
                      <w:szCs w:val="22"/>
                      <w:lang w:val="es-ES_tradnl" w:eastAsia="ko-KR"/>
                    </w:rPr>
                    <w:t xml:space="preserve">Al final de la </w:t>
                  </w:r>
                  <w:r w:rsidR="00FE45A9">
                    <w:rPr>
                      <w:rStyle w:val="nfasis"/>
                      <w:rFonts w:ascii="Calibri" w:hAnsi="Calibri" w:cs="Calibri" w:eastAsiaTheme="minorEastAsia"/>
                      <w:i w:val="0"/>
                      <w:iCs w:val="0"/>
                      <w:color w:val="000000"/>
                      <w:kern w:val="2"/>
                      <w:sz w:val="20"/>
                      <w:szCs w:val="22"/>
                      <w:lang w:val="es-ES_tradnl" w:eastAsia="ko-KR"/>
                    </w:rPr>
                    <w:t>actividad</w:t>
                  </w:r>
                  <w:r>
                    <w:rPr>
                      <w:rStyle w:val="nfasis"/>
                      <w:rFonts w:ascii="Calibri" w:hAnsi="Calibri" w:cs="Calibri" w:eastAsiaTheme="minorEastAsia"/>
                      <w:i w:val="0"/>
                      <w:iCs w:val="0"/>
                      <w:color w:val="000000"/>
                      <w:kern w:val="2"/>
                      <w:sz w:val="20"/>
                      <w:szCs w:val="22"/>
                      <w:lang w:val="es-ES_tradnl" w:eastAsia="ko-KR"/>
                    </w:rPr>
                    <w:t>, h</w:t>
                  </w:r>
                  <w:r w:rsidRPr="00D353A4">
                    <w:rPr>
                      <w:rStyle w:val="nfasis"/>
                      <w:rFonts w:ascii="Calibri" w:hAnsi="Calibri" w:cs="Calibri" w:eastAsiaTheme="minorEastAsia"/>
                      <w:i w:val="0"/>
                      <w:iCs w:val="0"/>
                      <w:color w:val="000000"/>
                      <w:kern w:val="2"/>
                      <w:sz w:val="20"/>
                      <w:szCs w:val="22"/>
                      <w:lang w:val="es-ES_tradnl" w:eastAsia="ko-KR"/>
                    </w:rPr>
                    <w:t xml:space="preserve">ay un </w:t>
                  </w:r>
                  <w:r w:rsidRPr="00D353A4" w:rsidR="00FE45A9">
                    <w:rPr>
                      <w:rStyle w:val="nfasis"/>
                      <w:rFonts w:ascii="Calibri" w:hAnsi="Calibri" w:cs="Calibri" w:eastAsiaTheme="minorEastAsia"/>
                      <w:i w:val="0"/>
                      <w:iCs w:val="0"/>
                      <w:color w:val="000000"/>
                      <w:kern w:val="2"/>
                      <w:sz w:val="20"/>
                      <w:szCs w:val="22"/>
                      <w:lang w:val="es-ES_tradnl" w:eastAsia="ko-KR"/>
                    </w:rPr>
                    <w:t>cuestionario llamado</w:t>
                  </w:r>
                  <w:r w:rsidRPr="00D353A4">
                    <w:rPr>
                      <w:rStyle w:val="nfasis"/>
                      <w:rFonts w:ascii="Calibri" w:hAnsi="Calibri" w:cs="Calibri" w:eastAsiaTheme="minorEastAsia"/>
                      <w:i w:val="0"/>
                      <w:iCs w:val="0"/>
                      <w:color w:val="000000"/>
                      <w:kern w:val="2"/>
                      <w:sz w:val="20"/>
                      <w:szCs w:val="22"/>
                      <w:lang w:val="es-ES_tradnl" w:eastAsia="ko-KR"/>
                    </w:rPr>
                    <w:t xml:space="preserve"> </w:t>
                  </w:r>
                  <w:r w:rsidRPr="00FE45A9">
                    <w:rPr>
                      <w:rStyle w:val="nfasis"/>
                      <w:rFonts w:ascii="Calibri" w:hAnsi="Calibri" w:cs="Calibri" w:eastAsiaTheme="minorEastAsia"/>
                      <w:b/>
                      <w:bCs/>
                      <w:i w:val="0"/>
                      <w:iCs w:val="0"/>
                      <w:color w:val="000000"/>
                      <w:kern w:val="2"/>
                      <w:sz w:val="20"/>
                      <w:szCs w:val="22"/>
                      <w:lang w:val="es-ES_tradnl" w:eastAsia="ko-KR"/>
                    </w:rPr>
                    <w:t>Demuestra lo que sabes</w:t>
                  </w:r>
                  <w:r w:rsidRPr="00D353A4">
                    <w:rPr>
                      <w:rStyle w:val="nfasis"/>
                      <w:rFonts w:ascii="Calibri" w:hAnsi="Calibri" w:cs="Calibri" w:eastAsiaTheme="minorEastAsia"/>
                      <w:i w:val="0"/>
                      <w:iCs w:val="0"/>
                      <w:color w:val="000000"/>
                      <w:kern w:val="2"/>
                      <w:sz w:val="20"/>
                      <w:szCs w:val="22"/>
                      <w:lang w:val="es-ES_tradnl" w:eastAsia="ko-KR"/>
                    </w:rPr>
                    <w:t xml:space="preserve">. Debes conseguir un 80% para superarlo. No te preocupes si no lo supera a la primera, tienes más oportunidades para repasar los contenidos y volver a intentarlo, para aprobar y tener dominada la </w:t>
                  </w:r>
                  <w:r w:rsidR="00FE45A9">
                    <w:rPr>
                      <w:rStyle w:val="nfasis"/>
                      <w:rFonts w:ascii="Calibri" w:hAnsi="Calibri" w:cs="Calibri" w:eastAsiaTheme="minorEastAsia"/>
                      <w:i w:val="0"/>
                      <w:iCs w:val="0"/>
                      <w:color w:val="000000"/>
                      <w:kern w:val="2"/>
                      <w:sz w:val="20"/>
                      <w:szCs w:val="22"/>
                      <w:lang w:val="es-ES_tradnl" w:eastAsia="ko-KR"/>
                    </w:rPr>
                    <w:t>sección</w:t>
                  </w:r>
                  <w:r w:rsidRPr="00D353A4">
                    <w:rPr>
                      <w:rStyle w:val="nfasis"/>
                      <w:rFonts w:ascii="Calibri" w:hAnsi="Calibri" w:cs="Calibri" w:eastAsiaTheme="minorEastAsia"/>
                      <w:i w:val="0"/>
                      <w:iCs w:val="0"/>
                      <w:color w:val="000000"/>
                      <w:kern w:val="2"/>
                      <w:sz w:val="20"/>
                      <w:szCs w:val="22"/>
                      <w:lang w:val="es-ES_tradnl" w:eastAsia="ko-KR"/>
                    </w:rPr>
                    <w:t xml:space="preserve">.   </w:t>
                  </w:r>
                </w:p>
                <w:p w:rsidRPr="00502E5E" w:rsidR="00867052" w:rsidP="008C5AE2" w:rsidRDefault="00867052" w14:paraId="01C5C984" w14:textId="77777777">
                  <w:pPr>
                    <w:pStyle w:val="NormalWeb"/>
                    <w:spacing w:before="0" w:beforeAutospacing="0" w:after="0" w:afterAutospacing="0"/>
                    <w:rPr>
                      <w:rStyle w:val="nfasis"/>
                      <w:rFonts w:ascii="Calibri" w:hAnsi="Calibri" w:cs="Calibri" w:eastAsiaTheme="minorEastAsia"/>
                      <w:b/>
                      <w:bCs/>
                      <w:i w:val="0"/>
                      <w:iCs w:val="0"/>
                      <w:color w:val="000000"/>
                      <w:kern w:val="2"/>
                      <w:sz w:val="20"/>
                      <w:szCs w:val="22"/>
                      <w:lang w:val="es-ES_tradnl" w:eastAsia="ko-KR"/>
                    </w:rPr>
                  </w:pPr>
                </w:p>
              </w:tc>
            </w:tr>
          </w:tbl>
          <w:p w:rsidRPr="001D42DF" w:rsidR="00867052" w:rsidP="008C5AE2" w:rsidRDefault="00867052" w14:paraId="27CAB9EC" w14:textId="77777777">
            <w:pPr>
              <w:pStyle w:val="NormalWeb"/>
              <w:spacing w:before="0" w:beforeAutospacing="0" w:after="0" w:afterAutospacing="0"/>
              <w:rPr>
                <w:rStyle w:val="nfasis"/>
                <w:rFonts w:ascii="Calibri" w:hAnsi="Calibri" w:cs="Calibri" w:eastAsiaTheme="minorEastAsia"/>
                <w:b/>
                <w:bCs/>
                <w:i w:val="0"/>
                <w:iCs w:val="0"/>
                <w:color w:val="000000"/>
                <w:kern w:val="2"/>
                <w:sz w:val="22"/>
                <w:szCs w:val="22"/>
                <w:lang w:val="es-ES_tradnl" w:eastAsia="ko-KR"/>
              </w:rPr>
            </w:pPr>
          </w:p>
          <w:p w:rsidR="00867052" w:rsidP="008C5AE2" w:rsidRDefault="00867052" w14:paraId="274B64A2" w14:textId="77777777">
            <w:pPr>
              <w:pStyle w:val="NormalWeb"/>
              <w:spacing w:before="0" w:beforeAutospacing="0" w:after="0" w:afterAutospacing="0"/>
              <w:rPr>
                <w:rStyle w:val="nfasis"/>
                <w:rFonts w:ascii="Calibri" w:hAnsi="Calibri" w:cs="Calibri" w:eastAsiaTheme="minorEastAsia"/>
                <w:b/>
                <w:bCs/>
                <w:color w:val="000000"/>
                <w:kern w:val="2"/>
                <w:sz w:val="20"/>
                <w:szCs w:val="22"/>
                <w:lang w:eastAsia="ko-KR"/>
              </w:rPr>
            </w:pPr>
            <w:r>
              <w:rPr>
                <w:rStyle w:val="nfasis"/>
                <w:rFonts w:ascii="Calibri" w:hAnsi="Calibri" w:cs="Calibri" w:eastAsiaTheme="minorEastAsia"/>
                <w:b/>
                <w:bCs/>
                <w:color w:val="000000"/>
                <w:kern w:val="2"/>
                <w:sz w:val="20"/>
                <w:szCs w:val="22"/>
                <w:lang w:eastAsia="ko-KR"/>
              </w:rPr>
              <w:t xml:space="preserve">Empecemos </w:t>
            </w:r>
          </w:p>
          <w:p w:rsidR="00867052" w:rsidP="008C5AE2" w:rsidRDefault="00867052" w14:paraId="126062C9" w14:textId="77777777">
            <w:pPr>
              <w:pStyle w:val="NormalWeb"/>
              <w:spacing w:before="0" w:beforeAutospacing="0" w:after="0" w:afterAutospacing="0"/>
              <w:rPr>
                <w:rStyle w:val="nfasis"/>
                <w:rFonts w:ascii="Calibri" w:hAnsi="Calibri" w:cs="Calibri" w:eastAsiaTheme="minorEastAsia"/>
                <w:i w:val="0"/>
                <w:iCs w:val="0"/>
                <w:color w:val="000000"/>
                <w:kern w:val="2"/>
                <w:sz w:val="20"/>
                <w:szCs w:val="22"/>
                <w:lang w:val="es-ES_tradnl" w:eastAsia="ko-KR"/>
              </w:rPr>
            </w:pPr>
            <w:r w:rsidRPr="00CC4FF1">
              <w:rPr>
                <w:rStyle w:val="nfasis"/>
                <w:rFonts w:ascii="Calibri" w:hAnsi="Calibri" w:cs="Calibri" w:eastAsiaTheme="minorEastAsia"/>
                <w:i w:val="0"/>
                <w:iCs w:val="0"/>
                <w:color w:val="000000"/>
                <w:kern w:val="2"/>
                <w:sz w:val="20"/>
                <w:szCs w:val="22"/>
                <w:lang w:val="es-ES_tradnl" w:eastAsia="ko-KR"/>
              </w:rPr>
              <w:t>Asistes a</w:t>
            </w:r>
            <w:r>
              <w:rPr>
                <w:rStyle w:val="nfasis"/>
                <w:rFonts w:ascii="Calibri" w:hAnsi="Calibri" w:cs="Calibri" w:eastAsiaTheme="minorEastAsia"/>
                <w:i w:val="0"/>
                <w:iCs w:val="0"/>
                <w:color w:val="000000"/>
                <w:kern w:val="2"/>
                <w:sz w:val="20"/>
                <w:szCs w:val="22"/>
                <w:lang w:val="es-ES_tradnl" w:eastAsia="ko-KR"/>
              </w:rPr>
              <w:t xml:space="preserve"> cada uno de los</w:t>
            </w:r>
            <w:r w:rsidRPr="00CC4FF1">
              <w:rPr>
                <w:rStyle w:val="nfasis"/>
                <w:rFonts w:ascii="Calibri" w:hAnsi="Calibri" w:cs="Calibri" w:eastAsiaTheme="minorEastAsia"/>
                <w:i w:val="0"/>
                <w:iCs w:val="0"/>
                <w:color w:val="000000"/>
                <w:kern w:val="2"/>
                <w:sz w:val="20"/>
                <w:szCs w:val="22"/>
                <w:lang w:val="es-ES_tradnl" w:eastAsia="ko-KR"/>
              </w:rPr>
              <w:t xml:space="preserve"> encuentro</w:t>
            </w:r>
            <w:r>
              <w:rPr>
                <w:rStyle w:val="nfasis"/>
                <w:rFonts w:ascii="Calibri" w:hAnsi="Calibri" w:cs="Calibri" w:eastAsiaTheme="minorEastAsia"/>
                <w:i w:val="0"/>
                <w:iCs w:val="0"/>
                <w:color w:val="000000"/>
                <w:kern w:val="2"/>
                <w:sz w:val="20"/>
                <w:szCs w:val="22"/>
                <w:lang w:val="es-ES_tradnl" w:eastAsia="ko-KR"/>
              </w:rPr>
              <w:t>s</w:t>
            </w:r>
            <w:r w:rsidRPr="00CC4FF1">
              <w:rPr>
                <w:rStyle w:val="nfasis"/>
                <w:rFonts w:ascii="Calibri" w:hAnsi="Calibri" w:cs="Calibri" w:eastAsiaTheme="minorEastAsia"/>
                <w:i w:val="0"/>
                <w:iCs w:val="0"/>
                <w:color w:val="000000"/>
                <w:kern w:val="2"/>
                <w:sz w:val="20"/>
                <w:szCs w:val="22"/>
                <w:lang w:val="es-ES_tradnl" w:eastAsia="ko-KR"/>
              </w:rPr>
              <w:t xml:space="preserve"> virtual donde se dan pautas para el curso y se hace una introducción a</w:t>
            </w:r>
            <w:r>
              <w:rPr>
                <w:rStyle w:val="nfasis"/>
                <w:rFonts w:ascii="Calibri" w:hAnsi="Calibri" w:cs="Calibri" w:eastAsiaTheme="minorEastAsia"/>
                <w:i w:val="0"/>
                <w:iCs w:val="0"/>
                <w:color w:val="000000"/>
                <w:kern w:val="2"/>
                <w:sz w:val="20"/>
                <w:szCs w:val="22"/>
                <w:lang w:val="es-ES_tradnl" w:eastAsia="ko-KR"/>
              </w:rPr>
              <w:t xml:space="preserve"> cada temática, además de hacer una retroalimentación de lo visto hasta el momento. </w:t>
            </w:r>
          </w:p>
          <w:p w:rsidR="00867052" w:rsidP="008C5AE2" w:rsidRDefault="00867052" w14:paraId="16BA7AE2" w14:textId="77777777">
            <w:pPr>
              <w:pStyle w:val="NormalWeb"/>
              <w:spacing w:before="0" w:beforeAutospacing="0" w:after="0" w:afterAutospacing="0"/>
              <w:rPr>
                <w:rStyle w:val="nfasis"/>
                <w:rFonts w:ascii="Calibri" w:hAnsi="Calibri" w:cs="Calibri" w:eastAsiaTheme="minorEastAsia"/>
                <w:i w:val="0"/>
                <w:iCs w:val="0"/>
                <w:color w:val="000000"/>
                <w:kern w:val="2"/>
                <w:sz w:val="20"/>
                <w:szCs w:val="22"/>
                <w:lang w:val="es-ES_tradnl" w:eastAsia="ko-KR"/>
              </w:rPr>
            </w:pPr>
          </w:p>
          <w:p w:rsidRPr="00CC4FF1" w:rsidR="00867052" w:rsidP="008C5AE2" w:rsidRDefault="00867052" w14:paraId="0B08FCFB" w14:textId="77777777">
            <w:pPr>
              <w:pStyle w:val="NormalWeb"/>
              <w:spacing w:before="0" w:beforeAutospacing="0" w:after="0" w:afterAutospacing="0"/>
              <w:rPr>
                <w:rStyle w:val="nfasis"/>
                <w:rFonts w:ascii="Calibri" w:hAnsi="Calibri" w:cs="Calibri" w:eastAsiaTheme="minorEastAsia"/>
                <w:i w:val="0"/>
                <w:iCs w:val="0"/>
                <w:color w:val="000000"/>
                <w:kern w:val="2"/>
                <w:sz w:val="20"/>
                <w:szCs w:val="22"/>
                <w:lang w:val="es-ES_tradnl" w:eastAsia="ko-KR"/>
              </w:rPr>
            </w:pPr>
          </w:p>
          <w:p w:rsidRPr="009F1C42" w:rsidR="00867052" w:rsidP="4251143B" w:rsidRDefault="00BA42DE" w14:paraId="72DDEA98" w14:textId="0A821D70">
            <w:pPr>
              <w:pStyle w:val="Prrafodelista"/>
              <w:widowControl w:val="0"/>
              <w:numPr>
                <w:ilvl w:val="0"/>
                <w:numId w:val="15"/>
              </w:numPr>
              <w:spacing w:after="120" w:line="240" w:lineRule="auto"/>
              <w:rPr>
                <w:rFonts w:cs="Arial"/>
                <w:b w:val="1"/>
                <w:bCs w:val="1"/>
                <w:i w:val="1"/>
                <w:iCs w:val="1"/>
                <w:color w:val="FF0000"/>
                <w:sz w:val="20"/>
                <w:szCs w:val="20"/>
                <w:lang w:val="es-ES"/>
              </w:rPr>
            </w:pPr>
            <w:r w:rsidRPr="4251143B" w:rsidR="00BA42DE">
              <w:rPr>
                <w:rFonts w:cs="Arial"/>
                <w:b w:val="1"/>
                <w:bCs w:val="1"/>
                <w:i w:val="1"/>
                <w:iCs w:val="1"/>
                <w:color w:val="FF0000"/>
                <w:sz w:val="20"/>
                <w:szCs w:val="20"/>
                <w:lang w:val="es-ES"/>
              </w:rPr>
              <w:t>Actividad IV (power point)</w:t>
            </w:r>
          </w:p>
          <w:p w:rsidR="00867052" w:rsidRDefault="00867052" w14:paraId="467DB903" w14:textId="671FF13F">
            <w:pPr>
              <w:pStyle w:val="Prrafodelista"/>
              <w:widowControl w:val="0"/>
              <w:numPr>
                <w:ilvl w:val="0"/>
                <w:numId w:val="16"/>
              </w:numPr>
              <w:spacing w:after="120" w:line="240" w:lineRule="auto"/>
              <w:rPr>
                <w:rFonts w:cs="Arial"/>
                <w:i/>
                <w:iCs/>
                <w:sz w:val="20"/>
              </w:rPr>
            </w:pPr>
            <w:r w:rsidRPr="0067432D">
              <w:rPr>
                <w:rFonts w:cs="Arial"/>
                <w:i/>
                <w:iCs/>
                <w:sz w:val="20"/>
              </w:rPr>
              <w:t xml:space="preserve">Revisión y estudio del material educativo del aula virtual asociado a los contenidos </w:t>
            </w:r>
            <w:r w:rsidRPr="0067432D" w:rsidR="00096F8C">
              <w:rPr>
                <w:rFonts w:cs="Arial"/>
                <w:i/>
                <w:iCs/>
                <w:sz w:val="20"/>
              </w:rPr>
              <w:t>2</w:t>
            </w:r>
            <w:r w:rsidRPr="0067432D">
              <w:rPr>
                <w:rFonts w:cs="Arial"/>
                <w:i/>
                <w:iCs/>
                <w:sz w:val="20"/>
              </w:rPr>
              <w:t xml:space="preserve">.1 a </w:t>
            </w:r>
            <w:r w:rsidRPr="0067432D" w:rsidR="00096F8C">
              <w:rPr>
                <w:rFonts w:cs="Arial"/>
                <w:i/>
                <w:iCs/>
                <w:sz w:val="20"/>
              </w:rPr>
              <w:t>2</w:t>
            </w:r>
            <w:r w:rsidRPr="0067432D">
              <w:rPr>
                <w:rFonts w:cs="Arial"/>
                <w:i/>
                <w:iCs/>
                <w:sz w:val="20"/>
              </w:rPr>
              <w:t>.</w:t>
            </w:r>
            <w:r w:rsidR="00066758">
              <w:rPr>
                <w:rFonts w:cs="Arial"/>
                <w:i/>
                <w:iCs/>
                <w:sz w:val="20"/>
              </w:rPr>
              <w:t>5</w:t>
            </w:r>
            <w:r w:rsidRPr="0067432D">
              <w:rPr>
                <w:rFonts w:cs="Arial"/>
                <w:i/>
                <w:iCs/>
                <w:sz w:val="20"/>
              </w:rPr>
              <w:t xml:space="preserve">. </w:t>
            </w:r>
          </w:p>
          <w:p w:rsidRPr="006B103D" w:rsidR="006B103D" w:rsidP="006B103D" w:rsidRDefault="006B103D" w14:paraId="57EAB942" w14:textId="1E3BC0DD">
            <w:pPr>
              <w:pStyle w:val="Prrafodelista"/>
              <w:widowControl w:val="0"/>
              <w:numPr>
                <w:ilvl w:val="0"/>
                <w:numId w:val="16"/>
              </w:numPr>
              <w:spacing w:line="240" w:lineRule="auto"/>
              <w:rPr>
                <w:rFonts w:cs="Arial"/>
                <w:i/>
                <w:iCs/>
                <w:sz w:val="20"/>
                <w:lang w:val="es-ES"/>
              </w:rPr>
            </w:pPr>
            <w:r w:rsidRPr="006B103D">
              <w:rPr>
                <w:rFonts w:cs="Arial"/>
                <w:b/>
                <w:bCs/>
                <w:i/>
                <w:iCs/>
                <w:sz w:val="20"/>
                <w:u w:val="single"/>
              </w:rPr>
              <w:t xml:space="preserve">Enlace encuentro virtual 5 </w:t>
            </w:r>
            <w:r w:rsidRPr="006B103D">
              <w:rPr>
                <w:rFonts w:cs="Arial"/>
                <w:i/>
                <w:iCs/>
                <w:sz w:val="20"/>
              </w:rPr>
              <w:t>(introducción al curso y al material 2.1 a 2.</w:t>
            </w:r>
            <w:r w:rsidR="00066758">
              <w:rPr>
                <w:rFonts w:cs="Arial"/>
                <w:i/>
                <w:iCs/>
                <w:sz w:val="20"/>
              </w:rPr>
              <w:t>5</w:t>
            </w:r>
            <w:r w:rsidRPr="006B103D">
              <w:rPr>
                <w:rFonts w:cs="Arial"/>
                <w:i/>
                <w:iCs/>
                <w:sz w:val="20"/>
              </w:rPr>
              <w:t>)</w:t>
            </w:r>
            <w:r w:rsidRPr="006B103D">
              <w:rPr>
                <w:rFonts w:cs="Arial"/>
                <w:b/>
                <w:bCs/>
                <w:i/>
                <w:iCs/>
                <w:sz w:val="20"/>
              </w:rPr>
              <w:t xml:space="preserve"> (retroalimentación evaluación unidad 1)</w:t>
            </w:r>
          </w:p>
          <w:p w:rsidRPr="0067432D" w:rsidR="006B103D" w:rsidRDefault="006B103D" w14:paraId="060CAE64" w14:textId="77777777">
            <w:pPr>
              <w:pStyle w:val="Prrafodelista"/>
              <w:widowControl w:val="0"/>
              <w:numPr>
                <w:ilvl w:val="0"/>
                <w:numId w:val="16"/>
              </w:numPr>
              <w:spacing w:after="120" w:line="240" w:lineRule="auto"/>
              <w:rPr>
                <w:rFonts w:cs="Arial"/>
                <w:i/>
                <w:iCs/>
                <w:sz w:val="20"/>
              </w:rPr>
            </w:pPr>
          </w:p>
          <w:p w:rsidR="00867052" w:rsidP="008C5AE2" w:rsidRDefault="00867052" w14:paraId="3F01191B" w14:textId="7234A878">
            <w:pPr>
              <w:widowControl w:val="0"/>
              <w:spacing w:after="120" w:line="240" w:lineRule="auto"/>
              <w:rPr>
                <w:rFonts w:cs="Arial"/>
                <w:i/>
                <w:iCs/>
                <w:sz w:val="20"/>
              </w:rPr>
            </w:pPr>
          </w:p>
          <w:p w:rsidRPr="00096F8C" w:rsidR="00096F8C" w:rsidP="525DE29D" w:rsidRDefault="00096F8C" w14:paraId="7125A567" w14:textId="5A3E4D4E">
            <w:pPr>
              <w:pStyle w:val="Prrafodelista"/>
              <w:widowControl w:val="0"/>
              <w:numPr>
                <w:ilvl w:val="0"/>
                <w:numId w:val="15"/>
              </w:numPr>
              <w:spacing w:after="120" w:line="240" w:lineRule="auto"/>
              <w:rPr>
                <w:rFonts w:cs="Arial"/>
                <w:i w:val="1"/>
                <w:iCs w:val="1"/>
                <w:sz w:val="20"/>
                <w:szCs w:val="20"/>
                <w:lang w:val="es-ES"/>
              </w:rPr>
            </w:pPr>
            <w:r w:rsidRPr="525DE29D" w:rsidR="00096F8C">
              <w:rPr>
                <w:rFonts w:cs="Arial"/>
                <w:b w:val="1"/>
                <w:bCs w:val="1"/>
                <w:i w:val="1"/>
                <w:iCs w:val="1"/>
                <w:color w:val="FF0000"/>
                <w:sz w:val="20"/>
                <w:szCs w:val="20"/>
                <w:lang w:val="es-ES"/>
              </w:rPr>
              <w:t xml:space="preserve">Enlace </w:t>
            </w:r>
            <w:r w:rsidRPr="525DE29D" w:rsidR="00096F8C">
              <w:rPr>
                <w:rFonts w:cs="Arial"/>
                <w:b w:val="1"/>
                <w:bCs w:val="1"/>
                <w:i w:val="1"/>
                <w:iCs w:val="1"/>
                <w:color w:val="FF0000"/>
                <w:sz w:val="20"/>
                <w:szCs w:val="20"/>
                <w:lang w:val="es-ES"/>
              </w:rPr>
              <w:t>encuentro virtual 6 (</w:t>
            </w:r>
            <w:r w:rsidRPr="525DE29D" w:rsidR="00096F8C">
              <w:rPr>
                <w:rFonts w:cs="Arial"/>
                <w:i w:val="1"/>
                <w:iCs w:val="1"/>
                <w:sz w:val="20"/>
                <w:szCs w:val="20"/>
                <w:lang w:val="es-ES"/>
              </w:rPr>
              <w:t>Feedback</w:t>
            </w:r>
            <w:r w:rsidRPr="525DE29D" w:rsidR="00096F8C">
              <w:rPr>
                <w:rFonts w:cs="Arial"/>
                <w:i w:val="1"/>
                <w:iCs w:val="1"/>
                <w:sz w:val="20"/>
                <w:szCs w:val="20"/>
                <w:lang w:val="es-ES"/>
              </w:rPr>
              <w:t xml:space="preserve"> secciones 2.1 a 2.</w:t>
            </w:r>
            <w:r w:rsidRPr="525DE29D" w:rsidR="00066758">
              <w:rPr>
                <w:rFonts w:cs="Arial"/>
                <w:i w:val="1"/>
                <w:iCs w:val="1"/>
                <w:sz w:val="20"/>
                <w:szCs w:val="20"/>
                <w:lang w:val="es-ES"/>
              </w:rPr>
              <w:t>5)</w:t>
            </w:r>
          </w:p>
          <w:p w:rsidRPr="009F1C42" w:rsidR="00867052" w:rsidRDefault="00867052" w14:paraId="471A2E57" w14:textId="4FBC8595">
            <w:pPr>
              <w:pStyle w:val="Prrafodelista"/>
              <w:widowControl w:val="0"/>
              <w:numPr>
                <w:ilvl w:val="0"/>
                <w:numId w:val="15"/>
              </w:numPr>
              <w:spacing w:after="120" w:line="240" w:lineRule="auto"/>
              <w:rPr>
                <w:rFonts w:cs="Arial"/>
                <w:b/>
                <w:bCs/>
                <w:i/>
                <w:iCs/>
                <w:color w:val="FF0000"/>
                <w:sz w:val="20"/>
              </w:rPr>
            </w:pPr>
            <w:r w:rsidRPr="009F1C42">
              <w:rPr>
                <w:rFonts w:cs="Arial"/>
                <w:b/>
                <w:bCs/>
                <w:i/>
                <w:iCs/>
                <w:color w:val="FF0000"/>
                <w:sz w:val="20"/>
              </w:rPr>
              <w:t xml:space="preserve">Enlace </w:t>
            </w:r>
            <w:r w:rsidR="00511472">
              <w:rPr>
                <w:rFonts w:cs="Arial"/>
                <w:b/>
                <w:bCs/>
                <w:i/>
                <w:iCs/>
                <w:color w:val="FF0000"/>
                <w:sz w:val="20"/>
              </w:rPr>
              <w:t xml:space="preserve">Subir ejercicios resueltos </w:t>
            </w:r>
            <w:r w:rsidR="00BA42DE">
              <w:rPr>
                <w:rFonts w:cs="Arial"/>
                <w:b/>
                <w:bCs/>
                <w:i/>
                <w:iCs/>
                <w:color w:val="FF0000"/>
                <w:sz w:val="20"/>
              </w:rPr>
              <w:t>ACTIVIDAD IV</w:t>
            </w:r>
          </w:p>
          <w:p w:rsidRPr="0067432D" w:rsidR="00867052" w:rsidP="525DE29D" w:rsidRDefault="00867052" w14:paraId="43120F3A" w14:textId="73A863EC">
            <w:pPr>
              <w:pStyle w:val="Prrafodelista"/>
              <w:widowControl w:val="0"/>
              <w:numPr>
                <w:ilvl w:val="0"/>
                <w:numId w:val="15"/>
              </w:numPr>
              <w:spacing w:after="120" w:line="240" w:lineRule="auto"/>
              <w:rPr>
                <w:rFonts w:cs="Arial"/>
                <w:i w:val="1"/>
                <w:iCs w:val="1"/>
                <w:sz w:val="20"/>
                <w:szCs w:val="20"/>
                <w:lang w:val="es-ES"/>
              </w:rPr>
            </w:pPr>
            <w:r w:rsidRPr="525DE29D" w:rsidR="00867052">
              <w:rPr>
                <w:rFonts w:cs="Arial"/>
                <w:i w:val="1"/>
                <w:iCs w:val="1"/>
                <w:sz w:val="20"/>
                <w:szCs w:val="20"/>
                <w:lang w:val="es-ES"/>
              </w:rPr>
              <w:t>R</w:t>
            </w:r>
            <w:r w:rsidRPr="525DE29D" w:rsidR="00867052">
              <w:rPr>
                <w:rFonts w:cs="Arial"/>
                <w:i w:val="1"/>
                <w:iCs w:val="1"/>
                <w:sz w:val="20"/>
                <w:szCs w:val="20"/>
                <w:lang w:val="es-ES"/>
              </w:rPr>
              <w:t xml:space="preserve">ealización de actividades virtuales </w:t>
            </w:r>
            <w:r w:rsidRPr="525DE29D" w:rsidR="00867052">
              <w:rPr>
                <w:rFonts w:cs="Arial"/>
                <w:i w:val="1"/>
                <w:iCs w:val="1"/>
                <w:sz w:val="20"/>
                <w:szCs w:val="20"/>
                <w:lang w:val="es-ES"/>
              </w:rPr>
              <w:t xml:space="preserve">con </w:t>
            </w:r>
            <w:r w:rsidRPr="525DE29D" w:rsidR="00867052">
              <w:rPr>
                <w:rFonts w:cs="Arial"/>
                <w:i w:val="1"/>
                <w:iCs w:val="1"/>
                <w:sz w:val="20"/>
                <w:szCs w:val="20"/>
                <w:lang w:val="es-ES"/>
              </w:rPr>
              <w:t>aprobación en cada una de ellas.</w:t>
            </w:r>
          </w:p>
          <w:p w:rsidRPr="00FD7F90" w:rsidR="00867052" w:rsidP="008C5AE2" w:rsidRDefault="0006639A" w14:paraId="7E41F027" w14:textId="2B18D7C1">
            <w:pPr>
              <w:pStyle w:val="NormalWeb"/>
              <w:spacing w:before="0" w:beforeAutospacing="0" w:after="0" w:afterAutospacing="0"/>
              <w:rPr>
                <w:rFonts w:ascii="Calibri" w:hAnsi="Calibri" w:eastAsiaTheme="minorEastAsia" w:cstheme="minorBidi"/>
                <w:i/>
                <w:kern w:val="2"/>
                <w:sz w:val="22"/>
                <w:lang w:eastAsia="ko-KR"/>
              </w:rPr>
            </w:pPr>
            <w:r>
              <w:rPr>
                <w:rFonts w:ascii="Calibri" w:hAnsi="Calibri" w:eastAsiaTheme="minorEastAsia" w:cstheme="minorBidi"/>
                <w:i/>
                <w:kern w:val="2"/>
                <w:sz w:val="22"/>
                <w:lang w:eastAsia="ko-KR"/>
              </w:rPr>
              <w:t xml:space="preserve">Te </w:t>
            </w:r>
            <w:r>
              <w:rPr>
                <w:rFonts w:eastAsiaTheme="minorEastAsia" w:cstheme="minorBidi"/>
                <w:i/>
                <w:sz w:val="22"/>
              </w:rPr>
              <w:t>invitamos a asistir</w:t>
            </w:r>
            <w:r w:rsidRPr="00FD7F90" w:rsidR="00867052">
              <w:rPr>
                <w:rFonts w:ascii="Calibri" w:hAnsi="Calibri" w:eastAsiaTheme="minorEastAsia" w:cstheme="minorBidi"/>
                <w:i/>
                <w:kern w:val="2"/>
                <w:sz w:val="22"/>
                <w:lang w:eastAsia="ko-KR"/>
              </w:rPr>
              <w:t xml:space="preserve"> a los encuentros virtuales</w:t>
            </w:r>
            <w:r>
              <w:rPr>
                <w:rFonts w:ascii="Calibri" w:hAnsi="Calibri" w:eastAsiaTheme="minorEastAsia" w:cstheme="minorBidi"/>
                <w:i/>
                <w:kern w:val="2"/>
                <w:sz w:val="22"/>
                <w:lang w:eastAsia="ko-KR"/>
              </w:rPr>
              <w:t xml:space="preserve"> </w:t>
            </w:r>
            <w:r>
              <w:rPr>
                <w:rFonts w:eastAsiaTheme="minorEastAsia" w:cstheme="minorBidi"/>
                <w:i/>
                <w:sz w:val="22"/>
              </w:rPr>
              <w:t>o revisar la grabación</w:t>
            </w:r>
            <w:r w:rsidRPr="00FD7F90" w:rsidR="00867052">
              <w:rPr>
                <w:rFonts w:ascii="Calibri" w:hAnsi="Calibri" w:eastAsiaTheme="minorEastAsia" w:cstheme="minorBidi"/>
                <w:i/>
                <w:kern w:val="2"/>
                <w:sz w:val="22"/>
                <w:lang w:eastAsia="ko-KR"/>
              </w:rPr>
              <w:t>, revisa</w:t>
            </w:r>
            <w:r>
              <w:rPr>
                <w:rFonts w:ascii="Calibri" w:hAnsi="Calibri" w:eastAsiaTheme="minorEastAsia" w:cstheme="minorBidi"/>
                <w:i/>
                <w:kern w:val="2"/>
                <w:sz w:val="22"/>
                <w:lang w:eastAsia="ko-KR"/>
              </w:rPr>
              <w:t>r</w:t>
            </w:r>
            <w:r w:rsidRPr="00FD7F90" w:rsidR="00867052">
              <w:rPr>
                <w:rFonts w:ascii="Calibri" w:hAnsi="Calibri" w:eastAsiaTheme="minorEastAsia" w:cstheme="minorBidi"/>
                <w:i/>
                <w:kern w:val="2"/>
                <w:sz w:val="22"/>
                <w:lang w:eastAsia="ko-KR"/>
              </w:rPr>
              <w:t xml:space="preserve"> el material de apoyo en el aula virtual</w:t>
            </w:r>
            <w:r w:rsidR="006B103D">
              <w:rPr>
                <w:rFonts w:ascii="Calibri" w:hAnsi="Calibri" w:eastAsiaTheme="minorEastAsia" w:cstheme="minorBidi"/>
                <w:i/>
                <w:kern w:val="2"/>
                <w:sz w:val="22"/>
                <w:lang w:eastAsia="ko-KR"/>
              </w:rPr>
              <w:t xml:space="preserve">, </w:t>
            </w:r>
            <w:r w:rsidRPr="00FD7F90" w:rsidR="00867052">
              <w:rPr>
                <w:rFonts w:ascii="Calibri" w:hAnsi="Calibri" w:eastAsiaTheme="minorEastAsia" w:cstheme="minorBidi"/>
                <w:i/>
                <w:kern w:val="2"/>
                <w:sz w:val="22"/>
                <w:lang w:eastAsia="ko-KR"/>
              </w:rPr>
              <w:t>re</w:t>
            </w:r>
            <w:r>
              <w:rPr>
                <w:rFonts w:ascii="Calibri" w:hAnsi="Calibri" w:eastAsiaTheme="minorEastAsia" w:cstheme="minorBidi"/>
                <w:i/>
                <w:kern w:val="2"/>
                <w:sz w:val="22"/>
                <w:lang w:eastAsia="ko-KR"/>
              </w:rPr>
              <w:t>s</w:t>
            </w:r>
            <w:r>
              <w:rPr>
                <w:rFonts w:eastAsiaTheme="minorEastAsia" w:cstheme="minorBidi"/>
                <w:i/>
                <w:sz w:val="22"/>
              </w:rPr>
              <w:t>olver</w:t>
            </w:r>
            <w:r w:rsidRPr="00FD7F90" w:rsidR="00867052">
              <w:rPr>
                <w:rFonts w:ascii="Calibri" w:hAnsi="Calibri" w:eastAsiaTheme="minorEastAsia" w:cstheme="minorBidi"/>
                <w:i/>
                <w:kern w:val="2"/>
                <w:sz w:val="22"/>
                <w:lang w:eastAsia="ko-KR"/>
              </w:rPr>
              <w:t xml:space="preserve"> </w:t>
            </w:r>
            <w:r w:rsidR="006B103D">
              <w:rPr>
                <w:rFonts w:ascii="Calibri" w:hAnsi="Calibri" w:eastAsiaTheme="minorEastAsia" w:cstheme="minorBidi"/>
                <w:i/>
                <w:kern w:val="2"/>
                <w:sz w:val="22"/>
                <w:lang w:eastAsia="ko-KR"/>
              </w:rPr>
              <w:t>y sub</w:t>
            </w:r>
            <w:r>
              <w:rPr>
                <w:rFonts w:ascii="Calibri" w:hAnsi="Calibri" w:eastAsiaTheme="minorEastAsia" w:cstheme="minorBidi"/>
                <w:i/>
                <w:kern w:val="2"/>
                <w:sz w:val="22"/>
                <w:lang w:eastAsia="ko-KR"/>
              </w:rPr>
              <w:t>i</w:t>
            </w:r>
            <w:r>
              <w:rPr>
                <w:rFonts w:eastAsiaTheme="minorEastAsia" w:cstheme="minorBidi"/>
                <w:i/>
                <w:sz w:val="22"/>
              </w:rPr>
              <w:t>r</w:t>
            </w:r>
            <w:r w:rsidR="006B103D">
              <w:rPr>
                <w:rFonts w:ascii="Calibri" w:hAnsi="Calibri" w:eastAsiaTheme="minorEastAsia" w:cstheme="minorBidi"/>
                <w:i/>
                <w:kern w:val="2"/>
                <w:sz w:val="22"/>
                <w:lang w:eastAsia="ko-KR"/>
              </w:rPr>
              <w:t xml:space="preserve"> </w:t>
            </w:r>
            <w:r w:rsidRPr="00FD7F90" w:rsidR="00867052">
              <w:rPr>
                <w:rFonts w:ascii="Calibri" w:hAnsi="Calibri" w:eastAsiaTheme="minorEastAsia" w:cstheme="minorBidi"/>
                <w:i/>
                <w:kern w:val="2"/>
                <w:sz w:val="22"/>
                <w:lang w:eastAsia="ko-KR"/>
              </w:rPr>
              <w:t>las actividades propuestas, siempre registrando la entrega.</w:t>
            </w:r>
          </w:p>
          <w:p w:rsidR="00867052" w:rsidP="008C5AE2" w:rsidRDefault="00867052" w14:paraId="42A70D64" w14:textId="77777777">
            <w:pPr>
              <w:pStyle w:val="NormalWeb"/>
              <w:spacing w:before="0" w:beforeAutospacing="0" w:after="0" w:afterAutospacing="0"/>
              <w:rPr>
                <w:rFonts w:ascii="Calibri" w:hAnsi="Calibri" w:eastAsiaTheme="minorEastAsia" w:cstheme="minorBidi"/>
                <w:i/>
                <w:color w:val="808080" w:themeColor="background1" w:themeShade="80"/>
                <w:kern w:val="2"/>
                <w:sz w:val="22"/>
                <w:lang w:eastAsia="ko-KR"/>
              </w:rPr>
            </w:pPr>
          </w:p>
          <w:p w:rsidRPr="00A31BF7" w:rsidR="00867052" w:rsidRDefault="0006639A" w14:paraId="1DB98DAC" w14:textId="7319E05A">
            <w:pPr>
              <w:pStyle w:val="NormalWeb"/>
              <w:numPr>
                <w:ilvl w:val="0"/>
                <w:numId w:val="15"/>
              </w:numPr>
              <w:spacing w:before="0" w:beforeAutospacing="0" w:after="0" w:afterAutospacing="0"/>
              <w:rPr>
                <w:rFonts w:ascii="Calibri" w:hAnsi="Calibri" w:eastAsiaTheme="minorEastAsia" w:cstheme="minorBidi"/>
                <w:i/>
                <w:iCs/>
                <w:color w:val="808080" w:themeColor="background1" w:themeShade="80"/>
                <w:kern w:val="2"/>
                <w:sz w:val="22"/>
                <w:szCs w:val="22"/>
                <w:lang w:eastAsia="ko-KR"/>
              </w:rPr>
            </w:pPr>
            <w:r>
              <w:rPr>
                <w:rFonts w:ascii="Calibri" w:hAnsi="Calibri"/>
                <w:i/>
                <w:iCs/>
                <w:color w:val="808080" w:themeColor="background1" w:themeShade="80"/>
                <w:sz w:val="22"/>
                <w:szCs w:val="22"/>
              </w:rPr>
              <w:t>Los i</w:t>
            </w:r>
            <w:r w:rsidRPr="00EF6973">
              <w:rPr>
                <w:rFonts w:ascii="Calibri" w:hAnsi="Calibri"/>
                <w:i/>
                <w:iCs/>
                <w:color w:val="808080" w:themeColor="background1" w:themeShade="80"/>
                <w:sz w:val="22"/>
                <w:szCs w:val="22"/>
              </w:rPr>
              <w:t xml:space="preserve">nvito a </w:t>
            </w:r>
            <w:r w:rsidR="00867052">
              <w:rPr>
                <w:rFonts w:ascii="Calibri" w:hAnsi="Calibri"/>
                <w:i/>
                <w:iCs/>
                <w:color w:val="808080" w:themeColor="background1" w:themeShade="80"/>
                <w:sz w:val="22"/>
                <w:szCs w:val="22"/>
              </w:rPr>
              <w:t xml:space="preserve"> trabaja</w:t>
            </w:r>
            <w:r>
              <w:rPr>
                <w:rFonts w:ascii="Calibri" w:hAnsi="Calibri"/>
                <w:i/>
                <w:iCs/>
                <w:color w:val="808080" w:themeColor="background1" w:themeShade="80"/>
                <w:sz w:val="22"/>
                <w:szCs w:val="22"/>
              </w:rPr>
              <w:t>r</w:t>
            </w:r>
            <w:r w:rsidR="00867052">
              <w:rPr>
                <w:rFonts w:ascii="Calibri" w:hAnsi="Calibri"/>
                <w:i/>
                <w:iCs/>
                <w:color w:val="808080" w:themeColor="background1" w:themeShade="80"/>
                <w:sz w:val="22"/>
                <w:szCs w:val="22"/>
              </w:rPr>
              <w:t xml:space="preserve"> en forma individual</w:t>
            </w:r>
            <w:r w:rsidRPr="16309B63" w:rsidR="00867052">
              <w:rPr>
                <w:rFonts w:ascii="Calibri" w:hAnsi="Calibri"/>
                <w:i/>
                <w:iCs/>
                <w:color w:val="808080" w:themeColor="background1" w:themeShade="80"/>
                <w:sz w:val="22"/>
                <w:szCs w:val="22"/>
              </w:rPr>
              <w:t>.</w:t>
            </w:r>
          </w:p>
          <w:p w:rsidRPr="0092246C" w:rsidR="00867052" w:rsidRDefault="0006639A" w14:paraId="727CB8E0" w14:textId="42C0C359">
            <w:pPr>
              <w:pStyle w:val="NormalWeb"/>
              <w:numPr>
                <w:ilvl w:val="0"/>
                <w:numId w:val="15"/>
              </w:numPr>
              <w:spacing w:before="0" w:beforeAutospacing="0" w:after="0" w:afterAutospacing="0"/>
              <w:rPr>
                <w:rFonts w:ascii="Calibri" w:hAnsi="Calibri" w:eastAsiaTheme="minorEastAsia" w:cstheme="minorBidi"/>
                <w:i/>
                <w:iCs/>
                <w:color w:val="808080" w:themeColor="background1" w:themeShade="80"/>
                <w:kern w:val="2"/>
                <w:sz w:val="22"/>
                <w:szCs w:val="22"/>
                <w:lang w:eastAsia="ko-KR"/>
              </w:rPr>
            </w:pPr>
            <w:r>
              <w:rPr>
                <w:rFonts w:ascii="Calibri" w:hAnsi="Calibri" w:eastAsiaTheme="minorEastAsia" w:cstheme="minorBidi"/>
                <w:i/>
                <w:iCs/>
                <w:color w:val="808080" w:themeColor="background1" w:themeShade="80"/>
                <w:kern w:val="2"/>
                <w:sz w:val="22"/>
                <w:szCs w:val="22"/>
                <w:lang w:eastAsia="ko-KR"/>
              </w:rPr>
              <w:t>En lo posible asiste</w:t>
            </w:r>
            <w:r w:rsidR="00867052">
              <w:rPr>
                <w:rFonts w:ascii="Calibri" w:hAnsi="Calibri" w:eastAsiaTheme="minorEastAsia" w:cstheme="minorBidi"/>
                <w:i/>
                <w:iCs/>
                <w:color w:val="808080" w:themeColor="background1" w:themeShade="80"/>
                <w:kern w:val="2"/>
                <w:sz w:val="22"/>
                <w:szCs w:val="22"/>
                <w:lang w:eastAsia="ko-KR"/>
              </w:rPr>
              <w:t xml:space="preserve"> a los encuentros virtuales donde se presenta la introducción a las temáticas, se realiza retroalimentación de las temáticas vistas y se muestra el material y actividades que debe realizar en el aula virtual</w:t>
            </w:r>
          </w:p>
          <w:p w:rsidR="00867052" w:rsidP="00EF6973" w:rsidRDefault="00867052" w14:paraId="35CD6ED3" w14:textId="77777777">
            <w:pPr>
              <w:pStyle w:val="Sinespaciado"/>
              <w:ind w:left="1440"/>
              <w:jc w:val="left"/>
              <w:rPr>
                <w:rFonts w:ascii="Calibri" w:hAnsi="Calibri"/>
                <w:i/>
                <w:color w:val="808080" w:themeColor="background1" w:themeShade="80"/>
                <w:sz w:val="22"/>
                <w:szCs w:val="24"/>
                <w:lang w:val="es-CO"/>
              </w:rPr>
            </w:pPr>
          </w:p>
        </w:tc>
      </w:tr>
      <w:tr w:rsidRPr="00EE1BA6" w:rsidR="00867052" w:rsidTr="4251143B" w14:paraId="20C879FF" w14:textId="77777777">
        <w:tc>
          <w:tcPr>
            <w:tcW w:w="9380" w:type="dxa"/>
            <w:gridSpan w:val="3"/>
            <w:tcMar/>
          </w:tcPr>
          <w:p w:rsidR="00867052" w:rsidP="008C5AE2" w:rsidRDefault="00867052" w14:paraId="0BBE8A4C" w14:textId="77777777">
            <w:pPr>
              <w:pStyle w:val="Sinespaciado"/>
              <w:jc w:val="left"/>
              <w:rPr>
                <w:rStyle w:val="nfasis"/>
                <w:rFonts w:ascii="Calibri" w:hAnsi="Calibri" w:cs="Calibri"/>
                <w:b/>
                <w:bCs/>
                <w:color w:val="000000"/>
                <w:lang w:val="es-CO"/>
              </w:rPr>
            </w:pPr>
            <w:r w:rsidRPr="006E7013">
              <w:rPr>
                <w:rStyle w:val="nfasis"/>
                <w:rFonts w:ascii="Calibri" w:hAnsi="Calibri" w:cs="Calibri"/>
                <w:b/>
                <w:bCs/>
                <w:color w:val="000000"/>
                <w:lang w:val="es-CO"/>
              </w:rPr>
              <w:t>¿Cómo lo vamos a evaluar?</w:t>
            </w:r>
          </w:p>
          <w:p w:rsidR="00867052" w:rsidP="008C5AE2" w:rsidRDefault="00867052" w14:paraId="27CC4394" w14:textId="77777777">
            <w:pPr>
              <w:pStyle w:val="Sinespaciado"/>
              <w:jc w:val="left"/>
              <w:rPr>
                <w:rFonts w:ascii="Calibri" w:hAnsi="Calibri"/>
                <w:i/>
                <w:color w:val="808080" w:themeColor="background1" w:themeShade="80"/>
                <w:sz w:val="22"/>
                <w:szCs w:val="24"/>
                <w:lang w:val="es-CO"/>
              </w:rPr>
            </w:pPr>
          </w:p>
          <w:p w:rsidR="00867052" w:rsidP="008C5AE2" w:rsidRDefault="00867052" w14:paraId="40E13772" w14:textId="73B1262F">
            <w:pPr>
              <w:pStyle w:val="Sinespaciado"/>
              <w:jc w:val="left"/>
              <w:rPr>
                <w:rFonts w:ascii="Calibri" w:hAnsi="Calibri"/>
                <w:i/>
                <w:color w:val="808080" w:themeColor="background1" w:themeShade="80"/>
                <w:sz w:val="22"/>
                <w:szCs w:val="24"/>
                <w:lang w:val="es-CO"/>
              </w:rPr>
            </w:pPr>
          </w:p>
          <w:p w:rsidR="00867052" w:rsidP="008C5AE2" w:rsidRDefault="00867052" w14:paraId="1B18E6F5" w14:textId="77777777">
            <w:pPr>
              <w:pStyle w:val="Sinespaciado"/>
              <w:rPr>
                <w:rFonts w:ascii="Calibri" w:hAnsi="Calibri"/>
                <w:i/>
                <w:color w:val="808080" w:themeColor="background1" w:themeShade="80"/>
                <w:sz w:val="22"/>
                <w:szCs w:val="24"/>
                <w:lang w:val="es-CO"/>
              </w:rPr>
            </w:pPr>
          </w:p>
          <w:tbl>
            <w:tblPr>
              <w:tblStyle w:val="Tablaconcuadrcula"/>
              <w:tblW w:w="0" w:type="auto"/>
              <w:jc w:val="center"/>
              <w:tblLook w:val="04A0" w:firstRow="1" w:lastRow="0" w:firstColumn="1" w:lastColumn="0" w:noHBand="0" w:noVBand="1"/>
            </w:tblPr>
            <w:tblGrid>
              <w:gridCol w:w="6544"/>
              <w:gridCol w:w="568"/>
            </w:tblGrid>
            <w:tr w:rsidRPr="0097447A" w:rsidR="00867052" w:rsidTr="008C5AE2" w14:paraId="6321CDF2" w14:textId="77777777">
              <w:trPr>
                <w:jc w:val="center"/>
              </w:trPr>
              <w:tc>
                <w:tcPr>
                  <w:tcW w:w="6544" w:type="dxa"/>
                </w:tcPr>
                <w:p w:rsidRPr="0097447A" w:rsidR="00867052" w:rsidP="008C5AE2" w:rsidRDefault="00867052" w14:paraId="256116FA" w14:textId="77777777">
                  <w:pPr>
                    <w:pStyle w:val="Sinespaciado"/>
                    <w:jc w:val="center"/>
                    <w:rPr>
                      <w:rFonts w:ascii="Calibri" w:hAnsi="Calibri"/>
                      <w:b/>
                      <w:i/>
                      <w:color w:val="808080" w:themeColor="background1" w:themeShade="80"/>
                      <w:sz w:val="18"/>
                      <w:szCs w:val="24"/>
                      <w:lang w:val="es-CO"/>
                    </w:rPr>
                  </w:pPr>
                  <w:r w:rsidRPr="0097447A">
                    <w:rPr>
                      <w:rFonts w:ascii="Calibri" w:hAnsi="Calibri"/>
                      <w:b/>
                      <w:i/>
                      <w:color w:val="808080" w:themeColor="background1" w:themeShade="80"/>
                      <w:sz w:val="18"/>
                      <w:szCs w:val="24"/>
                      <w:lang w:val="es-CO"/>
                    </w:rPr>
                    <w:t>Criterios</w:t>
                  </w:r>
                  <w:r>
                    <w:rPr>
                      <w:rFonts w:ascii="Calibri" w:hAnsi="Calibri"/>
                      <w:b/>
                      <w:i/>
                      <w:color w:val="808080" w:themeColor="background1" w:themeShade="80"/>
                      <w:sz w:val="18"/>
                      <w:szCs w:val="24"/>
                      <w:lang w:val="es-CO"/>
                    </w:rPr>
                    <w:t xml:space="preserve"> de desempeño</w:t>
                  </w:r>
                </w:p>
              </w:tc>
              <w:tc>
                <w:tcPr>
                  <w:tcW w:w="568" w:type="dxa"/>
                </w:tcPr>
                <w:p w:rsidRPr="0097447A" w:rsidR="00867052" w:rsidP="008C5AE2" w:rsidRDefault="00867052" w14:paraId="18BB43B9" w14:textId="77777777">
                  <w:pPr>
                    <w:pStyle w:val="Sinespaciado"/>
                    <w:jc w:val="center"/>
                    <w:rPr>
                      <w:rFonts w:ascii="Calibri" w:hAnsi="Calibri"/>
                      <w:b/>
                      <w:i/>
                      <w:color w:val="808080" w:themeColor="background1" w:themeShade="80"/>
                      <w:sz w:val="18"/>
                      <w:szCs w:val="24"/>
                      <w:lang w:val="es-CO"/>
                    </w:rPr>
                  </w:pPr>
                  <w:r>
                    <w:rPr>
                      <w:rFonts w:ascii="Calibri" w:hAnsi="Calibri"/>
                      <w:b/>
                      <w:i/>
                      <w:color w:val="808080" w:themeColor="background1" w:themeShade="80"/>
                      <w:sz w:val="18"/>
                      <w:szCs w:val="24"/>
                      <w:lang w:val="es-CO"/>
                    </w:rPr>
                    <w:t>Puntos</w:t>
                  </w:r>
                </w:p>
              </w:tc>
            </w:tr>
            <w:tr w:rsidRPr="0097447A" w:rsidR="00BC2BB8" w:rsidTr="00F00AC8" w14:paraId="4523297F" w14:textId="77777777">
              <w:trPr>
                <w:trHeight w:val="159"/>
                <w:jc w:val="center"/>
              </w:trPr>
              <w:tc>
                <w:tcPr>
                  <w:tcW w:w="6544" w:type="dxa"/>
                </w:tcPr>
                <w:p w:rsidRPr="0097447A" w:rsidR="00BC2BB8" w:rsidP="00BC2BB8" w:rsidRDefault="0006639A" w14:paraId="6613BB1F" w14:textId="15FC9FBA">
                  <w:pPr>
                    <w:pStyle w:val="Sinespaciado"/>
                    <w:jc w:val="left"/>
                    <w:rPr>
                      <w:rFonts w:ascii="Calibri" w:hAnsi="Calibri"/>
                      <w:i/>
                      <w:color w:val="808080" w:themeColor="background1" w:themeShade="80"/>
                      <w:sz w:val="18"/>
                      <w:szCs w:val="24"/>
                      <w:lang w:val="es-CO"/>
                    </w:rPr>
                  </w:pPr>
                  <w:r>
                    <w:rPr>
                      <w:rFonts w:ascii="Calibri" w:hAnsi="Calibri"/>
                      <w:i/>
                      <w:sz w:val="18"/>
                      <w:szCs w:val="24"/>
                      <w:lang w:val="es-CO"/>
                    </w:rPr>
                    <w:t xml:space="preserve">Se evidenica </w:t>
                  </w:r>
                  <w:r w:rsidRPr="003117EC">
                    <w:rPr>
                      <w:rFonts w:ascii="Calibri" w:hAnsi="Calibri"/>
                      <w:i/>
                      <w:sz w:val="18"/>
                      <w:szCs w:val="24"/>
                      <w:lang w:val="es-CO"/>
                    </w:rPr>
                    <w:t>r</w:t>
                  </w:r>
                  <w:r>
                    <w:rPr>
                      <w:rFonts w:ascii="Calibri" w:hAnsi="Calibri"/>
                      <w:i/>
                      <w:sz w:val="18"/>
                      <w:szCs w:val="24"/>
                      <w:lang w:val="es-CO"/>
                    </w:rPr>
                    <w:t xml:space="preserve">evisión de material de estudio </w:t>
                  </w:r>
                </w:p>
              </w:tc>
              <w:tc>
                <w:tcPr>
                  <w:tcW w:w="568" w:type="dxa"/>
                </w:tcPr>
                <w:p w:rsidRPr="0097447A" w:rsidR="00BC2BB8" w:rsidP="00BC2BB8" w:rsidRDefault="000A6A88" w14:paraId="1DFE7033" w14:textId="7DB7730E">
                  <w:pPr>
                    <w:pStyle w:val="Sinespaciado"/>
                    <w:jc w:val="left"/>
                    <w:rPr>
                      <w:rFonts w:ascii="Calibri" w:hAnsi="Calibri"/>
                      <w:i/>
                      <w:color w:val="808080" w:themeColor="background1" w:themeShade="80"/>
                      <w:sz w:val="18"/>
                      <w:szCs w:val="24"/>
                      <w:lang w:val="es-CO"/>
                    </w:rPr>
                  </w:pPr>
                  <w:r>
                    <w:rPr>
                      <w:rFonts w:ascii="Calibri" w:hAnsi="Calibri"/>
                      <w:i/>
                      <w:color w:val="808080" w:themeColor="background1" w:themeShade="80"/>
                      <w:sz w:val="18"/>
                      <w:szCs w:val="24"/>
                      <w:lang w:val="es-CO"/>
                    </w:rPr>
                    <w:t>1.5</w:t>
                  </w:r>
                </w:p>
              </w:tc>
            </w:tr>
            <w:tr w:rsidRPr="0097447A" w:rsidR="00BC2BB8" w:rsidTr="008C5AE2" w14:paraId="75303641" w14:textId="77777777">
              <w:trPr>
                <w:jc w:val="center"/>
              </w:trPr>
              <w:tc>
                <w:tcPr>
                  <w:tcW w:w="6544" w:type="dxa"/>
                </w:tcPr>
                <w:p w:rsidRPr="0097447A" w:rsidR="00BC2BB8" w:rsidP="00BC2BB8" w:rsidRDefault="00F00AC8" w14:paraId="70FBC639" w14:textId="0AC8AFCB">
                  <w:pPr>
                    <w:pStyle w:val="Sinespaciado"/>
                    <w:jc w:val="left"/>
                    <w:rPr>
                      <w:rFonts w:ascii="Calibri" w:hAnsi="Calibri"/>
                      <w:i/>
                      <w:color w:val="808080" w:themeColor="background1" w:themeShade="80"/>
                      <w:sz w:val="18"/>
                      <w:szCs w:val="24"/>
                      <w:lang w:val="es-CO"/>
                    </w:rPr>
                  </w:pPr>
                  <w:r>
                    <w:rPr>
                      <w:rFonts w:ascii="Calibri" w:hAnsi="Calibri"/>
                      <w:i/>
                      <w:sz w:val="18"/>
                      <w:szCs w:val="24"/>
                      <w:lang w:val="es-CO"/>
                    </w:rPr>
                    <w:t>Re</w:t>
                  </w:r>
                  <w:r w:rsidR="0006639A">
                    <w:rPr>
                      <w:rFonts w:ascii="Calibri" w:hAnsi="Calibri"/>
                      <w:i/>
                      <w:sz w:val="18"/>
                      <w:szCs w:val="24"/>
                      <w:lang w:val="es-CO"/>
                    </w:rPr>
                    <w:t>suelve de manera correcta</w:t>
                  </w:r>
                  <w:r>
                    <w:rPr>
                      <w:rFonts w:ascii="Calibri" w:hAnsi="Calibri"/>
                      <w:i/>
                      <w:sz w:val="18"/>
                      <w:szCs w:val="24"/>
                      <w:lang w:val="es-CO"/>
                    </w:rPr>
                    <w:t xml:space="preserve">ly entrega </w:t>
                  </w:r>
                  <w:r w:rsidR="0006639A">
                    <w:rPr>
                      <w:rFonts w:ascii="Calibri" w:hAnsi="Calibri"/>
                      <w:i/>
                      <w:sz w:val="18"/>
                      <w:szCs w:val="24"/>
                      <w:lang w:val="es-CO"/>
                    </w:rPr>
                    <w:t>los</w:t>
                  </w:r>
                  <w:r>
                    <w:rPr>
                      <w:rFonts w:ascii="Calibri" w:hAnsi="Calibri"/>
                      <w:i/>
                      <w:sz w:val="18"/>
                      <w:szCs w:val="24"/>
                      <w:lang w:val="es-CO"/>
                    </w:rPr>
                    <w:t xml:space="preserve"> </w:t>
                  </w:r>
                  <w:r w:rsidR="000A6A88">
                    <w:rPr>
                      <w:rFonts w:ascii="Calibri" w:hAnsi="Calibri"/>
                      <w:i/>
                      <w:sz w:val="18"/>
                      <w:szCs w:val="24"/>
                      <w:lang w:val="es-CO"/>
                    </w:rPr>
                    <w:t>ejercicios ACTIVIDAD</w:t>
                  </w:r>
                  <w:r>
                    <w:rPr>
                      <w:rFonts w:ascii="Calibri" w:hAnsi="Calibri"/>
                      <w:i/>
                      <w:sz w:val="18"/>
                      <w:szCs w:val="24"/>
                      <w:lang w:val="es-CO"/>
                    </w:rPr>
                    <w:t xml:space="preserve"> -</w:t>
                  </w:r>
                  <w:r w:rsidR="00BE7495">
                    <w:rPr>
                      <w:rFonts w:ascii="Calibri" w:hAnsi="Calibri"/>
                      <w:i/>
                      <w:sz w:val="18"/>
                      <w:szCs w:val="24"/>
                      <w:lang w:val="es-CO"/>
                    </w:rPr>
                    <w:t>I</w:t>
                  </w:r>
                  <w:r>
                    <w:rPr>
                      <w:rFonts w:ascii="Calibri" w:hAnsi="Calibri"/>
                      <w:i/>
                      <w:sz w:val="18"/>
                      <w:szCs w:val="24"/>
                      <w:lang w:val="es-CO"/>
                    </w:rPr>
                    <w:t>V</w:t>
                  </w:r>
                </w:p>
              </w:tc>
              <w:tc>
                <w:tcPr>
                  <w:tcW w:w="568" w:type="dxa"/>
                </w:tcPr>
                <w:p w:rsidRPr="0097447A" w:rsidR="00BC2BB8" w:rsidP="00BC2BB8" w:rsidRDefault="000A6A88" w14:paraId="05F077CA" w14:textId="106394AF">
                  <w:pPr>
                    <w:pStyle w:val="Sinespaciado"/>
                    <w:jc w:val="left"/>
                    <w:rPr>
                      <w:rFonts w:ascii="Calibri" w:hAnsi="Calibri"/>
                      <w:i/>
                      <w:color w:val="808080" w:themeColor="background1" w:themeShade="80"/>
                      <w:sz w:val="18"/>
                      <w:szCs w:val="24"/>
                      <w:lang w:val="es-CO"/>
                    </w:rPr>
                  </w:pPr>
                  <w:r>
                    <w:rPr>
                      <w:rFonts w:ascii="Calibri" w:hAnsi="Calibri"/>
                      <w:i/>
                      <w:color w:val="808080" w:themeColor="background1" w:themeShade="80"/>
                      <w:sz w:val="18"/>
                      <w:szCs w:val="24"/>
                      <w:lang w:val="es-CO"/>
                    </w:rPr>
                    <w:t>3,5</w:t>
                  </w:r>
                </w:p>
              </w:tc>
            </w:tr>
            <w:tr w:rsidRPr="0097447A" w:rsidR="00BC2BB8" w:rsidTr="008C5AE2" w14:paraId="4085E521" w14:textId="77777777">
              <w:trPr>
                <w:jc w:val="center"/>
              </w:trPr>
              <w:tc>
                <w:tcPr>
                  <w:tcW w:w="6544" w:type="dxa"/>
                </w:tcPr>
                <w:p w:rsidRPr="0097447A" w:rsidR="00BC2BB8" w:rsidP="00BC2BB8" w:rsidRDefault="00BC2BB8" w14:paraId="559E4C74" w14:textId="148F371E">
                  <w:pPr>
                    <w:pStyle w:val="Sinespaciado"/>
                    <w:jc w:val="left"/>
                    <w:rPr>
                      <w:rFonts w:ascii="Calibri" w:hAnsi="Calibri"/>
                      <w:i/>
                      <w:color w:val="808080" w:themeColor="background1" w:themeShade="80"/>
                      <w:sz w:val="18"/>
                      <w:szCs w:val="24"/>
                      <w:lang w:val="es-CO"/>
                    </w:rPr>
                  </w:pPr>
                  <w:r w:rsidRPr="003117EC">
                    <w:rPr>
                      <w:rFonts w:ascii="Calibri" w:hAnsi="Calibri"/>
                      <w:b/>
                      <w:i/>
                      <w:sz w:val="18"/>
                      <w:szCs w:val="24"/>
                      <w:lang w:val="es-CO"/>
                    </w:rPr>
                    <w:t>La suma total debe dar</w:t>
                  </w:r>
                </w:p>
              </w:tc>
              <w:tc>
                <w:tcPr>
                  <w:tcW w:w="568" w:type="dxa"/>
                </w:tcPr>
                <w:p w:rsidRPr="0097447A" w:rsidR="00BC2BB8" w:rsidP="00BC2BB8" w:rsidRDefault="00BC2BB8" w14:paraId="34E7ED43" w14:textId="69601030">
                  <w:pPr>
                    <w:pStyle w:val="Sinespaciado"/>
                    <w:jc w:val="left"/>
                    <w:rPr>
                      <w:rFonts w:ascii="Calibri" w:hAnsi="Calibri"/>
                      <w:i/>
                      <w:color w:val="808080" w:themeColor="background1" w:themeShade="80"/>
                      <w:sz w:val="18"/>
                      <w:szCs w:val="24"/>
                      <w:lang w:val="es-CO"/>
                    </w:rPr>
                  </w:pPr>
                  <w:r w:rsidRPr="003117EC">
                    <w:rPr>
                      <w:rFonts w:ascii="Calibri" w:hAnsi="Calibri"/>
                      <w:b/>
                      <w:i/>
                      <w:sz w:val="18"/>
                      <w:szCs w:val="24"/>
                      <w:lang w:val="es-CO"/>
                    </w:rPr>
                    <w:t>5</w:t>
                  </w:r>
                </w:p>
              </w:tc>
            </w:tr>
          </w:tbl>
          <w:p w:rsidR="00867052" w:rsidP="008C5AE2" w:rsidRDefault="00867052" w14:paraId="73A775E1" w14:textId="77777777">
            <w:pPr>
              <w:pStyle w:val="Sinespaciado"/>
              <w:rPr>
                <w:rFonts w:ascii="Calibri" w:hAnsi="Calibri"/>
                <w:i/>
                <w:color w:val="808080" w:themeColor="background1" w:themeShade="80"/>
                <w:sz w:val="18"/>
                <w:szCs w:val="24"/>
                <w:lang w:val="es-CO"/>
              </w:rPr>
            </w:pPr>
          </w:p>
          <w:p w:rsidRPr="00EE1BA6" w:rsidR="00867052" w:rsidP="008C5AE2" w:rsidRDefault="00867052" w14:paraId="7A621B91" w14:textId="77777777">
            <w:pPr>
              <w:pStyle w:val="Sinespaciado"/>
              <w:rPr>
                <w:rFonts w:ascii="Calibri" w:hAnsi="Calibri"/>
                <w:i/>
                <w:color w:val="808080" w:themeColor="background1" w:themeShade="80"/>
                <w:sz w:val="22"/>
                <w:lang w:val="es-CO"/>
              </w:rPr>
            </w:pPr>
            <w:r>
              <w:rPr>
                <w:rFonts w:ascii="Calibri" w:hAnsi="Calibri"/>
                <w:i/>
                <w:color w:val="808080" w:themeColor="background1" w:themeShade="80"/>
                <w:sz w:val="18"/>
                <w:szCs w:val="24"/>
                <w:lang w:val="es-CO"/>
              </w:rPr>
              <w:t>Nota: La escala de la rúbrica es estándar para todos los espacios académicos.</w:t>
            </w:r>
          </w:p>
        </w:tc>
      </w:tr>
      <w:tr w:rsidRPr="000E6470" w:rsidR="00867052" w:rsidTr="4251143B" w14:paraId="0956B3E7" w14:textId="77777777">
        <w:tc>
          <w:tcPr>
            <w:tcW w:w="1583" w:type="dxa"/>
            <w:shd w:val="clear" w:color="auto" w:fill="A8D08D" w:themeFill="accent6" w:themeFillTint="99"/>
            <w:tcMar/>
          </w:tcPr>
          <w:p w:rsidRPr="000E6470" w:rsidR="00867052" w:rsidP="008C5AE2" w:rsidRDefault="00867052" w14:paraId="45FCE9E7" w14:textId="77777777">
            <w:pPr>
              <w:pStyle w:val="NormalWeb"/>
              <w:spacing w:before="0" w:beforeAutospacing="0" w:after="0" w:afterAutospacing="0"/>
              <w:jc w:val="center"/>
              <w:rPr>
                <w:rFonts w:ascii="Calibri" w:hAnsi="Calibri" w:eastAsiaTheme="minorEastAsia" w:cstheme="minorBidi"/>
                <w:b/>
                <w:color w:val="808080" w:themeColor="background1" w:themeShade="80"/>
                <w:kern w:val="2"/>
                <w:sz w:val="22"/>
                <w:lang w:eastAsia="ko-KR"/>
              </w:rPr>
            </w:pPr>
          </w:p>
        </w:tc>
        <w:tc>
          <w:tcPr>
            <w:tcW w:w="7797" w:type="dxa"/>
            <w:gridSpan w:val="2"/>
            <w:shd w:val="clear" w:color="auto" w:fill="A8D08D" w:themeFill="accent6" w:themeFillTint="99"/>
            <w:tcMar/>
          </w:tcPr>
          <w:p w:rsidRPr="000E6470" w:rsidR="00867052" w:rsidP="008C5AE2" w:rsidRDefault="00867052" w14:paraId="12A61A96" w14:textId="77777777">
            <w:pPr>
              <w:pStyle w:val="NormalWeb"/>
              <w:spacing w:before="0" w:beforeAutospacing="0" w:after="0" w:afterAutospacing="0"/>
              <w:jc w:val="center"/>
              <w:rPr>
                <w:rFonts w:ascii="Calibri" w:hAnsi="Calibri" w:eastAsiaTheme="minorEastAsia" w:cstheme="minorBidi"/>
                <w:b/>
                <w:color w:val="808080" w:themeColor="background1" w:themeShade="80"/>
                <w:kern w:val="2"/>
                <w:sz w:val="22"/>
                <w:lang w:eastAsia="ko-KR"/>
              </w:rPr>
            </w:pPr>
            <w:r w:rsidRPr="000E6470">
              <w:rPr>
                <w:rFonts w:ascii="Calibri" w:hAnsi="Calibri" w:eastAsiaTheme="minorEastAsia" w:cstheme="minorBidi"/>
                <w:b/>
                <w:color w:val="808080" w:themeColor="background1" w:themeShade="80"/>
                <w:kern w:val="2"/>
                <w:sz w:val="22"/>
                <w:lang w:eastAsia="ko-KR"/>
              </w:rPr>
              <w:t>Información para el equipo de producción</w:t>
            </w:r>
            <w:r>
              <w:rPr>
                <w:rFonts w:ascii="Calibri" w:hAnsi="Calibri" w:eastAsiaTheme="minorEastAsia" w:cstheme="minorBidi"/>
                <w:b/>
                <w:color w:val="808080" w:themeColor="background1" w:themeShade="80"/>
                <w:kern w:val="2"/>
                <w:sz w:val="22"/>
                <w:lang w:eastAsia="ko-KR"/>
              </w:rPr>
              <w:t xml:space="preserve"> de la DEE</w:t>
            </w:r>
          </w:p>
        </w:tc>
      </w:tr>
      <w:tr w:rsidRPr="00223655" w:rsidR="00867052" w:rsidTr="4251143B" w14:paraId="1A6AC6FD" w14:textId="77777777">
        <w:tc>
          <w:tcPr>
            <w:tcW w:w="9380" w:type="dxa"/>
            <w:gridSpan w:val="3"/>
            <w:tcMar/>
          </w:tcPr>
          <w:p w:rsidR="00867052" w:rsidP="008C5AE2" w:rsidRDefault="00867052" w14:paraId="5E405C5D" w14:textId="77777777">
            <w:pPr>
              <w:pStyle w:val="Sinespaciado"/>
              <w:jc w:val="left"/>
              <w:rPr>
                <w:rFonts w:ascii="Calibri" w:hAnsi="Calibri"/>
                <w:sz w:val="22"/>
                <w:lang w:val="es-CO"/>
              </w:rPr>
            </w:pPr>
          </w:p>
          <w:p w:rsidRPr="005D25AB" w:rsidR="00867052" w:rsidP="008C5AE2" w:rsidRDefault="00867052" w14:paraId="66244582" w14:textId="77777777">
            <w:pPr>
              <w:pStyle w:val="Sinespaciado"/>
              <w:rPr>
                <w:rFonts w:ascii="Calibri" w:hAnsi="Calibri"/>
                <w:sz w:val="18"/>
                <w:szCs w:val="24"/>
                <w:lang w:val="es-CO"/>
              </w:rPr>
            </w:pPr>
            <w:r w:rsidRPr="005D25AB">
              <w:rPr>
                <w:rFonts w:ascii="Calibri" w:hAnsi="Calibri"/>
                <w:b/>
                <w:sz w:val="18"/>
                <w:szCs w:val="24"/>
                <w:lang w:val="es-CO"/>
              </w:rPr>
              <w:t xml:space="preserve">Herramientas de la plataforma virtual </w:t>
            </w:r>
            <w:r w:rsidRPr="005D25AB">
              <w:rPr>
                <w:rFonts w:ascii="Calibri" w:hAnsi="Calibri"/>
                <w:sz w:val="18"/>
                <w:szCs w:val="24"/>
                <w:lang w:val="es-CO"/>
              </w:rPr>
              <w:t xml:space="preserve">(Marque con una X): </w:t>
            </w:r>
          </w:p>
          <w:p w:rsidRPr="005D25AB" w:rsidR="00867052" w:rsidRDefault="00867052" w14:paraId="188B7162" w14:textId="77777777">
            <w:pPr>
              <w:pStyle w:val="Sinespaciado"/>
              <w:numPr>
                <w:ilvl w:val="0"/>
                <w:numId w:val="3"/>
              </w:numPr>
              <w:rPr>
                <w:rFonts w:ascii="Calibri" w:hAnsi="Calibri"/>
                <w:sz w:val="18"/>
                <w:szCs w:val="18"/>
                <w:lang w:val="es-CO"/>
              </w:rPr>
            </w:pPr>
            <w:r w:rsidRPr="16309B63">
              <w:rPr>
                <w:rFonts w:ascii="Calibri" w:hAnsi="Calibri"/>
                <w:sz w:val="18"/>
                <w:szCs w:val="18"/>
                <w:lang w:val="es-CO"/>
              </w:rPr>
              <w:t xml:space="preserve">Foro___ </w:t>
            </w:r>
          </w:p>
          <w:p w:rsidRPr="005D25AB" w:rsidR="00867052" w:rsidRDefault="00867052" w14:paraId="38897852" w14:textId="77777777">
            <w:pPr>
              <w:pStyle w:val="Sinespaciado"/>
              <w:numPr>
                <w:ilvl w:val="0"/>
                <w:numId w:val="3"/>
              </w:numPr>
              <w:rPr>
                <w:rFonts w:ascii="Calibri" w:hAnsi="Calibri"/>
                <w:sz w:val="18"/>
                <w:szCs w:val="18"/>
                <w:lang w:val="es-CO"/>
              </w:rPr>
            </w:pPr>
            <w:r w:rsidRPr="16309B63">
              <w:rPr>
                <w:rFonts w:ascii="Calibri" w:hAnsi="Calibri"/>
                <w:sz w:val="18"/>
                <w:szCs w:val="18"/>
                <w:lang w:val="es-CO"/>
              </w:rPr>
              <w:t>Tarea__</w:t>
            </w:r>
            <w:r>
              <w:rPr>
                <w:rFonts w:ascii="Calibri" w:hAnsi="Calibri"/>
                <w:sz w:val="18"/>
                <w:szCs w:val="18"/>
                <w:lang w:val="es-CO"/>
              </w:rPr>
              <w:t>x</w:t>
            </w:r>
            <w:r w:rsidRPr="16309B63">
              <w:rPr>
                <w:rFonts w:ascii="Calibri" w:hAnsi="Calibri"/>
                <w:sz w:val="18"/>
                <w:szCs w:val="18"/>
                <w:lang w:val="es-CO"/>
              </w:rPr>
              <w:t xml:space="preserve">__ </w:t>
            </w:r>
          </w:p>
          <w:p w:rsidRPr="005D25AB" w:rsidR="00867052" w:rsidRDefault="00867052" w14:paraId="0CD9B2B7" w14:textId="77777777">
            <w:pPr>
              <w:pStyle w:val="Sinespaciado"/>
              <w:numPr>
                <w:ilvl w:val="0"/>
                <w:numId w:val="3"/>
              </w:numPr>
              <w:rPr>
                <w:rFonts w:ascii="Calibri" w:hAnsi="Calibri"/>
                <w:sz w:val="18"/>
                <w:szCs w:val="18"/>
                <w:lang w:val="es-CO"/>
              </w:rPr>
            </w:pPr>
            <w:r w:rsidRPr="16309B63">
              <w:rPr>
                <w:rFonts w:ascii="Calibri" w:hAnsi="Calibri"/>
                <w:sz w:val="18"/>
                <w:szCs w:val="18"/>
                <w:lang w:val="es-CO"/>
              </w:rPr>
              <w:t xml:space="preserve">Cuestionario___ </w:t>
            </w:r>
          </w:p>
          <w:p w:rsidRPr="005D25AB" w:rsidR="00867052" w:rsidRDefault="00867052" w14:paraId="16A9D08E" w14:textId="77777777">
            <w:pPr>
              <w:pStyle w:val="Sinespaciado"/>
              <w:numPr>
                <w:ilvl w:val="0"/>
                <w:numId w:val="3"/>
              </w:numPr>
              <w:rPr>
                <w:rFonts w:ascii="Calibri" w:hAnsi="Calibri"/>
                <w:sz w:val="18"/>
                <w:szCs w:val="18"/>
                <w:lang w:val="es-CO"/>
              </w:rPr>
            </w:pPr>
            <w:r w:rsidRPr="16309B63">
              <w:rPr>
                <w:rFonts w:ascii="Calibri" w:hAnsi="Calibri"/>
                <w:sz w:val="18"/>
                <w:szCs w:val="18"/>
                <w:lang w:val="es-CO"/>
              </w:rPr>
              <w:t xml:space="preserve">Webex (encuentros)___ </w:t>
            </w:r>
          </w:p>
          <w:p w:rsidRPr="005D25AB" w:rsidR="00867052" w:rsidRDefault="00867052" w14:paraId="0BB2824C" w14:textId="77777777">
            <w:pPr>
              <w:pStyle w:val="Sinespaciado"/>
              <w:numPr>
                <w:ilvl w:val="0"/>
                <w:numId w:val="3"/>
              </w:numPr>
              <w:rPr>
                <w:rFonts w:ascii="Calibri" w:hAnsi="Calibri"/>
                <w:sz w:val="18"/>
                <w:szCs w:val="18"/>
                <w:lang w:val="es-CO"/>
              </w:rPr>
            </w:pPr>
            <w:r w:rsidRPr="16309B63">
              <w:rPr>
                <w:rFonts w:ascii="Calibri" w:hAnsi="Calibri"/>
                <w:sz w:val="18"/>
                <w:szCs w:val="18"/>
                <w:lang w:val="es-CO"/>
              </w:rPr>
              <w:t>Taller ____</w:t>
            </w:r>
          </w:p>
          <w:p w:rsidRPr="005D25AB" w:rsidR="00867052" w:rsidRDefault="00867052" w14:paraId="5A3D659D" w14:textId="77777777">
            <w:pPr>
              <w:pStyle w:val="Sinespaciado"/>
              <w:numPr>
                <w:ilvl w:val="0"/>
                <w:numId w:val="3"/>
              </w:numPr>
              <w:rPr>
                <w:rFonts w:ascii="Calibri" w:hAnsi="Calibri"/>
                <w:sz w:val="18"/>
                <w:szCs w:val="18"/>
                <w:lang w:val="es-CO"/>
              </w:rPr>
            </w:pPr>
            <w:r w:rsidRPr="16309B63">
              <w:rPr>
                <w:rFonts w:ascii="Calibri" w:hAnsi="Calibri"/>
                <w:sz w:val="18"/>
                <w:szCs w:val="18"/>
                <w:lang w:val="es-CO"/>
              </w:rPr>
              <w:t>Glosario____</w:t>
            </w:r>
          </w:p>
          <w:p w:rsidRPr="005D25AB" w:rsidR="00867052" w:rsidRDefault="00867052" w14:paraId="0070273C" w14:textId="77777777">
            <w:pPr>
              <w:pStyle w:val="Sinespaciado"/>
              <w:numPr>
                <w:ilvl w:val="0"/>
                <w:numId w:val="3"/>
              </w:numPr>
              <w:rPr>
                <w:rFonts w:ascii="Calibri" w:hAnsi="Calibri"/>
                <w:sz w:val="18"/>
                <w:szCs w:val="18"/>
                <w:lang w:val="es-CO"/>
              </w:rPr>
            </w:pPr>
            <w:r w:rsidRPr="16309B63">
              <w:rPr>
                <w:rFonts w:ascii="Calibri" w:hAnsi="Calibri"/>
                <w:sz w:val="18"/>
                <w:szCs w:val="18"/>
                <w:lang w:val="es-CO"/>
              </w:rPr>
              <w:t>Wiki____</w:t>
            </w:r>
          </w:p>
          <w:p w:rsidRPr="005D25AB" w:rsidR="00867052" w:rsidRDefault="00867052" w14:paraId="699DCB30" w14:textId="77777777">
            <w:pPr>
              <w:pStyle w:val="Sinespaciado"/>
              <w:numPr>
                <w:ilvl w:val="0"/>
                <w:numId w:val="3"/>
              </w:numPr>
              <w:rPr>
                <w:rFonts w:ascii="Calibri" w:hAnsi="Calibri"/>
                <w:sz w:val="18"/>
                <w:szCs w:val="18"/>
                <w:lang w:val="es-CO"/>
              </w:rPr>
            </w:pPr>
            <w:r w:rsidRPr="16309B63">
              <w:rPr>
                <w:rFonts w:ascii="Calibri" w:hAnsi="Calibri"/>
                <w:sz w:val="18"/>
                <w:szCs w:val="18"/>
                <w:lang w:val="es-CO"/>
              </w:rPr>
              <w:t xml:space="preserve">No sabe___ </w:t>
            </w:r>
          </w:p>
          <w:p w:rsidRPr="005D25AB" w:rsidR="00867052" w:rsidRDefault="00867052" w14:paraId="6588D896" w14:textId="77777777">
            <w:pPr>
              <w:pStyle w:val="Sinespaciado"/>
              <w:numPr>
                <w:ilvl w:val="0"/>
                <w:numId w:val="3"/>
              </w:numPr>
              <w:rPr>
                <w:rFonts w:ascii="Calibri" w:hAnsi="Calibri"/>
                <w:i/>
                <w:iCs/>
                <w:color w:val="808080" w:themeColor="background1" w:themeShade="80"/>
                <w:sz w:val="16"/>
                <w:szCs w:val="16"/>
                <w:lang w:val="es-CO"/>
              </w:rPr>
            </w:pPr>
            <w:r w:rsidRPr="16309B63">
              <w:rPr>
                <w:rFonts w:ascii="Calibri" w:hAnsi="Calibri"/>
                <w:sz w:val="18"/>
                <w:szCs w:val="18"/>
                <w:lang w:val="es-CO"/>
              </w:rPr>
              <w:t>Otra ¿Cuál?_______</w:t>
            </w:r>
          </w:p>
          <w:p w:rsidRPr="005D25AB" w:rsidR="00867052" w:rsidP="008C5AE2" w:rsidRDefault="00867052" w14:paraId="4DE9EA3A" w14:textId="77777777">
            <w:pPr>
              <w:pStyle w:val="Sinespaciado"/>
              <w:rPr>
                <w:rFonts w:ascii="Calibri" w:hAnsi="Calibri"/>
                <w:b/>
                <w:i/>
                <w:color w:val="808080" w:themeColor="background1" w:themeShade="80"/>
                <w:sz w:val="16"/>
                <w:szCs w:val="24"/>
                <w:lang w:val="es-CO"/>
              </w:rPr>
            </w:pPr>
          </w:p>
          <w:p w:rsidRPr="00223655" w:rsidR="00867052" w:rsidP="008C5AE2" w:rsidRDefault="00867052" w14:paraId="21CB96F4" w14:textId="77777777">
            <w:pPr>
              <w:pStyle w:val="Sinespaciado"/>
              <w:rPr>
                <w:rFonts w:ascii="Calibri" w:hAnsi="Calibri"/>
                <w:i/>
                <w:color w:val="808080" w:themeColor="background1" w:themeShade="80"/>
                <w:sz w:val="22"/>
                <w:szCs w:val="24"/>
                <w:lang w:val="es-CO"/>
              </w:rPr>
            </w:pPr>
            <w:r w:rsidRPr="005D25AB">
              <w:rPr>
                <w:rFonts w:ascii="Calibri" w:hAnsi="Calibri"/>
                <w:b/>
                <w:sz w:val="18"/>
                <w:szCs w:val="24"/>
                <w:lang w:val="es-CO"/>
              </w:rPr>
              <w:t xml:space="preserve">Herramientas web externas a la plataforma </w:t>
            </w:r>
            <w:r w:rsidRPr="005D25AB">
              <w:rPr>
                <w:rFonts w:ascii="Calibri" w:hAnsi="Calibri"/>
                <w:b/>
                <w:i/>
                <w:color w:val="808080" w:themeColor="background1" w:themeShade="80"/>
                <w:sz w:val="16"/>
                <w:szCs w:val="24"/>
                <w:lang w:val="es-CO"/>
              </w:rPr>
              <w:t xml:space="preserve">[Puede consultar algunas herramientas en  </w:t>
            </w:r>
            <w:hyperlink w:history="1" r:id="rId52">
              <w:r w:rsidRPr="005D25AB">
                <w:rPr>
                  <w:rStyle w:val="Hipervnculo"/>
                  <w:rFonts w:ascii="Calibri" w:hAnsi="Calibri"/>
                  <w:b/>
                  <w:i/>
                  <w:sz w:val="16"/>
                  <w:szCs w:val="24"/>
                  <w:lang w:val="es-CO"/>
                </w:rPr>
                <w:t>https://h5p.org/h5p/embed/123342</w:t>
              </w:r>
            </w:hyperlink>
            <w:r w:rsidRPr="005D25AB">
              <w:rPr>
                <w:rFonts w:ascii="Calibri" w:hAnsi="Calibri"/>
                <w:b/>
                <w:i/>
                <w:color w:val="808080" w:themeColor="background1" w:themeShade="80"/>
                <w:sz w:val="16"/>
                <w:szCs w:val="24"/>
                <w:lang w:val="es-CO"/>
              </w:rPr>
              <w:t xml:space="preserve">] </w:t>
            </w:r>
            <w:r w:rsidRPr="005D25AB">
              <w:rPr>
                <w:rFonts w:ascii="Calibri" w:hAnsi="Calibri"/>
                <w:sz w:val="18"/>
                <w:szCs w:val="24"/>
                <w:lang w:val="es-CO"/>
              </w:rPr>
              <w:t>Indique si utilizará alguna____________</w:t>
            </w:r>
          </w:p>
        </w:tc>
      </w:tr>
      <w:tr w:rsidRPr="00BE0441" w:rsidR="00867052" w:rsidTr="4251143B" w14:paraId="30D0B23C" w14:textId="77777777">
        <w:trPr>
          <w:trHeight w:val="4243"/>
        </w:trPr>
        <w:tc>
          <w:tcPr>
            <w:tcW w:w="9380" w:type="dxa"/>
            <w:gridSpan w:val="3"/>
            <w:tcMar/>
          </w:tcPr>
          <w:p w:rsidRPr="00932DAC" w:rsidR="00867052" w:rsidP="008C5AE2" w:rsidRDefault="00867052" w14:paraId="0D60A22B" w14:textId="77777777">
            <w:pPr>
              <w:pStyle w:val="Sinespaciado"/>
              <w:jc w:val="left"/>
              <w:rPr>
                <w:rFonts w:ascii="Calibri" w:hAnsi="Calibri"/>
                <w:b/>
                <w:color w:val="000000" w:themeColor="text1"/>
                <w:sz w:val="22"/>
                <w:szCs w:val="24"/>
                <w:lang w:val="es-CO"/>
              </w:rPr>
            </w:pPr>
            <w:r w:rsidRPr="00932DAC">
              <w:rPr>
                <w:rFonts w:ascii="Calibri" w:hAnsi="Calibri"/>
                <w:b/>
                <w:color w:val="000000" w:themeColor="text1"/>
                <w:sz w:val="22"/>
                <w:szCs w:val="24"/>
                <w:lang w:val="es-CO"/>
              </w:rPr>
              <w:t>Lecturas complementarias</w:t>
            </w:r>
          </w:p>
          <w:p w:rsidR="00867052" w:rsidP="008C5AE2" w:rsidRDefault="00867052" w14:paraId="4F39FF52" w14:textId="77777777">
            <w:pPr>
              <w:pStyle w:val="Sinespaciado"/>
              <w:jc w:val="left"/>
              <w:rPr>
                <w:rFonts w:ascii="Calibri" w:hAnsi="Calibri"/>
                <w:color w:val="000000" w:themeColor="text1"/>
                <w:sz w:val="22"/>
                <w:szCs w:val="24"/>
                <w:lang w:val="es-CO"/>
              </w:rPr>
            </w:pPr>
          </w:p>
          <w:p w:rsidRPr="00DE380F" w:rsidR="00867052" w:rsidP="00DE380F" w:rsidRDefault="00867052" w14:paraId="291AAFB3" w14:textId="0E642DC7">
            <w:pPr>
              <w:pStyle w:val="Sinespaciado"/>
              <w:jc w:val="left"/>
              <w:rPr>
                <w:rFonts w:ascii="Helvetica" w:hAnsi="Helvetica" w:eastAsia="Times New Roman" w:cs="Helvetica"/>
                <w:color w:val="333333"/>
                <w:szCs w:val="20"/>
                <w:lang w:val="en-AU"/>
              </w:rPr>
            </w:pPr>
            <w:r w:rsidRPr="00DE380F">
              <w:rPr>
                <w:rFonts w:ascii="Calibri" w:hAnsi="Calibri"/>
                <w:i/>
                <w:color w:val="808080" w:themeColor="background1" w:themeShade="80"/>
                <w:sz w:val="22"/>
                <w:szCs w:val="24"/>
                <w:lang w:val="en-AU"/>
              </w:rPr>
              <w:t xml:space="preserve"> </w:t>
            </w:r>
            <w:r w:rsidRPr="00DE380F">
              <w:rPr>
                <w:rFonts w:ascii="Helvetica" w:hAnsi="Helvetica" w:eastAsia="Times New Roman" w:cs="Helvetica"/>
                <w:color w:val="333333"/>
                <w:szCs w:val="20"/>
                <w:lang w:val="en-AU"/>
              </w:rPr>
              <w:t>Referencias</w:t>
            </w:r>
          </w:p>
          <w:p w:rsidRPr="00C27139" w:rsidR="00DE380F" w:rsidP="00FC43B6" w:rsidRDefault="00DE380F" w14:paraId="343CEAFC" w14:textId="77777777">
            <w:pPr>
              <w:pStyle w:val="Ttulo1"/>
              <w:numPr>
                <w:ilvl w:val="0"/>
                <w:numId w:val="32"/>
              </w:numPr>
              <w:shd w:val="clear" w:color="auto" w:fill="FFFFFF"/>
              <w:spacing w:line="300" w:lineRule="atLeast"/>
              <w:textAlignment w:val="baseline"/>
              <w:outlineLvl w:val="0"/>
              <w:rPr>
                <w:rFonts w:ascii="Helvetica" w:hAnsi="Helvetica" w:cs="Helvetica" w:eastAsiaTheme="minorEastAsia"/>
                <w:b w:val="0"/>
                <w:bCs/>
                <w:color w:val="595959"/>
                <w:kern w:val="2"/>
                <w:sz w:val="20"/>
                <w:szCs w:val="20"/>
                <w:shd w:val="clear" w:color="auto" w:fill="F5F5F5"/>
                <w:lang w:val="en-US" w:eastAsia="ko-KR"/>
              </w:rPr>
            </w:pPr>
            <w:r w:rsidRPr="00C27139">
              <w:rPr>
                <w:rFonts w:ascii="Helvetica" w:hAnsi="Helvetica" w:cs="Helvetica" w:eastAsiaTheme="minorEastAsia"/>
                <w:b w:val="0"/>
                <w:bCs/>
                <w:color w:val="595959"/>
                <w:kern w:val="2"/>
                <w:sz w:val="20"/>
                <w:szCs w:val="20"/>
                <w:shd w:val="clear" w:color="auto" w:fill="F5F5F5"/>
                <w:lang w:val="en-US" w:eastAsia="ko-KR"/>
              </w:rPr>
              <w:t>Thomas Nield, 2022. Essential Math for Data Science. O’REILLY</w:t>
            </w:r>
          </w:p>
          <w:p w:rsidRPr="00BF73C0" w:rsidR="005802E0" w:rsidP="008C5AE2" w:rsidRDefault="005802E0" w14:paraId="54DC7E51" w14:textId="29E6DED7">
            <w:pPr>
              <w:shd w:val="clear" w:color="auto" w:fill="F5F5F5"/>
              <w:spacing w:after="0" w:line="240" w:lineRule="auto"/>
              <w:textAlignment w:val="baseline"/>
              <w:rPr>
                <w:rFonts w:ascii="Helvetica" w:hAnsi="Helvetica" w:eastAsia="Times New Roman" w:cs="Helvetica"/>
                <w:color w:val="333333"/>
                <w:sz w:val="20"/>
                <w:szCs w:val="20"/>
                <w:lang w:val="es-CO"/>
              </w:rPr>
            </w:pPr>
          </w:p>
          <w:p w:rsidRPr="00BF73C0" w:rsidR="005802E0" w:rsidP="008C5AE2" w:rsidRDefault="005802E0" w14:paraId="18FFA9C9" w14:textId="23214908">
            <w:pPr>
              <w:shd w:val="clear" w:color="auto" w:fill="F5F5F5"/>
              <w:spacing w:after="0" w:line="240" w:lineRule="auto"/>
              <w:textAlignment w:val="baseline"/>
              <w:rPr>
                <w:rFonts w:ascii="Helvetica" w:hAnsi="Helvetica" w:eastAsia="Times New Roman" w:cs="Helvetica"/>
                <w:color w:val="333333"/>
                <w:sz w:val="20"/>
                <w:szCs w:val="20"/>
                <w:lang w:val="es-CO"/>
              </w:rPr>
            </w:pPr>
          </w:p>
          <w:p w:rsidRPr="003C7C81" w:rsidR="002C7887" w:rsidP="008C5AE2" w:rsidRDefault="002C7887" w14:paraId="32E1CD9F" w14:textId="1B9A2CAC">
            <w:pPr>
              <w:pStyle w:val="Sinespaciado"/>
              <w:jc w:val="left"/>
              <w:rPr>
                <w:lang w:val="es-CO"/>
              </w:rPr>
            </w:pPr>
          </w:p>
          <w:p w:rsidRPr="007962AB" w:rsidR="002C7887" w:rsidP="00FC43B6" w:rsidRDefault="002C7887" w14:paraId="04B08925" w14:textId="1BD3BD32">
            <w:pPr>
              <w:pStyle w:val="Sinespaciado"/>
              <w:numPr>
                <w:ilvl w:val="0"/>
                <w:numId w:val="32"/>
              </w:numPr>
              <w:jc w:val="left"/>
              <w:rPr>
                <w:rFonts w:ascii="Calibri" w:hAnsi="Calibri"/>
                <w:sz w:val="22"/>
                <w:szCs w:val="24"/>
                <w:lang w:val="en-AU"/>
              </w:rPr>
            </w:pPr>
            <w:r w:rsidRPr="003C7C81">
              <w:rPr>
                <w:rFonts w:ascii="Calibri" w:hAnsi="Calibri"/>
                <w:sz w:val="22"/>
                <w:szCs w:val="24"/>
                <w:lang w:val="en-AU"/>
              </w:rPr>
              <w:t xml:space="preserve">Nick Fieller, 2016.  Basics of Matrix Algebra for Statistics with R. University of Sheffield, UK. </w:t>
            </w:r>
            <w:r w:rsidRPr="007962AB">
              <w:rPr>
                <w:rFonts w:ascii="Calibri" w:hAnsi="Calibri"/>
                <w:sz w:val="22"/>
                <w:szCs w:val="24"/>
                <w:lang w:val="en-AU"/>
              </w:rPr>
              <w:t>CHAPMAN &amp; HALL BOOK</w:t>
            </w:r>
          </w:p>
          <w:p w:rsidR="005802E0" w:rsidP="008C5AE2" w:rsidRDefault="005802E0" w14:paraId="5A932D1E" w14:textId="5B36B27C">
            <w:pPr>
              <w:pStyle w:val="Sinespaciado"/>
              <w:jc w:val="left"/>
              <w:rPr>
                <w:rFonts w:ascii="Calibri" w:hAnsi="Calibri"/>
                <w:color w:val="808080" w:themeColor="background1" w:themeShade="80"/>
                <w:szCs w:val="24"/>
              </w:rPr>
            </w:pPr>
          </w:p>
          <w:p w:rsidR="005802E0" w:rsidP="00FC43B6" w:rsidRDefault="007962AB" w14:paraId="5C6A300A" w14:textId="53608314">
            <w:pPr>
              <w:pStyle w:val="Sinespaciado"/>
              <w:numPr>
                <w:ilvl w:val="0"/>
                <w:numId w:val="32"/>
              </w:numPr>
              <w:jc w:val="left"/>
              <w:rPr>
                <w:rFonts w:ascii="Helvetica" w:hAnsi="Helvetica" w:cs="Helvetica"/>
                <w:color w:val="595959"/>
                <w:szCs w:val="20"/>
                <w:shd w:val="clear" w:color="auto" w:fill="F5F5F5"/>
              </w:rPr>
            </w:pPr>
            <w:r>
              <w:rPr>
                <w:rFonts w:ascii="Helvetica" w:hAnsi="Helvetica" w:cs="Helvetica"/>
                <w:color w:val="595959"/>
                <w:szCs w:val="20"/>
                <w:shd w:val="clear" w:color="auto" w:fill="F5F5F5"/>
              </w:rPr>
              <w:t>GROSSMAN S., S. I.; FLORES GODOY, J. J. </w:t>
            </w:r>
            <w:r>
              <w:rPr>
                <w:rFonts w:ascii="Helvetica" w:hAnsi="Helvetica" w:cs="Helvetica"/>
                <w:b/>
                <w:bCs/>
                <w:color w:val="595959"/>
                <w:szCs w:val="20"/>
                <w:bdr w:val="none" w:color="auto" w:sz="0" w:space="0" w:frame="1"/>
                <w:shd w:val="clear" w:color="auto" w:fill="F5F5F5"/>
              </w:rPr>
              <w:t>Algebra lineal</w:t>
            </w:r>
            <w:r>
              <w:rPr>
                <w:rFonts w:ascii="Helvetica" w:hAnsi="Helvetica" w:cs="Helvetica"/>
                <w:color w:val="595959"/>
                <w:szCs w:val="20"/>
                <w:shd w:val="clear" w:color="auto" w:fill="F5F5F5"/>
              </w:rPr>
              <w:t>. 7 ed. </w:t>
            </w:r>
            <w:r>
              <w:rPr>
                <w:rFonts w:ascii="Helvetica" w:hAnsi="Helvetica" w:cs="Helvetica"/>
                <w:i/>
                <w:iCs/>
                <w:color w:val="595959"/>
                <w:szCs w:val="20"/>
                <w:bdr w:val="none" w:color="auto" w:sz="0" w:space="0" w:frame="1"/>
                <w:shd w:val="clear" w:color="auto" w:fill="F5F5F5"/>
              </w:rPr>
              <w:t>[S. l.: s. n.]</w:t>
            </w:r>
            <w:r>
              <w:rPr>
                <w:rFonts w:ascii="Helvetica" w:hAnsi="Helvetica" w:cs="Helvetica"/>
                <w:color w:val="595959"/>
                <w:szCs w:val="20"/>
                <w:shd w:val="clear" w:color="auto" w:fill="F5F5F5"/>
              </w:rPr>
              <w:t xml:space="preserve">. ISBN 9786071507600. Disponível em: </w:t>
            </w:r>
            <w:hyperlink w:history="1" r:id="rId53">
              <w:r w:rsidRPr="00A72658">
                <w:rPr>
                  <w:rStyle w:val="Hipervnculo"/>
                  <w:rFonts w:ascii="Helvetica" w:hAnsi="Helvetica" w:cs="Helvetica"/>
                  <w:szCs w:val="20"/>
                  <w:shd w:val="clear" w:color="auto" w:fill="F5F5F5"/>
                </w:rPr>
                <w:t>https://search.ebscohost.com/login.aspx?d</w:t>
              </w:r>
            </w:hyperlink>
            <w:r>
              <w:rPr>
                <w:rFonts w:ascii="Helvetica" w:hAnsi="Helvetica" w:cs="Helvetica"/>
                <w:color w:val="595959"/>
                <w:szCs w:val="20"/>
                <w:shd w:val="clear" w:color="auto" w:fill="F5F5F5"/>
              </w:rPr>
              <w:t xml:space="preserve"> rect=true&amp;AuthType=</w:t>
            </w:r>
            <w:proofErr w:type="gramStart"/>
            <w:r>
              <w:rPr>
                <w:rFonts w:ascii="Helvetica" w:hAnsi="Helvetica" w:cs="Helvetica"/>
                <w:color w:val="595959"/>
                <w:szCs w:val="20"/>
                <w:shd w:val="clear" w:color="auto" w:fill="F5F5F5"/>
              </w:rPr>
              <w:t>ip,url</w:t>
            </w:r>
            <w:proofErr w:type="gramEnd"/>
            <w:r>
              <w:rPr>
                <w:rFonts w:ascii="Helvetica" w:hAnsi="Helvetica" w:cs="Helvetica"/>
                <w:color w:val="595959"/>
                <w:szCs w:val="20"/>
                <w:shd w:val="clear" w:color="auto" w:fill="F5F5F5"/>
              </w:rPr>
              <w:t xml:space="preserve">,uid&amp;db=cat06300a&amp;AN=sibbila.113145&amp;lang=es&amp;site=eds-live. </w:t>
            </w:r>
          </w:p>
          <w:p w:rsidR="00FC43B6" w:rsidP="008C5AE2" w:rsidRDefault="00FC43B6" w14:paraId="3891810A" w14:textId="41103041">
            <w:pPr>
              <w:pStyle w:val="Sinespaciado"/>
              <w:jc w:val="left"/>
              <w:rPr>
                <w:rFonts w:ascii="Helvetica" w:hAnsi="Helvetica" w:cs="Helvetica"/>
                <w:color w:val="595959"/>
                <w:szCs w:val="20"/>
                <w:shd w:val="clear" w:color="auto" w:fill="F5F5F5"/>
              </w:rPr>
            </w:pPr>
          </w:p>
          <w:p w:rsidRPr="00FC43B6" w:rsidR="00FC43B6" w:rsidP="00FC43B6" w:rsidRDefault="00FC43B6" w14:paraId="243951F4" w14:textId="77777777">
            <w:pPr>
              <w:pStyle w:val="Prrafodelista"/>
              <w:numPr>
                <w:ilvl w:val="0"/>
                <w:numId w:val="32"/>
              </w:numPr>
              <w:shd w:val="clear" w:color="auto" w:fill="F5F5F5"/>
              <w:spacing w:after="0" w:line="240" w:lineRule="auto"/>
              <w:textAlignment w:val="baseline"/>
              <w:rPr>
                <w:rFonts w:ascii="Helvetica" w:hAnsi="Helvetica" w:eastAsia="Times New Roman" w:cs="Helvetica"/>
                <w:color w:val="333333"/>
                <w:sz w:val="20"/>
                <w:szCs w:val="20"/>
                <w:lang w:val="es-CO"/>
              </w:rPr>
            </w:pPr>
            <w:r w:rsidRPr="00FC43B6">
              <w:rPr>
                <w:rFonts w:ascii="Helvetica" w:hAnsi="Helvetica" w:eastAsia="Times New Roman" w:cs="Helvetica"/>
                <w:color w:val="333333"/>
                <w:sz w:val="20"/>
                <w:szCs w:val="20"/>
                <w:lang w:val="es-CO"/>
              </w:rPr>
              <w:t>Operaciones entre matrices con R</w:t>
            </w:r>
          </w:p>
          <w:p w:rsidRPr="003C7C81" w:rsidR="00FC43B6" w:rsidP="00FC43B6" w:rsidRDefault="00000000" w14:paraId="4609D322" w14:textId="77777777">
            <w:pPr>
              <w:pStyle w:val="Sinespaciado"/>
              <w:jc w:val="left"/>
              <w:rPr>
                <w:lang w:val="es-CO"/>
              </w:rPr>
            </w:pPr>
            <w:hyperlink w:history="1" r:id="rId54">
              <w:r w:rsidRPr="003C7C81" w:rsidR="00FC43B6">
                <w:rPr>
                  <w:rStyle w:val="Hipervnculo"/>
                  <w:rFonts w:ascii="Arial" w:hAnsi="Arial" w:cs="Arial"/>
                  <w:color w:val="2288BB"/>
                  <w:sz w:val="28"/>
                  <w:szCs w:val="28"/>
                  <w:u w:val="none"/>
                  <w:shd w:val="clear" w:color="auto" w:fill="FFFFFF"/>
                  <w:lang w:val="es-CO"/>
                </w:rPr>
                <w:t>http://www.philender.com/courses/multivariate/notes/ma</w:t>
              </w:r>
              <w:r w:rsidRPr="003C7C81" w:rsidR="00FC43B6">
                <w:rPr>
                  <w:rStyle w:val="Hipervnculo"/>
                  <w:rFonts w:ascii="Arial" w:hAnsi="Arial" w:cs="Arial"/>
                  <w:color w:val="2288BB"/>
                  <w:sz w:val="28"/>
                  <w:szCs w:val="28"/>
                  <w:u w:val="none"/>
                  <w:shd w:val="clear" w:color="auto" w:fill="FFFFFF"/>
                  <w:lang w:val="es-CO"/>
                </w:rPr>
                <w:t>t</w:t>
              </w:r>
              <w:r w:rsidRPr="003C7C81" w:rsidR="00FC43B6">
                <w:rPr>
                  <w:rStyle w:val="Hipervnculo"/>
                  <w:rFonts w:ascii="Arial" w:hAnsi="Arial" w:cs="Arial"/>
                  <w:color w:val="2288BB"/>
                  <w:sz w:val="28"/>
                  <w:szCs w:val="28"/>
                  <w:u w:val="none"/>
                  <w:shd w:val="clear" w:color="auto" w:fill="FFFFFF"/>
                  <w:lang w:val="es-CO"/>
                </w:rPr>
                <w:t>r.html</w:t>
              </w:r>
            </w:hyperlink>
          </w:p>
          <w:p w:rsidRPr="00FC43B6" w:rsidR="00FC43B6" w:rsidP="008C5AE2" w:rsidRDefault="00FC43B6" w14:paraId="2517FC5D" w14:textId="77777777">
            <w:pPr>
              <w:pStyle w:val="Sinespaciado"/>
              <w:jc w:val="left"/>
              <w:rPr>
                <w:rFonts w:ascii="Helvetica" w:hAnsi="Helvetica" w:cs="Helvetica"/>
                <w:color w:val="595959"/>
                <w:szCs w:val="20"/>
                <w:shd w:val="clear" w:color="auto" w:fill="F5F5F5"/>
                <w:lang w:val="es-CO"/>
              </w:rPr>
            </w:pPr>
          </w:p>
          <w:p w:rsidRPr="00FC43B6" w:rsidR="007962AB" w:rsidP="008C5AE2" w:rsidRDefault="007962AB" w14:paraId="7DC3AE71" w14:textId="57082973">
            <w:pPr>
              <w:pStyle w:val="Sinespaciado"/>
              <w:jc w:val="left"/>
              <w:rPr>
                <w:rFonts w:ascii="Helvetica" w:hAnsi="Helvetica" w:cs="Helvetica"/>
                <w:color w:val="595959"/>
                <w:szCs w:val="20"/>
                <w:shd w:val="clear" w:color="auto" w:fill="F5F5F5"/>
                <w:lang w:val="es-CO"/>
              </w:rPr>
            </w:pPr>
          </w:p>
          <w:p w:rsidRPr="00FC43B6" w:rsidR="007962AB" w:rsidP="008C5AE2" w:rsidRDefault="007962AB" w14:paraId="6F2AF91E" w14:textId="5EA3D3A8">
            <w:pPr>
              <w:pStyle w:val="Sinespaciado"/>
              <w:jc w:val="left"/>
              <w:rPr>
                <w:rFonts w:ascii="Helvetica" w:hAnsi="Helvetica" w:cs="Helvetica"/>
                <w:color w:val="595959"/>
                <w:szCs w:val="20"/>
                <w:shd w:val="clear" w:color="auto" w:fill="F5F5F5"/>
                <w:lang w:val="es-CO"/>
              </w:rPr>
            </w:pPr>
          </w:p>
          <w:p w:rsidRPr="00BE0441" w:rsidR="00867052" w:rsidP="00DE380F" w:rsidRDefault="00867052" w14:paraId="27BA4AB4" w14:textId="03DC4484">
            <w:pPr>
              <w:pStyle w:val="Sinespaciado"/>
              <w:jc w:val="left"/>
              <w:rPr>
                <w:rFonts w:ascii="Calibri" w:hAnsi="Calibri"/>
                <w:i/>
                <w:color w:val="808080" w:themeColor="background1" w:themeShade="80"/>
                <w:sz w:val="22"/>
                <w:szCs w:val="24"/>
                <w:lang w:val="es-CO"/>
              </w:rPr>
            </w:pPr>
            <w:r w:rsidRPr="00932DAC">
              <w:rPr>
                <w:rFonts w:ascii="Calibri" w:hAnsi="Calibri"/>
                <w:color w:val="808080" w:themeColor="background1" w:themeShade="80"/>
                <w:sz w:val="22"/>
                <w:szCs w:val="24"/>
                <w:lang w:val="es-CO"/>
              </w:rPr>
              <w:t xml:space="preserve"> </w:t>
            </w:r>
          </w:p>
        </w:tc>
      </w:tr>
    </w:tbl>
    <w:p w:rsidR="00867052" w:rsidP="002944DF" w:rsidRDefault="00867052" w14:paraId="316E2505" w14:textId="2605FEAF">
      <w:pPr>
        <w:pStyle w:val="Sinespaciado"/>
        <w:rPr>
          <w:i/>
          <w:color w:val="A6A6A6" w:themeColor="background1" w:themeShade="A6"/>
          <w:sz w:val="24"/>
          <w:szCs w:val="24"/>
          <w:lang w:val="es-CO"/>
        </w:rPr>
      </w:pPr>
    </w:p>
    <w:p w:rsidR="00511472" w:rsidP="002944DF" w:rsidRDefault="00511472" w14:paraId="4F08475B" w14:textId="526D77E0">
      <w:pPr>
        <w:pStyle w:val="Sinespaciado"/>
        <w:rPr>
          <w:i/>
          <w:color w:val="A6A6A6" w:themeColor="background1" w:themeShade="A6"/>
          <w:sz w:val="24"/>
          <w:szCs w:val="24"/>
          <w:lang w:val="es-CO"/>
        </w:rPr>
      </w:pPr>
    </w:p>
    <w:p w:rsidR="003E7BDE" w:rsidP="002944DF" w:rsidRDefault="003E7BDE" w14:paraId="4C9CBF8A" w14:textId="346CF1F1">
      <w:pPr>
        <w:pStyle w:val="Sinespaciado"/>
        <w:rPr>
          <w:i/>
          <w:color w:val="A6A6A6" w:themeColor="background1" w:themeShade="A6"/>
          <w:sz w:val="24"/>
          <w:szCs w:val="24"/>
          <w:lang w:val="es-CO"/>
        </w:rPr>
      </w:pPr>
    </w:p>
    <w:p w:rsidR="003E7BDE" w:rsidP="002944DF" w:rsidRDefault="003E7BDE" w14:paraId="528A781A" w14:textId="77777777">
      <w:pPr>
        <w:pStyle w:val="Sinespaciado"/>
        <w:rPr>
          <w:i/>
          <w:color w:val="A6A6A6" w:themeColor="background1" w:themeShade="A6"/>
          <w:sz w:val="24"/>
          <w:szCs w:val="24"/>
          <w:lang w:val="es-CO"/>
        </w:rPr>
      </w:pPr>
    </w:p>
    <w:tbl>
      <w:tblPr>
        <w:tblStyle w:val="Tablaconcuadrcula"/>
        <w:tblW w:w="9380" w:type="dxa"/>
        <w:tblInd w:w="113" w:type="dxa"/>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bottom w:w="57" w:type="dxa"/>
        </w:tblCellMar>
        <w:tblLook w:val="04A0" w:firstRow="1" w:lastRow="0" w:firstColumn="1" w:lastColumn="0" w:noHBand="0" w:noVBand="1"/>
      </w:tblPr>
      <w:tblGrid>
        <w:gridCol w:w="1583"/>
        <w:gridCol w:w="7797"/>
      </w:tblGrid>
      <w:tr w:rsidRPr="006C13FF" w:rsidR="00511472" w:rsidTr="4251143B" w14:paraId="39D8BE1D" w14:textId="77777777">
        <w:tc>
          <w:tcPr>
            <w:tcW w:w="9380" w:type="dxa"/>
            <w:gridSpan w:val="2"/>
            <w:shd w:val="clear" w:color="auto" w:fill="F2F2F2" w:themeFill="background1" w:themeFillShade="F2"/>
            <w:tcMar/>
          </w:tcPr>
          <w:p w:rsidRPr="006C13FF" w:rsidR="00511472" w:rsidP="007C2547" w:rsidRDefault="00511472" w14:paraId="318797D6" w14:textId="77777777">
            <w:pPr>
              <w:pStyle w:val="Ttulo1"/>
              <w:keepNext w:val="0"/>
              <w:keepLines w:val="0"/>
              <w:widowControl w:val="0"/>
              <w:shd w:val="clear" w:color="auto" w:fill="F7CAAC" w:themeFill="accent2" w:themeFillTint="66"/>
              <w:spacing w:line="276" w:lineRule="auto"/>
              <w:jc w:val="center"/>
              <w:outlineLvl w:val="0"/>
              <w:rPr>
                <w:rFonts w:ascii="Calibri" w:hAnsi="Calibri"/>
                <w:i/>
                <w:sz w:val="24"/>
                <w:szCs w:val="24"/>
                <w:lang w:val="es-CO"/>
              </w:rPr>
            </w:pPr>
            <w:r>
              <w:rPr>
                <w:rFonts w:ascii="Calibri" w:hAnsi="Calibri"/>
                <w:sz w:val="24"/>
                <w:szCs w:val="24"/>
                <w:lang w:val="es-CO"/>
              </w:rPr>
              <w:t>ACTIVIDADES DE APRENDIZAJE</w:t>
            </w:r>
            <w:r>
              <w:rPr>
                <w:rFonts w:ascii="Calibri" w:hAnsi="Calibri"/>
                <w:b w:val="0"/>
                <w:sz w:val="24"/>
                <w:szCs w:val="24"/>
                <w:lang w:val="es-CO"/>
              </w:rPr>
              <w:t xml:space="preserve"> </w:t>
            </w:r>
          </w:p>
        </w:tc>
      </w:tr>
      <w:tr w:rsidRPr="00405123" w:rsidR="00511472" w:rsidTr="4251143B" w14:paraId="06AD1D9A" w14:textId="77777777">
        <w:tc>
          <w:tcPr>
            <w:tcW w:w="9380" w:type="dxa"/>
            <w:gridSpan w:val="2"/>
            <w:shd w:val="clear" w:color="auto" w:fill="FFF2CC" w:themeFill="accent4" w:themeFillTint="33"/>
            <w:tcMar/>
          </w:tcPr>
          <w:p w:rsidR="00511472" w:rsidP="007C2547" w:rsidRDefault="00511472" w14:paraId="4B02426A" w14:textId="14EEAB59">
            <w:pPr>
              <w:widowControl w:val="0"/>
              <w:spacing w:after="120" w:line="240" w:lineRule="auto"/>
              <w:rPr>
                <w:rFonts w:cs="Arial"/>
                <w:b/>
                <w:bCs/>
                <w:i/>
                <w:iCs/>
                <w:color w:val="2F5496" w:themeColor="accent5" w:themeShade="BF"/>
                <w:sz w:val="20"/>
              </w:rPr>
            </w:pPr>
            <w:r>
              <w:rPr>
                <w:rFonts w:ascii="Calibri" w:hAnsi="Calibri"/>
                <w:b/>
                <w:sz w:val="24"/>
                <w:szCs w:val="24"/>
                <w:lang w:val="es-CO"/>
              </w:rPr>
              <w:t xml:space="preserve">ACTIVIDAD </w:t>
            </w:r>
            <w:r w:rsidR="00985F98">
              <w:rPr>
                <w:rFonts w:ascii="Calibri" w:hAnsi="Calibri"/>
                <w:b/>
                <w:sz w:val="24"/>
                <w:szCs w:val="24"/>
                <w:lang w:val="es-CO"/>
              </w:rPr>
              <w:t>V</w:t>
            </w:r>
            <w:r>
              <w:rPr>
                <w:rFonts w:ascii="Calibri" w:hAnsi="Calibri"/>
                <w:b/>
                <w:sz w:val="24"/>
                <w:szCs w:val="24"/>
                <w:lang w:val="es-CO"/>
              </w:rPr>
              <w:t>:</w:t>
            </w:r>
            <w:r w:rsidRPr="00D67E26">
              <w:rPr>
                <w:rFonts w:cs="Arial"/>
                <w:b/>
                <w:bCs/>
                <w:i/>
                <w:iCs/>
                <w:color w:val="2F5496" w:themeColor="accent5" w:themeShade="BF"/>
                <w:sz w:val="20"/>
              </w:rPr>
              <w:t xml:space="preserve"> </w:t>
            </w:r>
          </w:p>
          <w:p w:rsidRPr="00985F98" w:rsidR="00511472" w:rsidP="00985F98" w:rsidRDefault="00985F98" w14:paraId="30BABB38" w14:textId="52800939">
            <w:pPr>
              <w:widowControl w:val="0"/>
              <w:spacing w:after="120" w:line="240" w:lineRule="auto"/>
              <w:rPr>
                <w:rFonts w:cs="Arial"/>
                <w:b/>
                <w:bCs/>
                <w:i/>
                <w:iCs/>
                <w:color w:val="2F5496" w:themeColor="accent5" w:themeShade="BF"/>
                <w:sz w:val="20"/>
              </w:rPr>
            </w:pPr>
            <w:r w:rsidRPr="00CA4371">
              <w:rPr>
                <w:rFonts w:cs="Arial"/>
                <w:i/>
                <w:iCs/>
                <w:sz w:val="20"/>
              </w:rPr>
              <w:t xml:space="preserve"> </w:t>
            </w:r>
            <w:r w:rsidRPr="00D67E26">
              <w:rPr>
                <w:rFonts w:cs="Arial"/>
                <w:b/>
                <w:bCs/>
                <w:i/>
                <w:iCs/>
                <w:color w:val="2F5496" w:themeColor="accent5" w:themeShade="BF"/>
                <w:sz w:val="20"/>
              </w:rPr>
              <w:t>¿</w:t>
            </w:r>
            <w:r>
              <w:rPr>
                <w:rFonts w:cs="Arial"/>
                <w:b/>
                <w:bCs/>
                <w:i/>
                <w:iCs/>
                <w:color w:val="2F5496" w:themeColor="accent5" w:themeShade="BF"/>
                <w:sz w:val="20"/>
              </w:rPr>
              <w:t>Cómo representar la relación lineal entre las variables de un estudio y simultáneamente la relación lineal entre varias ecuaciones lineales?</w:t>
            </w:r>
          </w:p>
        </w:tc>
      </w:tr>
      <w:tr w:rsidRPr="002A578A" w:rsidR="00511472" w:rsidTr="4251143B" w14:paraId="03951E52" w14:textId="77777777">
        <w:tc>
          <w:tcPr>
            <w:tcW w:w="9380" w:type="dxa"/>
            <w:gridSpan w:val="2"/>
            <w:tcMar/>
          </w:tcPr>
          <w:p w:rsidR="00511472" w:rsidRDefault="00511472" w14:paraId="3A5550A6" w14:textId="72D32201">
            <w:pPr>
              <w:pStyle w:val="Sinespaciado"/>
              <w:numPr>
                <w:ilvl w:val="0"/>
                <w:numId w:val="24"/>
              </w:numPr>
              <w:jc w:val="left"/>
              <w:rPr>
                <w:rStyle w:val="nfasis"/>
                <w:rFonts w:ascii="Calibri" w:hAnsi="Calibri" w:cs="Calibri"/>
                <w:b/>
                <w:bCs/>
                <w:color w:val="000000"/>
                <w:lang w:val="es-CO"/>
              </w:rPr>
            </w:pPr>
            <w:r w:rsidRPr="00983D5B">
              <w:rPr>
                <w:rStyle w:val="nfasis"/>
                <w:rFonts w:ascii="Calibri" w:hAnsi="Calibri" w:cs="Calibri"/>
                <w:b/>
                <w:bCs/>
                <w:color w:val="000000"/>
                <w:lang w:val="es-CO"/>
              </w:rPr>
              <w:t>¿</w:t>
            </w:r>
            <w:r>
              <w:rPr>
                <w:rStyle w:val="nfasis"/>
                <w:rFonts w:ascii="Calibri" w:hAnsi="Calibri" w:cs="Calibri"/>
                <w:b/>
                <w:bCs/>
                <w:color w:val="000000"/>
                <w:lang w:val="es-CO"/>
              </w:rPr>
              <w:t>Qué vamos a lograr</w:t>
            </w:r>
            <w:r w:rsidRPr="00983D5B">
              <w:rPr>
                <w:rStyle w:val="nfasis"/>
                <w:rFonts w:ascii="Calibri" w:hAnsi="Calibri" w:cs="Calibri"/>
                <w:b/>
                <w:bCs/>
                <w:color w:val="000000"/>
                <w:lang w:val="es-CO"/>
              </w:rPr>
              <w:t>?</w:t>
            </w:r>
          </w:p>
          <w:p w:rsidR="0048061A" w:rsidP="0048061A" w:rsidRDefault="0048061A" w14:paraId="180C1283" w14:textId="222EFA6B">
            <w:pPr>
              <w:pStyle w:val="Sinespaciado"/>
              <w:ind w:left="720"/>
              <w:jc w:val="left"/>
              <w:rPr>
                <w:rStyle w:val="nfasis"/>
                <w:rFonts w:cs="Calibri"/>
                <w:b/>
                <w:bCs/>
                <w:color w:val="000000"/>
              </w:rPr>
            </w:pPr>
          </w:p>
          <w:p w:rsidRPr="0048061A" w:rsidR="0048061A" w:rsidP="0048061A" w:rsidRDefault="0048061A" w14:paraId="3D9144C6" w14:textId="1348F8EA">
            <w:pPr>
              <w:shd w:val="clear" w:color="auto" w:fill="FFFFFF"/>
              <w:spacing w:after="0" w:line="240" w:lineRule="auto"/>
              <w:rPr>
                <w:rFonts w:cs="Arial"/>
                <w:lang w:val="es-CO"/>
              </w:rPr>
            </w:pPr>
            <w:r w:rsidRPr="00074ADB">
              <w:rPr>
                <w:rFonts w:cs="Arial"/>
                <w:lang w:val="es-CO"/>
              </w:rPr>
              <w:t>I</w:t>
            </w:r>
            <w:r w:rsidRPr="0048061A">
              <w:rPr>
                <w:rFonts w:cs="Arial"/>
                <w:lang w:val="es-CO"/>
              </w:rPr>
              <w:t>nterpreta</w:t>
            </w:r>
            <w:r w:rsidRPr="00074ADB">
              <w:rPr>
                <w:rFonts w:cs="Arial"/>
                <w:lang w:val="es-CO"/>
              </w:rPr>
              <w:t>r, modela</w:t>
            </w:r>
            <w:r w:rsidRPr="00074ADB" w:rsidR="0063048F">
              <w:rPr>
                <w:rFonts w:cs="Arial"/>
                <w:lang w:val="es-CO"/>
              </w:rPr>
              <w:t>r</w:t>
            </w:r>
            <w:r w:rsidRPr="00074ADB">
              <w:rPr>
                <w:rFonts w:cs="Arial"/>
                <w:lang w:val="es-CO"/>
              </w:rPr>
              <w:t xml:space="preserve"> y resolver situaciones que impliquen varias variables, mediante </w:t>
            </w:r>
            <w:r w:rsidRPr="0048061A">
              <w:rPr>
                <w:rFonts w:cs="Arial"/>
                <w:lang w:val="es-CO"/>
              </w:rPr>
              <w:t>modelos matemático</w:t>
            </w:r>
            <w:r w:rsidRPr="00074ADB">
              <w:rPr>
                <w:rFonts w:cs="Arial"/>
                <w:lang w:val="es-CO"/>
              </w:rPr>
              <w:t>s que se representan como sistemas de ecuaciones lineales</w:t>
            </w:r>
            <w:r w:rsidR="009C561E">
              <w:rPr>
                <w:rFonts w:cs="Arial"/>
                <w:lang w:val="es-CO"/>
              </w:rPr>
              <w:t xml:space="preserve">, </w:t>
            </w:r>
            <w:r w:rsidR="00855148">
              <w:rPr>
                <w:rFonts w:cs="Arial"/>
                <w:lang w:val="es-CO"/>
              </w:rPr>
              <w:t>que facilitan</w:t>
            </w:r>
            <w:r w:rsidR="009C561E">
              <w:rPr>
                <w:rFonts w:cs="Arial"/>
                <w:lang w:val="es-CO"/>
              </w:rPr>
              <w:t xml:space="preserve"> </w:t>
            </w:r>
            <w:r w:rsidRPr="00074ADB" w:rsidR="0063048F">
              <w:rPr>
                <w:rFonts w:cs="Arial"/>
                <w:lang w:val="es-CO"/>
              </w:rPr>
              <w:t>la descripción de las</w:t>
            </w:r>
            <w:r w:rsidRPr="00074ADB">
              <w:rPr>
                <w:rFonts w:cs="Arial"/>
                <w:lang w:val="es-CO"/>
              </w:rPr>
              <w:t xml:space="preserve"> variables y </w:t>
            </w:r>
            <w:r w:rsidRPr="00074ADB" w:rsidR="0063048F">
              <w:rPr>
                <w:rFonts w:cs="Arial"/>
                <w:lang w:val="es-CO"/>
              </w:rPr>
              <w:t xml:space="preserve">la </w:t>
            </w:r>
            <w:r w:rsidRPr="00074ADB">
              <w:rPr>
                <w:rFonts w:cs="Arial"/>
                <w:lang w:val="es-CO"/>
              </w:rPr>
              <w:t>estima</w:t>
            </w:r>
            <w:r w:rsidRPr="00074ADB" w:rsidR="0063048F">
              <w:rPr>
                <w:rFonts w:cs="Arial"/>
                <w:lang w:val="es-CO"/>
              </w:rPr>
              <w:t>ción de</w:t>
            </w:r>
            <w:r w:rsidRPr="00074ADB">
              <w:rPr>
                <w:rFonts w:cs="Arial"/>
                <w:lang w:val="es-CO"/>
              </w:rPr>
              <w:t xml:space="preserve"> parámetros </w:t>
            </w:r>
            <w:r w:rsidRPr="00074ADB" w:rsidR="0063048F">
              <w:rPr>
                <w:rFonts w:cs="Arial"/>
                <w:lang w:val="es-CO"/>
              </w:rPr>
              <w:t>d</w:t>
            </w:r>
            <w:r w:rsidRPr="00074ADB">
              <w:rPr>
                <w:rFonts w:cs="Arial"/>
                <w:lang w:val="es-CO"/>
              </w:rPr>
              <w:t xml:space="preserve">e </w:t>
            </w:r>
            <w:r w:rsidRPr="00074ADB" w:rsidR="0063048F">
              <w:rPr>
                <w:rFonts w:cs="Arial"/>
                <w:lang w:val="es-CO"/>
              </w:rPr>
              <w:t>interés,</w:t>
            </w:r>
            <w:r w:rsidRPr="0048061A">
              <w:rPr>
                <w:rFonts w:cs="Arial"/>
                <w:lang w:val="es-CO"/>
              </w:rPr>
              <w:t xml:space="preserve"> </w:t>
            </w:r>
            <w:r w:rsidRPr="00074ADB" w:rsidR="0063048F">
              <w:rPr>
                <w:rFonts w:cs="Arial"/>
                <w:lang w:val="es-CO"/>
              </w:rPr>
              <w:t xml:space="preserve">en diversas aplicaciones de la analítica de datos. </w:t>
            </w:r>
          </w:p>
          <w:p w:rsidRPr="00F35C56" w:rsidR="00511472" w:rsidP="007C2547" w:rsidRDefault="00511472" w14:paraId="0697AB59" w14:textId="366F2571">
            <w:pPr>
              <w:widowControl w:val="0"/>
              <w:spacing w:after="120" w:line="240" w:lineRule="auto"/>
              <w:rPr>
                <w:rFonts w:ascii="Calibri" w:hAnsi="Calibri"/>
                <w:i/>
                <w:color w:val="808080" w:themeColor="background1" w:themeShade="80"/>
                <w:szCs w:val="24"/>
              </w:rPr>
            </w:pPr>
          </w:p>
        </w:tc>
      </w:tr>
      <w:tr w:rsidR="00511472" w:rsidTr="4251143B" w14:paraId="2D6813EF" w14:textId="77777777">
        <w:tc>
          <w:tcPr>
            <w:tcW w:w="9380" w:type="dxa"/>
            <w:gridSpan w:val="2"/>
            <w:tcMar/>
          </w:tcPr>
          <w:p w:rsidR="00511472" w:rsidRDefault="00511472" w14:paraId="0AB8F0FB" w14:textId="1B445C14">
            <w:pPr>
              <w:pStyle w:val="NormalWeb"/>
              <w:numPr>
                <w:ilvl w:val="0"/>
                <w:numId w:val="24"/>
              </w:numPr>
              <w:spacing w:before="0" w:beforeAutospacing="0" w:after="0" w:afterAutospacing="0"/>
              <w:rPr>
                <w:rStyle w:val="nfasis"/>
                <w:rFonts w:ascii="Calibri" w:hAnsi="Calibri" w:cs="Calibri" w:eastAsiaTheme="minorEastAsia"/>
                <w:b/>
                <w:bCs/>
                <w:color w:val="000000"/>
                <w:kern w:val="2"/>
                <w:sz w:val="20"/>
                <w:szCs w:val="22"/>
                <w:lang w:eastAsia="ko-KR"/>
              </w:rPr>
            </w:pPr>
            <w:r w:rsidRPr="00932DAC">
              <w:rPr>
                <w:rStyle w:val="nfasis"/>
                <w:rFonts w:ascii="Calibri" w:hAnsi="Calibri" w:cs="Calibri" w:eastAsiaTheme="minorEastAsia"/>
                <w:b/>
                <w:bCs/>
                <w:color w:val="000000"/>
                <w:kern w:val="2"/>
                <w:sz w:val="20"/>
                <w:szCs w:val="22"/>
                <w:lang w:eastAsia="ko-KR"/>
              </w:rPr>
              <w:t>¿Cómo lo vamos a lograr?</w:t>
            </w:r>
          </w:p>
          <w:p w:rsidR="00511472" w:rsidP="007C2547" w:rsidRDefault="00511472" w14:paraId="740181B5" w14:textId="77777777">
            <w:pPr>
              <w:pStyle w:val="NormalWeb"/>
              <w:spacing w:before="0" w:beforeAutospacing="0" w:after="0" w:afterAutospacing="0"/>
              <w:rPr>
                <w:rStyle w:val="nfasis"/>
                <w:rFonts w:ascii="Calibri" w:hAnsi="Calibri" w:cs="Calibri" w:eastAsiaTheme="minorEastAsia"/>
                <w:b/>
                <w:bCs/>
                <w:color w:val="000000"/>
                <w:kern w:val="2"/>
                <w:sz w:val="20"/>
                <w:szCs w:val="22"/>
                <w:lang w:eastAsia="ko-KR"/>
              </w:rPr>
            </w:pPr>
          </w:p>
          <w:p w:rsidR="00511472" w:rsidP="007C2547" w:rsidRDefault="00511472" w14:paraId="78D9E341" w14:textId="77777777">
            <w:pPr>
              <w:pStyle w:val="NormalWeb"/>
              <w:spacing w:before="0" w:beforeAutospacing="0" w:after="0" w:afterAutospacing="0"/>
              <w:rPr>
                <w:rStyle w:val="nfasis"/>
                <w:rFonts w:ascii="Calibri" w:hAnsi="Calibri" w:cs="Calibri" w:eastAsiaTheme="minorEastAsia"/>
                <w:b/>
                <w:bCs/>
                <w:i w:val="0"/>
                <w:iCs w:val="0"/>
                <w:color w:val="000000"/>
                <w:kern w:val="2"/>
                <w:sz w:val="22"/>
                <w:szCs w:val="22"/>
                <w:lang w:eastAsia="ko-KR"/>
              </w:rPr>
            </w:pPr>
            <w:r w:rsidRPr="00CA120D">
              <w:rPr>
                <w:rStyle w:val="nfasis"/>
                <w:rFonts w:ascii="Calibri" w:hAnsi="Calibri" w:cs="Calibri" w:eastAsiaTheme="minorEastAsia"/>
                <w:b/>
                <w:bCs/>
                <w:i w:val="0"/>
                <w:iCs w:val="0"/>
                <w:color w:val="000000"/>
                <w:kern w:val="2"/>
                <w:sz w:val="22"/>
                <w:szCs w:val="22"/>
                <w:lang w:eastAsia="ko-KR"/>
              </w:rPr>
              <w:t xml:space="preserve">Puedes navegar siguiendo los distintos contenidos a tu ritmo, teniendo en cuenta los tiempos estipulados para cada actividad y siempre siguiendo el orden propuesto.  </w:t>
            </w:r>
          </w:p>
          <w:p w:rsidRPr="00945BDC" w:rsidR="00511472" w:rsidP="007C2547" w:rsidRDefault="00511472" w14:paraId="59F02109" w14:textId="77777777">
            <w:pPr>
              <w:pStyle w:val="NormalWeb"/>
              <w:spacing w:before="0" w:beforeAutospacing="0" w:after="0" w:afterAutospacing="0"/>
              <w:rPr>
                <w:rStyle w:val="nfasis"/>
                <w:rFonts w:ascii="Calibri" w:hAnsi="Calibri" w:cs="Calibri" w:eastAsiaTheme="minorEastAsia"/>
                <w:b/>
                <w:bCs/>
                <w:i w:val="0"/>
                <w:iCs w:val="0"/>
                <w:color w:val="000000"/>
                <w:kern w:val="2"/>
                <w:sz w:val="22"/>
                <w:szCs w:val="22"/>
                <w:u w:val="single"/>
                <w:lang w:eastAsia="ko-KR"/>
              </w:rPr>
            </w:pPr>
          </w:p>
          <w:p w:rsidRPr="00945BDC" w:rsidR="00511472" w:rsidP="007C2547" w:rsidRDefault="00511472" w14:paraId="6C3029D0" w14:textId="77777777">
            <w:pPr>
              <w:pStyle w:val="NormalWeb"/>
              <w:spacing w:before="0" w:beforeAutospacing="0" w:after="0" w:afterAutospacing="0"/>
              <w:rPr>
                <w:rStyle w:val="nfasis"/>
                <w:rFonts w:ascii="Calibri" w:hAnsi="Calibri" w:cs="Calibri" w:eastAsiaTheme="minorEastAsia"/>
                <w:b/>
                <w:bCs/>
                <w:i w:val="0"/>
                <w:iCs w:val="0"/>
                <w:color w:val="000000"/>
                <w:kern w:val="2"/>
                <w:sz w:val="20"/>
                <w:szCs w:val="22"/>
                <w:u w:val="single"/>
                <w:lang w:eastAsia="ko-KR"/>
              </w:rPr>
            </w:pPr>
            <w:r w:rsidRPr="00945BDC">
              <w:rPr>
                <w:rStyle w:val="nfasis"/>
                <w:rFonts w:ascii="Calibri" w:hAnsi="Calibri" w:cs="Calibri" w:eastAsiaTheme="minorEastAsia"/>
                <w:b/>
                <w:bCs/>
                <w:i w:val="0"/>
                <w:iCs w:val="0"/>
                <w:color w:val="000000"/>
                <w:kern w:val="2"/>
                <w:sz w:val="20"/>
                <w:szCs w:val="22"/>
                <w:u w:val="single"/>
                <w:lang w:eastAsia="ko-KR"/>
              </w:rPr>
              <w:t>SUGERENCIAS</w:t>
            </w:r>
          </w:p>
          <w:tbl>
            <w:tblPr>
              <w:tblStyle w:val="Tablaconcuadrcula"/>
              <w:tblW w:w="0" w:type="auto"/>
              <w:tblLook w:val="04A0" w:firstRow="1" w:lastRow="0" w:firstColumn="1" w:lastColumn="0" w:noHBand="0" w:noVBand="1"/>
            </w:tblPr>
            <w:tblGrid>
              <w:gridCol w:w="1126"/>
              <w:gridCol w:w="8028"/>
            </w:tblGrid>
            <w:tr w:rsidR="00511472" w:rsidTr="007C2547" w14:paraId="7D5FBB43" w14:textId="77777777">
              <w:tc>
                <w:tcPr>
                  <w:tcW w:w="1126" w:type="dxa"/>
                </w:tcPr>
                <w:p w:rsidR="00511472" w:rsidP="007C2547" w:rsidRDefault="00511472" w14:paraId="0EC0FEB6" w14:textId="77777777">
                  <w:pPr>
                    <w:pStyle w:val="NormalWeb"/>
                    <w:spacing w:before="0" w:beforeAutospacing="0" w:after="0" w:afterAutospacing="0"/>
                    <w:rPr>
                      <w:rStyle w:val="nfasis"/>
                      <w:rFonts w:ascii="Calibri" w:hAnsi="Calibri" w:cs="Calibri" w:eastAsiaTheme="minorEastAsia"/>
                      <w:b/>
                      <w:bCs/>
                      <w:i w:val="0"/>
                      <w:iCs w:val="0"/>
                      <w:color w:val="000000"/>
                      <w:kern w:val="2"/>
                      <w:sz w:val="20"/>
                      <w:szCs w:val="22"/>
                      <w:lang w:eastAsia="ko-KR"/>
                    </w:rPr>
                  </w:pPr>
                  <w:r w:rsidRPr="00D90FA2">
                    <w:rPr>
                      <w:rFonts w:ascii="Calibri" w:hAnsi="Calibri" w:cs="Calibri" w:eastAsiaTheme="minorEastAsia"/>
                      <w:b/>
                      <w:bCs/>
                      <w:noProof/>
                      <w:color w:val="000000"/>
                      <w:kern w:val="2"/>
                      <w:sz w:val="20"/>
                      <w:szCs w:val="22"/>
                      <w:lang w:val="es-ES_tradnl" w:eastAsia="ko-KR"/>
                    </w:rPr>
                    <w:drawing>
                      <wp:inline distT="0" distB="0" distL="0" distR="0" wp14:anchorId="6985FF45" wp14:editId="549EF5EC">
                        <wp:extent cx="577970" cy="577970"/>
                        <wp:effectExtent l="0" t="0" r="0" b="0"/>
                        <wp:docPr id="20" name="Gráfico 4" descr="Lápiz con relleno sólido">
                          <a:extLst xmlns:a="http://schemas.openxmlformats.org/drawingml/2006/main">
                            <a:ext uri="{FF2B5EF4-FFF2-40B4-BE49-F238E27FC236}">
                              <a16:creationId xmlns:a16="http://schemas.microsoft.com/office/drawing/2014/main" id="{10F6CC04-EBD4-485E-621A-685ADCC38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4" descr="Lápiz con relleno sólido">
                                  <a:extLst>
                                    <a:ext uri="{FF2B5EF4-FFF2-40B4-BE49-F238E27FC236}">
                                      <a16:creationId xmlns:a16="http://schemas.microsoft.com/office/drawing/2014/main" id="{10F6CC04-EBD4-485E-621A-685ADCC38E33}"/>
                                    </a:ext>
                                  </a:extLst>
                                </pic:cNvPr>
                                <pic:cNvPicPr>
                                  <a:picLocks noChangeAspect="1"/>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0" y="0"/>
                                  <a:ext cx="580593" cy="580593"/>
                                </a:xfrm>
                                <a:prstGeom prst="rect">
                                  <a:avLst/>
                                </a:prstGeom>
                              </pic:spPr>
                            </pic:pic>
                          </a:graphicData>
                        </a:graphic>
                      </wp:inline>
                    </w:drawing>
                  </w:r>
                </w:p>
              </w:tc>
              <w:tc>
                <w:tcPr>
                  <w:tcW w:w="8028" w:type="dxa"/>
                </w:tcPr>
                <w:p w:rsidR="00511472" w:rsidP="007C2547" w:rsidRDefault="00511472" w14:paraId="1CF84032" w14:textId="77777777">
                  <w:pPr>
                    <w:pStyle w:val="NormalWeb"/>
                    <w:spacing w:before="0" w:beforeAutospacing="0" w:after="0" w:afterAutospacing="0"/>
                    <w:rPr>
                      <w:rStyle w:val="nfasis"/>
                      <w:rFonts w:ascii="Calibri" w:hAnsi="Calibri" w:cs="Calibri" w:eastAsiaTheme="minorEastAsia"/>
                      <w:i w:val="0"/>
                      <w:iCs w:val="0"/>
                      <w:color w:val="000000"/>
                      <w:kern w:val="2"/>
                      <w:sz w:val="20"/>
                      <w:szCs w:val="22"/>
                      <w:lang w:eastAsia="ko-KR"/>
                    </w:rPr>
                  </w:pPr>
                </w:p>
                <w:p w:rsidR="00511472" w:rsidP="007C2547" w:rsidRDefault="00511472" w14:paraId="7AC37ADA" w14:textId="77777777">
                  <w:pPr>
                    <w:pStyle w:val="NormalWeb"/>
                    <w:spacing w:before="0" w:beforeAutospacing="0" w:after="0" w:afterAutospacing="0"/>
                    <w:rPr>
                      <w:rStyle w:val="nfasis"/>
                      <w:rFonts w:ascii="Calibri" w:hAnsi="Calibri" w:cs="Calibri" w:eastAsiaTheme="minorEastAsia"/>
                      <w:i w:val="0"/>
                      <w:iCs w:val="0"/>
                      <w:color w:val="000000"/>
                      <w:kern w:val="2"/>
                      <w:sz w:val="20"/>
                      <w:szCs w:val="22"/>
                      <w:lang w:eastAsia="ko-KR"/>
                    </w:rPr>
                  </w:pPr>
                  <w:r w:rsidRPr="00502E5E">
                    <w:rPr>
                      <w:rStyle w:val="nfasis"/>
                      <w:rFonts w:ascii="Calibri" w:hAnsi="Calibri" w:cs="Calibri" w:eastAsiaTheme="minorEastAsia"/>
                      <w:i w:val="0"/>
                      <w:iCs w:val="0"/>
                      <w:color w:val="000000"/>
                      <w:kern w:val="2"/>
                      <w:sz w:val="20"/>
                      <w:szCs w:val="22"/>
                      <w:lang w:eastAsia="ko-KR"/>
                    </w:rPr>
                    <w:t>Para afianzar tu formación es importante que tengas a mano cuaderno y lápiz o bolígrafo.  Cada vez que veas las definiciones y se muestren los ejemplos es importante que los escribas, te va</w:t>
                  </w:r>
                  <w:r>
                    <w:rPr>
                      <w:rStyle w:val="nfasis"/>
                      <w:rFonts w:ascii="Calibri" w:hAnsi="Calibri" w:cs="Calibri" w:eastAsiaTheme="minorEastAsia"/>
                      <w:i w:val="0"/>
                      <w:iCs w:val="0"/>
                      <w:color w:val="000000"/>
                      <w:kern w:val="2"/>
                      <w:sz w:val="20"/>
                      <w:szCs w:val="22"/>
                      <w:lang w:eastAsia="ko-KR"/>
                    </w:rPr>
                    <w:t>m</w:t>
                  </w:r>
                  <w:r w:rsidRPr="00502E5E">
                    <w:rPr>
                      <w:rStyle w:val="nfasis"/>
                      <w:rFonts w:ascii="Calibri" w:hAnsi="Calibri" w:cs="Calibri" w:eastAsiaTheme="minorEastAsia"/>
                      <w:i w:val="0"/>
                      <w:iCs w:val="0"/>
                      <w:color w:val="000000"/>
                      <w:kern w:val="2"/>
                      <w:sz w:val="20"/>
                      <w:szCs w:val="22"/>
                      <w:lang w:eastAsia="ko-KR"/>
                    </w:rPr>
                    <w:t>os a plantear una serie de preguntas, si escribes conseguirás fijar mejor tus conocimientos y cuando revises los apuntes verás tu avance. Cuando veas este icono sabrás que es importante t</w:t>
                  </w:r>
                  <w:r>
                    <w:rPr>
                      <w:rStyle w:val="nfasis"/>
                      <w:rFonts w:ascii="Calibri" w:hAnsi="Calibri" w:cs="Calibri" w:eastAsiaTheme="minorEastAsia"/>
                      <w:i w:val="0"/>
                      <w:iCs w:val="0"/>
                      <w:color w:val="000000"/>
                      <w:kern w:val="2"/>
                      <w:sz w:val="20"/>
                      <w:szCs w:val="22"/>
                      <w:lang w:eastAsia="ko-KR"/>
                    </w:rPr>
                    <w:t>oma</w:t>
                  </w:r>
                  <w:r w:rsidRPr="00502E5E">
                    <w:rPr>
                      <w:rStyle w:val="nfasis"/>
                      <w:rFonts w:ascii="Calibri" w:hAnsi="Calibri" w:cs="Calibri" w:eastAsiaTheme="minorEastAsia"/>
                      <w:i w:val="0"/>
                      <w:iCs w:val="0"/>
                      <w:color w:val="000000"/>
                      <w:kern w:val="2"/>
                      <w:sz w:val="20"/>
                      <w:szCs w:val="22"/>
                      <w:lang w:eastAsia="ko-KR"/>
                    </w:rPr>
                    <w:t>r notas.</w:t>
                  </w:r>
                </w:p>
                <w:p w:rsidRPr="00502E5E" w:rsidR="00511472" w:rsidP="007C2547" w:rsidRDefault="00511472" w14:paraId="384D0258" w14:textId="77777777">
                  <w:pPr>
                    <w:pStyle w:val="NormalWeb"/>
                    <w:spacing w:before="0" w:beforeAutospacing="0" w:after="0" w:afterAutospacing="0"/>
                    <w:rPr>
                      <w:rStyle w:val="nfasis"/>
                      <w:rFonts w:ascii="Calibri" w:hAnsi="Calibri" w:cs="Calibri" w:eastAsiaTheme="minorEastAsia"/>
                      <w:i w:val="0"/>
                      <w:iCs w:val="0"/>
                      <w:color w:val="000000"/>
                      <w:kern w:val="2"/>
                      <w:sz w:val="20"/>
                      <w:szCs w:val="22"/>
                      <w:lang w:eastAsia="ko-KR"/>
                    </w:rPr>
                  </w:pPr>
                </w:p>
              </w:tc>
            </w:tr>
            <w:tr w:rsidR="00511472" w:rsidTr="007C2547" w14:paraId="2AF87FC6" w14:textId="77777777">
              <w:tc>
                <w:tcPr>
                  <w:tcW w:w="1126" w:type="dxa"/>
                </w:tcPr>
                <w:p w:rsidRPr="00D90FA2" w:rsidR="00511472" w:rsidP="007C2547" w:rsidRDefault="00511472" w14:paraId="5C9FFC9D" w14:textId="77777777">
                  <w:pPr>
                    <w:pStyle w:val="NormalWeb"/>
                    <w:spacing w:before="0" w:beforeAutospacing="0" w:after="0" w:afterAutospacing="0"/>
                    <w:rPr>
                      <w:rFonts w:ascii="Calibri" w:hAnsi="Calibri" w:cs="Calibri" w:eastAsiaTheme="minorEastAsia"/>
                      <w:b/>
                      <w:bCs/>
                      <w:noProof/>
                      <w:color w:val="000000"/>
                      <w:kern w:val="2"/>
                      <w:sz w:val="20"/>
                      <w:szCs w:val="22"/>
                      <w:lang w:val="es-ES_tradnl" w:eastAsia="ko-KR"/>
                    </w:rPr>
                  </w:pPr>
                  <w:r w:rsidRPr="00782EAB">
                    <w:rPr>
                      <w:rFonts w:ascii="Calibri" w:hAnsi="Calibri" w:cs="Calibri" w:eastAsiaTheme="minorEastAsia"/>
                      <w:b/>
                      <w:bCs/>
                      <w:noProof/>
                      <w:color w:val="000000"/>
                      <w:kern w:val="2"/>
                      <w:sz w:val="20"/>
                      <w:szCs w:val="22"/>
                      <w:lang w:val="es-ES_tradnl" w:eastAsia="ko-KR"/>
                    </w:rPr>
                    <w:drawing>
                      <wp:inline distT="0" distB="0" distL="0" distR="0" wp14:anchorId="714D423D" wp14:editId="3BF30064">
                        <wp:extent cx="560614" cy="560614"/>
                        <wp:effectExtent l="0" t="0" r="0" b="0"/>
                        <wp:docPr id="21" name="Marcador de contenido 7" descr="Libro abierto contorno">
                          <a:extLst xmlns:a="http://schemas.openxmlformats.org/drawingml/2006/main">
                            <a:ext uri="{FF2B5EF4-FFF2-40B4-BE49-F238E27FC236}">
                              <a16:creationId xmlns:a16="http://schemas.microsoft.com/office/drawing/2014/main" id="{CB2658ED-572F-321C-ACDD-D40B76D58F4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Marcador de contenido 7" descr="Libro abierto contorno">
                                  <a:extLst>
                                    <a:ext uri="{FF2B5EF4-FFF2-40B4-BE49-F238E27FC236}">
                                      <a16:creationId xmlns:a16="http://schemas.microsoft.com/office/drawing/2014/main" id="{CB2658ED-572F-321C-ACDD-D40B76D58F46}"/>
                                    </a:ext>
                                  </a:extLst>
                                </pic:cNvPr>
                                <pic:cNvPicPr>
                                  <a:picLocks noGrp="1" noChangeAspect="1"/>
                                </pic:cNvPicPr>
                              </pic:nvPicPr>
                              <pic:blipFill>
                                <a:blip r:embed="rId33">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a:xfrm>
                                  <a:off x="0" y="0"/>
                                  <a:ext cx="563387" cy="563387"/>
                                </a:xfrm>
                                <a:prstGeom prst="rect">
                                  <a:avLst/>
                                </a:prstGeom>
                              </pic:spPr>
                            </pic:pic>
                          </a:graphicData>
                        </a:graphic>
                      </wp:inline>
                    </w:drawing>
                  </w:r>
                </w:p>
              </w:tc>
              <w:tc>
                <w:tcPr>
                  <w:tcW w:w="8028" w:type="dxa"/>
                </w:tcPr>
                <w:p w:rsidR="00511472" w:rsidP="007C2547" w:rsidRDefault="00511472" w14:paraId="00AAF5DF" w14:textId="77777777">
                  <w:pPr>
                    <w:pStyle w:val="NormalWeb"/>
                    <w:spacing w:before="0" w:beforeAutospacing="0" w:after="0" w:afterAutospacing="0"/>
                    <w:rPr>
                      <w:rStyle w:val="nfasis"/>
                      <w:rFonts w:ascii="Calibri" w:hAnsi="Calibri" w:cs="Calibri" w:eastAsiaTheme="minorEastAsia"/>
                      <w:i w:val="0"/>
                      <w:iCs w:val="0"/>
                      <w:color w:val="000000"/>
                      <w:kern w:val="2"/>
                      <w:sz w:val="20"/>
                      <w:szCs w:val="22"/>
                      <w:lang w:val="es-ES_tradnl" w:eastAsia="ko-KR"/>
                    </w:rPr>
                  </w:pPr>
                </w:p>
                <w:p w:rsidRPr="00764858" w:rsidR="00511472" w:rsidP="007C2547" w:rsidRDefault="00511472" w14:paraId="39A70F87" w14:textId="77777777">
                  <w:pPr>
                    <w:pStyle w:val="NormalWeb"/>
                    <w:spacing w:before="0" w:beforeAutospacing="0" w:after="0" w:afterAutospacing="0"/>
                    <w:rPr>
                      <w:rStyle w:val="nfasis"/>
                      <w:rFonts w:ascii="Calibri" w:hAnsi="Calibri" w:cs="Calibri" w:eastAsiaTheme="minorEastAsia"/>
                      <w:i w:val="0"/>
                      <w:iCs w:val="0"/>
                      <w:color w:val="000000"/>
                      <w:kern w:val="2"/>
                      <w:sz w:val="20"/>
                      <w:szCs w:val="22"/>
                      <w:lang w:eastAsia="ko-KR"/>
                    </w:rPr>
                  </w:pPr>
                  <w:r>
                    <w:rPr>
                      <w:rStyle w:val="nfasis"/>
                      <w:rFonts w:ascii="Calibri" w:hAnsi="Calibri" w:cs="Calibri" w:eastAsiaTheme="minorEastAsia"/>
                      <w:i w:val="0"/>
                      <w:iCs w:val="0"/>
                      <w:color w:val="000000"/>
                      <w:kern w:val="2"/>
                      <w:sz w:val="20"/>
                      <w:szCs w:val="22"/>
                      <w:lang w:val="es-ES_tradnl" w:eastAsia="ko-KR"/>
                    </w:rPr>
                    <w:t>De igual forma e</w:t>
                  </w:r>
                  <w:r>
                    <w:rPr>
                      <w:rStyle w:val="nfasis"/>
                      <w:rFonts w:ascii="Calibri" w:hAnsi="Calibri" w:cs="Calibri" w:eastAsiaTheme="minorEastAsia"/>
                      <w:i w:val="0"/>
                      <w:iCs w:val="0"/>
                      <w:color w:val="000000"/>
                      <w:kern w:val="2"/>
                      <w:sz w:val="20"/>
                      <w:szCs w:val="22"/>
                      <w:lang w:eastAsia="ko-KR"/>
                    </w:rPr>
                    <w:t>n las diferentes temáticas tendrás el reto de resolver los ejercicios propuestos para alcanzar tu habilidad</w:t>
                  </w:r>
                  <w:r w:rsidRPr="00502E5E">
                    <w:rPr>
                      <w:rStyle w:val="nfasis"/>
                      <w:rFonts w:ascii="Calibri" w:hAnsi="Calibri" w:cs="Calibri" w:eastAsiaTheme="minorEastAsia"/>
                      <w:i w:val="0"/>
                      <w:iCs w:val="0"/>
                      <w:color w:val="000000"/>
                      <w:kern w:val="2"/>
                      <w:sz w:val="20"/>
                      <w:szCs w:val="22"/>
                      <w:lang w:eastAsia="ko-KR"/>
                    </w:rPr>
                    <w:t>, te va</w:t>
                  </w:r>
                  <w:r>
                    <w:rPr>
                      <w:rStyle w:val="nfasis"/>
                      <w:rFonts w:ascii="Calibri" w:hAnsi="Calibri" w:cs="Calibri" w:eastAsiaTheme="minorEastAsia"/>
                      <w:i w:val="0"/>
                      <w:iCs w:val="0"/>
                      <w:color w:val="000000"/>
                      <w:kern w:val="2"/>
                      <w:sz w:val="20"/>
                      <w:szCs w:val="22"/>
                      <w:lang w:eastAsia="ko-KR"/>
                    </w:rPr>
                    <w:t>m</w:t>
                  </w:r>
                  <w:r w:rsidRPr="00502E5E">
                    <w:rPr>
                      <w:rStyle w:val="nfasis"/>
                      <w:rFonts w:ascii="Calibri" w:hAnsi="Calibri" w:cs="Calibri" w:eastAsiaTheme="minorEastAsia"/>
                      <w:i w:val="0"/>
                      <w:iCs w:val="0"/>
                      <w:color w:val="000000"/>
                      <w:kern w:val="2"/>
                      <w:sz w:val="20"/>
                      <w:szCs w:val="22"/>
                      <w:lang w:eastAsia="ko-KR"/>
                    </w:rPr>
                    <w:t xml:space="preserve">os a plantear una serie de </w:t>
                  </w:r>
                  <w:r>
                    <w:rPr>
                      <w:rStyle w:val="nfasis"/>
                      <w:rFonts w:ascii="Calibri" w:hAnsi="Calibri" w:cs="Calibri" w:eastAsiaTheme="minorEastAsia"/>
                      <w:i w:val="0"/>
                      <w:iCs w:val="0"/>
                      <w:color w:val="000000"/>
                      <w:kern w:val="2"/>
                      <w:sz w:val="20"/>
                      <w:szCs w:val="22"/>
                      <w:lang w:eastAsia="ko-KR"/>
                    </w:rPr>
                    <w:t>ejercicios.</w:t>
                  </w:r>
                  <w:r w:rsidRPr="00502E5E">
                    <w:rPr>
                      <w:rStyle w:val="nfasis"/>
                      <w:rFonts w:ascii="Calibri" w:hAnsi="Calibri" w:cs="Calibri" w:eastAsiaTheme="minorEastAsia"/>
                      <w:i w:val="0"/>
                      <w:iCs w:val="0"/>
                      <w:color w:val="000000"/>
                      <w:kern w:val="2"/>
                      <w:sz w:val="20"/>
                      <w:szCs w:val="22"/>
                      <w:lang w:eastAsia="ko-KR"/>
                    </w:rPr>
                    <w:t xml:space="preserve"> Cuando veas este icono sabrás que</w:t>
                  </w:r>
                  <w:r w:rsidRPr="00AB179B">
                    <w:rPr>
                      <w:rStyle w:val="nfasis"/>
                      <w:rFonts w:ascii="Calibri" w:hAnsi="Calibri" w:cs="Calibri" w:eastAsiaTheme="minorEastAsia"/>
                      <w:i w:val="0"/>
                      <w:iCs w:val="0"/>
                      <w:color w:val="000000"/>
                      <w:kern w:val="2"/>
                      <w:sz w:val="20"/>
                      <w:szCs w:val="22"/>
                      <w:lang w:eastAsia="ko-KR"/>
                    </w:rPr>
                    <w:t xml:space="preserve"> hay ejercicios para resolver</w:t>
                  </w:r>
                  <w:r>
                    <w:rPr>
                      <w:rStyle w:val="nfasis"/>
                      <w:rFonts w:ascii="Calibri" w:hAnsi="Calibri" w:cs="Calibri" w:eastAsiaTheme="minorEastAsia"/>
                      <w:color w:val="000000"/>
                      <w:kern w:val="2"/>
                      <w:lang w:eastAsia="ko-KR"/>
                    </w:rPr>
                    <w:t xml:space="preserve"> </w:t>
                  </w:r>
                </w:p>
                <w:p w:rsidR="00511472" w:rsidP="007C2547" w:rsidRDefault="00511472" w14:paraId="590B8BA1" w14:textId="77777777">
                  <w:pPr>
                    <w:pStyle w:val="NormalWeb"/>
                    <w:spacing w:before="0" w:beforeAutospacing="0" w:after="0" w:afterAutospacing="0"/>
                    <w:rPr>
                      <w:rStyle w:val="nfasis"/>
                      <w:rFonts w:ascii="Calibri" w:hAnsi="Calibri" w:cs="Calibri" w:eastAsiaTheme="minorEastAsia"/>
                      <w:i w:val="0"/>
                      <w:iCs w:val="0"/>
                      <w:color w:val="000000"/>
                      <w:kern w:val="2"/>
                      <w:sz w:val="20"/>
                      <w:szCs w:val="22"/>
                      <w:lang w:eastAsia="ko-KR"/>
                    </w:rPr>
                  </w:pPr>
                </w:p>
              </w:tc>
            </w:tr>
            <w:tr w:rsidR="00511472" w:rsidTr="007C2547" w14:paraId="241724DE" w14:textId="77777777">
              <w:tc>
                <w:tcPr>
                  <w:tcW w:w="9154" w:type="dxa"/>
                  <w:gridSpan w:val="2"/>
                </w:tcPr>
                <w:p w:rsidR="00511472" w:rsidRDefault="00511472" w14:paraId="1A4A9211" w14:textId="77777777">
                  <w:pPr>
                    <w:pStyle w:val="NormalWeb"/>
                    <w:numPr>
                      <w:ilvl w:val="0"/>
                      <w:numId w:val="24"/>
                    </w:numPr>
                    <w:spacing w:before="0" w:beforeAutospacing="0" w:after="0" w:afterAutospacing="0"/>
                    <w:rPr>
                      <w:rStyle w:val="nfasis"/>
                      <w:rFonts w:ascii="Calibri" w:hAnsi="Calibri" w:cs="Calibri" w:eastAsiaTheme="minorEastAsia"/>
                      <w:b/>
                      <w:bCs/>
                      <w:i w:val="0"/>
                      <w:iCs w:val="0"/>
                      <w:color w:val="000000"/>
                      <w:kern w:val="2"/>
                      <w:sz w:val="20"/>
                      <w:szCs w:val="22"/>
                      <w:lang w:val="es-ES_tradnl" w:eastAsia="ko-KR"/>
                    </w:rPr>
                  </w:pPr>
                  <w:r>
                    <w:rPr>
                      <w:rStyle w:val="nfasis"/>
                      <w:rFonts w:ascii="Calibri" w:hAnsi="Calibri" w:cs="Calibri" w:eastAsiaTheme="minorEastAsia"/>
                      <w:b/>
                      <w:bCs/>
                      <w:i w:val="0"/>
                      <w:iCs w:val="0"/>
                      <w:color w:val="000000"/>
                      <w:kern w:val="2"/>
                      <w:sz w:val="20"/>
                      <w:szCs w:val="22"/>
                      <w:lang w:val="es-ES_tradnl" w:eastAsia="ko-KR"/>
                    </w:rPr>
                    <w:t xml:space="preserve">Registro  </w:t>
                  </w:r>
                </w:p>
                <w:p w:rsidRPr="00D353A4" w:rsidR="00511472" w:rsidP="007C2547" w:rsidRDefault="00511472" w14:paraId="39D2666D" w14:textId="77777777">
                  <w:pPr>
                    <w:pStyle w:val="NormalWeb"/>
                    <w:spacing w:before="0" w:beforeAutospacing="0" w:after="0" w:afterAutospacing="0"/>
                    <w:rPr>
                      <w:rStyle w:val="nfasis"/>
                      <w:rFonts w:ascii="Calibri" w:hAnsi="Calibri" w:cs="Calibri" w:eastAsiaTheme="minorEastAsia"/>
                      <w:i w:val="0"/>
                      <w:iCs w:val="0"/>
                      <w:color w:val="000000"/>
                      <w:kern w:val="2"/>
                      <w:sz w:val="20"/>
                      <w:szCs w:val="22"/>
                      <w:lang w:val="es-ES_tradnl" w:eastAsia="ko-KR"/>
                    </w:rPr>
                  </w:pPr>
                  <w:r w:rsidRPr="00D353A4">
                    <w:rPr>
                      <w:rStyle w:val="nfasis"/>
                      <w:rFonts w:ascii="Calibri" w:hAnsi="Calibri" w:cs="Calibri" w:eastAsiaTheme="minorEastAsia"/>
                      <w:i w:val="0"/>
                      <w:iCs w:val="0"/>
                      <w:color w:val="000000"/>
                      <w:kern w:val="2"/>
                      <w:sz w:val="20"/>
                      <w:szCs w:val="22"/>
                      <w:lang w:val="es-ES_tradnl" w:eastAsia="ko-KR"/>
                    </w:rPr>
                    <w:t>Cuando completes cada actividad</w:t>
                  </w:r>
                  <w:r>
                    <w:rPr>
                      <w:rStyle w:val="nfasis"/>
                      <w:rFonts w:ascii="Calibri" w:hAnsi="Calibri" w:cs="Calibri" w:eastAsiaTheme="minorEastAsia"/>
                      <w:i w:val="0"/>
                      <w:iCs w:val="0"/>
                      <w:color w:val="000000"/>
                      <w:kern w:val="2"/>
                      <w:sz w:val="20"/>
                      <w:szCs w:val="22"/>
                      <w:lang w:val="es-ES_tradnl" w:eastAsia="ko-KR"/>
                    </w:rPr>
                    <w:t xml:space="preserve"> con lectura apuntes y ejercicios resueltos y puestos en la plataforma</w:t>
                  </w:r>
                  <w:r w:rsidRPr="00D353A4">
                    <w:rPr>
                      <w:rStyle w:val="nfasis"/>
                      <w:rFonts w:ascii="Calibri" w:hAnsi="Calibri" w:cs="Calibri" w:eastAsiaTheme="minorEastAsia"/>
                      <w:i w:val="0"/>
                      <w:iCs w:val="0"/>
                      <w:color w:val="000000"/>
                      <w:kern w:val="2"/>
                      <w:sz w:val="20"/>
                      <w:szCs w:val="22"/>
                      <w:lang w:val="es-ES_tradnl" w:eastAsia="ko-KR"/>
                    </w:rPr>
                    <w:t xml:space="preserve">, marca Actividad Finalizada para obtener tus puntos y confirmar la finalización. </w:t>
                  </w:r>
                </w:p>
                <w:p w:rsidRPr="004F76B4" w:rsidR="00511472" w:rsidRDefault="00511472" w14:paraId="57B02BAD" w14:textId="77777777">
                  <w:pPr>
                    <w:pStyle w:val="NormalWeb"/>
                    <w:numPr>
                      <w:ilvl w:val="0"/>
                      <w:numId w:val="24"/>
                    </w:numPr>
                    <w:spacing w:before="0" w:beforeAutospacing="0" w:after="0" w:afterAutospacing="0"/>
                    <w:rPr>
                      <w:rStyle w:val="nfasis"/>
                      <w:rFonts w:ascii="Calibri" w:hAnsi="Calibri" w:cs="Calibri" w:eastAsiaTheme="minorEastAsia"/>
                      <w:b/>
                      <w:bCs/>
                      <w:i w:val="0"/>
                      <w:iCs w:val="0"/>
                      <w:color w:val="000000"/>
                      <w:kern w:val="2"/>
                      <w:sz w:val="20"/>
                      <w:szCs w:val="22"/>
                      <w:lang w:val="es-ES_tradnl" w:eastAsia="ko-KR"/>
                    </w:rPr>
                  </w:pPr>
                  <w:r w:rsidRPr="004F76B4">
                    <w:rPr>
                      <w:rStyle w:val="nfasis"/>
                      <w:rFonts w:ascii="Calibri" w:hAnsi="Calibri" w:cs="Calibri" w:eastAsiaTheme="minorEastAsia"/>
                      <w:b/>
                      <w:bCs/>
                      <w:i w:val="0"/>
                      <w:iCs w:val="0"/>
                      <w:color w:val="000000"/>
                      <w:kern w:val="2"/>
                      <w:sz w:val="20"/>
                      <w:szCs w:val="22"/>
                      <w:lang w:val="es-ES_tradnl" w:eastAsia="ko-KR"/>
                    </w:rPr>
                    <w:t xml:space="preserve">Evaluando lo aprendido </w:t>
                  </w:r>
                </w:p>
                <w:p w:rsidRPr="00D353A4" w:rsidR="00511472" w:rsidP="007C2547" w:rsidRDefault="00511472" w14:paraId="1C888203" w14:textId="77777777">
                  <w:pPr>
                    <w:pStyle w:val="NormalWeb"/>
                    <w:spacing w:before="0" w:beforeAutospacing="0" w:after="0" w:afterAutospacing="0"/>
                    <w:rPr>
                      <w:rStyle w:val="nfasis"/>
                      <w:rFonts w:ascii="Calibri" w:hAnsi="Calibri" w:cs="Calibri" w:eastAsiaTheme="minorEastAsia"/>
                      <w:i w:val="0"/>
                      <w:iCs w:val="0"/>
                      <w:color w:val="000000"/>
                      <w:kern w:val="2"/>
                      <w:sz w:val="20"/>
                      <w:szCs w:val="22"/>
                      <w:lang w:val="es-ES_tradnl" w:eastAsia="ko-KR"/>
                    </w:rPr>
                  </w:pPr>
                  <w:r w:rsidRPr="00D353A4">
                    <w:rPr>
                      <w:rStyle w:val="nfasis"/>
                      <w:rFonts w:ascii="Calibri" w:hAnsi="Calibri" w:cs="Calibri" w:eastAsiaTheme="minorEastAsia"/>
                      <w:i w:val="0"/>
                      <w:iCs w:val="0"/>
                      <w:color w:val="000000"/>
                      <w:kern w:val="2"/>
                      <w:sz w:val="20"/>
                      <w:szCs w:val="22"/>
                      <w:lang w:val="es-ES_tradnl" w:eastAsia="ko-KR"/>
                    </w:rPr>
                    <w:t>Al final de la unidad</w:t>
                  </w:r>
                  <w:r>
                    <w:rPr>
                      <w:rStyle w:val="nfasis"/>
                      <w:rFonts w:ascii="Calibri" w:hAnsi="Calibri" w:cs="Calibri" w:eastAsiaTheme="minorEastAsia"/>
                      <w:i w:val="0"/>
                      <w:iCs w:val="0"/>
                      <w:color w:val="000000"/>
                      <w:kern w:val="2"/>
                      <w:sz w:val="20"/>
                      <w:szCs w:val="22"/>
                      <w:lang w:val="es-ES_tradnl" w:eastAsia="ko-KR"/>
                    </w:rPr>
                    <w:t>, h</w:t>
                  </w:r>
                  <w:r w:rsidRPr="00D353A4">
                    <w:rPr>
                      <w:rStyle w:val="nfasis"/>
                      <w:rFonts w:ascii="Calibri" w:hAnsi="Calibri" w:cs="Calibri" w:eastAsiaTheme="minorEastAsia"/>
                      <w:i w:val="0"/>
                      <w:iCs w:val="0"/>
                      <w:color w:val="000000"/>
                      <w:kern w:val="2"/>
                      <w:sz w:val="20"/>
                      <w:szCs w:val="22"/>
                      <w:lang w:val="es-ES_tradnl" w:eastAsia="ko-KR"/>
                    </w:rPr>
                    <w:t xml:space="preserve">ay un cuestionario final llamado </w:t>
                  </w:r>
                  <w:r>
                    <w:rPr>
                      <w:rStyle w:val="nfasis"/>
                      <w:rFonts w:ascii="Calibri" w:hAnsi="Calibri" w:cs="Calibri" w:eastAsiaTheme="minorEastAsia"/>
                      <w:i w:val="0"/>
                      <w:iCs w:val="0"/>
                      <w:color w:val="000000"/>
                      <w:kern w:val="2"/>
                      <w:sz w:val="20"/>
                      <w:szCs w:val="22"/>
                      <w:lang w:val="es-ES_tradnl" w:eastAsia="ko-KR"/>
                    </w:rPr>
                    <w:t>"d</w:t>
                  </w:r>
                  <w:r w:rsidRPr="00D353A4">
                    <w:rPr>
                      <w:rStyle w:val="nfasis"/>
                      <w:rFonts w:ascii="Calibri" w:hAnsi="Calibri" w:cs="Calibri" w:eastAsiaTheme="minorEastAsia"/>
                      <w:i w:val="0"/>
                      <w:iCs w:val="0"/>
                      <w:color w:val="000000"/>
                      <w:kern w:val="2"/>
                      <w:sz w:val="20"/>
                      <w:szCs w:val="22"/>
                      <w:lang w:val="es-ES_tradnl" w:eastAsia="ko-KR"/>
                    </w:rPr>
                    <w:t>emuestra lo que sabes</w:t>
                  </w:r>
                  <w:r>
                    <w:rPr>
                      <w:rStyle w:val="nfasis"/>
                      <w:rFonts w:ascii="Calibri" w:hAnsi="Calibri" w:cs="Calibri" w:eastAsiaTheme="minorEastAsia"/>
                      <w:i w:val="0"/>
                      <w:iCs w:val="0"/>
                      <w:color w:val="000000"/>
                      <w:kern w:val="2"/>
                      <w:sz w:val="20"/>
                      <w:szCs w:val="22"/>
                      <w:lang w:val="es-ES_tradnl" w:eastAsia="ko-KR"/>
                    </w:rPr>
                    <w:t>”</w:t>
                  </w:r>
                  <w:r w:rsidRPr="00D353A4">
                    <w:rPr>
                      <w:rStyle w:val="nfasis"/>
                      <w:rFonts w:ascii="Calibri" w:hAnsi="Calibri" w:cs="Calibri" w:eastAsiaTheme="minorEastAsia"/>
                      <w:i w:val="0"/>
                      <w:iCs w:val="0"/>
                      <w:color w:val="000000"/>
                      <w:kern w:val="2"/>
                      <w:sz w:val="20"/>
                      <w:szCs w:val="22"/>
                      <w:lang w:val="es-ES_tradnl" w:eastAsia="ko-KR"/>
                    </w:rPr>
                    <w:t xml:space="preserve">. Debes conseguir un 80% para superarlo. No te preocupes si no lo supera a la primera, tienes más oportunidades para repasar los contenidos y volver a intentarlo, para aprobar y tener dominada la unidad.   </w:t>
                  </w:r>
                </w:p>
                <w:p w:rsidR="00511472" w:rsidP="007C2547" w:rsidRDefault="00511472" w14:paraId="3BF071BA" w14:textId="77777777">
                  <w:pPr>
                    <w:pStyle w:val="NormalWeb"/>
                    <w:spacing w:before="0" w:beforeAutospacing="0" w:after="0" w:afterAutospacing="0"/>
                    <w:rPr>
                      <w:rStyle w:val="nfasis"/>
                      <w:rFonts w:ascii="Calibri" w:hAnsi="Calibri" w:cs="Calibri" w:eastAsiaTheme="minorEastAsia"/>
                      <w:b/>
                      <w:bCs/>
                      <w:i w:val="0"/>
                      <w:iCs w:val="0"/>
                      <w:color w:val="000000"/>
                      <w:kern w:val="2"/>
                      <w:sz w:val="20"/>
                      <w:szCs w:val="22"/>
                      <w:lang w:val="es-ES_tradnl" w:eastAsia="ko-KR"/>
                    </w:rPr>
                  </w:pPr>
                </w:p>
                <w:p w:rsidRPr="00945BDC" w:rsidR="00511472" w:rsidP="007C2547" w:rsidRDefault="00511472" w14:paraId="1247AEBC" w14:textId="77777777">
                  <w:pPr>
                    <w:pStyle w:val="NormalWeb"/>
                    <w:spacing w:before="0" w:beforeAutospacing="0" w:after="0" w:afterAutospacing="0"/>
                    <w:rPr>
                      <w:rStyle w:val="nfasis"/>
                      <w:rFonts w:cs="Calibri" w:eastAsiaTheme="minorEastAsia"/>
                      <w:b/>
                      <w:bCs/>
                      <w:color w:val="000000"/>
                      <w:kern w:val="2"/>
                      <w:sz w:val="20"/>
                      <w:szCs w:val="22"/>
                      <w:u w:val="single"/>
                      <w:lang w:val="es-ES_tradnl" w:eastAsia="ko-KR"/>
                    </w:rPr>
                  </w:pPr>
                </w:p>
                <w:p w:rsidRPr="00502E5E" w:rsidR="00511472" w:rsidP="007C2547" w:rsidRDefault="00511472" w14:paraId="630724AE" w14:textId="77777777">
                  <w:pPr>
                    <w:pStyle w:val="NormalWeb"/>
                    <w:spacing w:before="0" w:beforeAutospacing="0" w:after="0" w:afterAutospacing="0"/>
                    <w:rPr>
                      <w:rStyle w:val="nfasis"/>
                      <w:rFonts w:ascii="Calibri" w:hAnsi="Calibri" w:cs="Calibri" w:eastAsiaTheme="minorEastAsia"/>
                      <w:b/>
                      <w:bCs/>
                      <w:i w:val="0"/>
                      <w:iCs w:val="0"/>
                      <w:color w:val="000000"/>
                      <w:kern w:val="2"/>
                      <w:sz w:val="20"/>
                      <w:szCs w:val="22"/>
                      <w:lang w:val="es-ES_tradnl" w:eastAsia="ko-KR"/>
                    </w:rPr>
                  </w:pPr>
                </w:p>
              </w:tc>
            </w:tr>
          </w:tbl>
          <w:p w:rsidRPr="001D42DF" w:rsidR="00511472" w:rsidP="007C2547" w:rsidRDefault="00511472" w14:paraId="26EE2394" w14:textId="77777777">
            <w:pPr>
              <w:pStyle w:val="NormalWeb"/>
              <w:spacing w:before="0" w:beforeAutospacing="0" w:after="0" w:afterAutospacing="0"/>
              <w:rPr>
                <w:rStyle w:val="nfasis"/>
                <w:rFonts w:ascii="Calibri" w:hAnsi="Calibri" w:cs="Calibri" w:eastAsiaTheme="minorEastAsia"/>
                <w:b/>
                <w:bCs/>
                <w:i w:val="0"/>
                <w:iCs w:val="0"/>
                <w:color w:val="000000"/>
                <w:kern w:val="2"/>
                <w:sz w:val="22"/>
                <w:szCs w:val="22"/>
                <w:lang w:val="es-ES_tradnl" w:eastAsia="ko-KR"/>
              </w:rPr>
            </w:pPr>
          </w:p>
          <w:p w:rsidRPr="00945BDC" w:rsidR="00511472" w:rsidRDefault="00511472" w14:paraId="18D7B0D2" w14:textId="77777777">
            <w:pPr>
              <w:pStyle w:val="NormalWeb"/>
              <w:numPr>
                <w:ilvl w:val="0"/>
                <w:numId w:val="24"/>
              </w:numPr>
              <w:spacing w:before="0" w:beforeAutospacing="0" w:after="0" w:afterAutospacing="0"/>
              <w:rPr>
                <w:rStyle w:val="nfasis"/>
                <w:rFonts w:ascii="Calibri" w:hAnsi="Calibri" w:cs="Calibri" w:eastAsiaTheme="minorEastAsia"/>
                <w:b/>
                <w:bCs/>
                <w:color w:val="000000"/>
                <w:kern w:val="2"/>
                <w:sz w:val="20"/>
                <w:szCs w:val="22"/>
                <w:u w:val="single"/>
                <w:lang w:eastAsia="ko-KR"/>
              </w:rPr>
            </w:pPr>
            <w:r w:rsidRPr="00945BDC">
              <w:rPr>
                <w:rStyle w:val="nfasis"/>
                <w:rFonts w:ascii="Calibri" w:hAnsi="Calibri" w:cs="Calibri" w:eastAsiaTheme="minorEastAsia"/>
                <w:b/>
                <w:bCs/>
                <w:color w:val="000000"/>
                <w:kern w:val="2"/>
                <w:sz w:val="20"/>
                <w:szCs w:val="22"/>
                <w:u w:val="single"/>
                <w:lang w:eastAsia="ko-KR"/>
              </w:rPr>
              <w:t xml:space="preserve">EMPECEMOS </w:t>
            </w:r>
          </w:p>
          <w:p w:rsidR="00511472" w:rsidP="007C2547" w:rsidRDefault="00EF6973" w14:paraId="25A729C7" w14:textId="086D9AF4">
            <w:pPr>
              <w:pStyle w:val="NormalWeb"/>
              <w:spacing w:before="0" w:beforeAutospacing="0" w:after="0" w:afterAutospacing="0"/>
              <w:rPr>
                <w:rStyle w:val="nfasis"/>
                <w:rFonts w:ascii="Calibri" w:hAnsi="Calibri" w:cs="Calibri" w:eastAsiaTheme="minorEastAsia"/>
                <w:i w:val="0"/>
                <w:iCs w:val="0"/>
                <w:color w:val="000000"/>
                <w:kern w:val="2"/>
                <w:sz w:val="20"/>
                <w:szCs w:val="22"/>
                <w:lang w:val="es-ES_tradnl" w:eastAsia="ko-KR"/>
              </w:rPr>
            </w:pPr>
            <w:r>
              <w:rPr>
                <w:rFonts w:ascii="Calibri" w:hAnsi="Calibri" w:eastAsiaTheme="minorEastAsia" w:cstheme="minorBidi"/>
                <w:i/>
                <w:kern w:val="2"/>
                <w:sz w:val="22"/>
                <w:lang w:eastAsia="ko-KR"/>
              </w:rPr>
              <w:t xml:space="preserve">Te </w:t>
            </w:r>
            <w:r>
              <w:rPr>
                <w:rFonts w:eastAsiaTheme="minorEastAsia" w:cstheme="minorBidi"/>
                <w:i/>
                <w:sz w:val="22"/>
              </w:rPr>
              <w:t>invitamos a asistir</w:t>
            </w:r>
            <w:r w:rsidRPr="00FD7F90">
              <w:rPr>
                <w:rFonts w:ascii="Calibri" w:hAnsi="Calibri" w:eastAsiaTheme="minorEastAsia" w:cstheme="minorBidi"/>
                <w:i/>
                <w:kern w:val="2"/>
                <w:sz w:val="22"/>
                <w:lang w:eastAsia="ko-KR"/>
              </w:rPr>
              <w:t xml:space="preserve"> a los encuentros virtuales</w:t>
            </w:r>
            <w:r>
              <w:rPr>
                <w:rFonts w:ascii="Calibri" w:hAnsi="Calibri" w:eastAsiaTheme="minorEastAsia" w:cstheme="minorBidi"/>
                <w:i/>
                <w:kern w:val="2"/>
                <w:sz w:val="22"/>
                <w:lang w:eastAsia="ko-KR"/>
              </w:rPr>
              <w:t xml:space="preserve"> </w:t>
            </w:r>
            <w:r>
              <w:rPr>
                <w:rFonts w:eastAsiaTheme="minorEastAsia" w:cstheme="minorBidi"/>
                <w:i/>
                <w:sz w:val="22"/>
              </w:rPr>
              <w:t>o revisar la grabación</w:t>
            </w:r>
            <w:r w:rsidRPr="00CC4FF1" w:rsidDel="00EF6973">
              <w:rPr>
                <w:rStyle w:val="nfasis"/>
                <w:rFonts w:ascii="Calibri" w:hAnsi="Calibri" w:cs="Calibri" w:eastAsiaTheme="minorEastAsia"/>
                <w:i w:val="0"/>
                <w:iCs w:val="0"/>
                <w:color w:val="000000"/>
                <w:kern w:val="2"/>
                <w:sz w:val="20"/>
                <w:szCs w:val="22"/>
                <w:lang w:val="es-ES_tradnl" w:eastAsia="ko-KR"/>
              </w:rPr>
              <w:t xml:space="preserve"> </w:t>
            </w:r>
            <w:r>
              <w:rPr>
                <w:rStyle w:val="nfasis"/>
                <w:rFonts w:ascii="Calibri" w:hAnsi="Calibri" w:cs="Calibri" w:eastAsiaTheme="minorEastAsia"/>
                <w:i w:val="0"/>
                <w:iCs w:val="0"/>
                <w:color w:val="000000"/>
                <w:kern w:val="2"/>
                <w:sz w:val="20"/>
                <w:szCs w:val="22"/>
                <w:lang w:val="es-ES_tradnl" w:eastAsia="ko-KR"/>
              </w:rPr>
              <w:t>,</w:t>
            </w:r>
            <w:r>
              <w:rPr>
                <w:rStyle w:val="nfasis"/>
                <w:rFonts w:cs="Calibri" w:eastAsiaTheme="minorEastAsia"/>
                <w:color w:val="000000"/>
                <w:kern w:val="2"/>
                <w:sz w:val="20"/>
                <w:szCs w:val="22"/>
                <w:lang w:val="es-ES_tradnl" w:eastAsia="ko-KR"/>
              </w:rPr>
              <w:t xml:space="preserve"> </w:t>
            </w:r>
            <w:r w:rsidRPr="00CC4FF1" w:rsidR="00511472">
              <w:rPr>
                <w:rStyle w:val="nfasis"/>
                <w:rFonts w:ascii="Calibri" w:hAnsi="Calibri" w:cs="Calibri" w:eastAsiaTheme="minorEastAsia"/>
                <w:i w:val="0"/>
                <w:iCs w:val="0"/>
                <w:color w:val="000000"/>
                <w:kern w:val="2"/>
                <w:sz w:val="20"/>
                <w:szCs w:val="22"/>
                <w:lang w:val="es-ES_tradnl" w:eastAsia="ko-KR"/>
              </w:rPr>
              <w:t xml:space="preserve"> donde se dan pautas para el curso y se hace una introducción a</w:t>
            </w:r>
            <w:r w:rsidR="00511472">
              <w:rPr>
                <w:rStyle w:val="nfasis"/>
                <w:rFonts w:ascii="Calibri" w:hAnsi="Calibri" w:cs="Calibri" w:eastAsiaTheme="minorEastAsia"/>
                <w:i w:val="0"/>
                <w:iCs w:val="0"/>
                <w:color w:val="000000"/>
                <w:kern w:val="2"/>
                <w:sz w:val="20"/>
                <w:szCs w:val="22"/>
                <w:lang w:val="es-ES_tradnl" w:eastAsia="ko-KR"/>
              </w:rPr>
              <w:t xml:space="preserve"> cada temática, además de hacer una retroalimentación de lo visto hasta el momento. </w:t>
            </w:r>
          </w:p>
          <w:p w:rsidR="00511472" w:rsidP="007C2547" w:rsidRDefault="00511472" w14:paraId="18FA87B2" w14:textId="77777777">
            <w:pPr>
              <w:pStyle w:val="NormalWeb"/>
              <w:spacing w:before="0" w:beforeAutospacing="0" w:after="0" w:afterAutospacing="0"/>
              <w:rPr>
                <w:rStyle w:val="nfasis"/>
                <w:rFonts w:ascii="Calibri" w:hAnsi="Calibri" w:cs="Calibri" w:eastAsiaTheme="minorEastAsia"/>
                <w:i w:val="0"/>
                <w:iCs w:val="0"/>
                <w:color w:val="000000"/>
                <w:kern w:val="2"/>
                <w:sz w:val="20"/>
                <w:szCs w:val="22"/>
                <w:lang w:val="es-ES_tradnl" w:eastAsia="ko-KR"/>
              </w:rPr>
            </w:pPr>
          </w:p>
          <w:p w:rsidRPr="00C90A7F" w:rsidR="00511472" w:rsidP="007C2547" w:rsidRDefault="00511472" w14:paraId="5E346751" w14:textId="77777777">
            <w:pPr>
              <w:widowControl w:val="0"/>
              <w:spacing w:after="120" w:line="240" w:lineRule="auto"/>
              <w:rPr>
                <w:rFonts w:cs="Arial"/>
                <w:i/>
                <w:iCs/>
                <w:sz w:val="20"/>
              </w:rPr>
            </w:pPr>
            <w:r w:rsidRPr="00C90A7F">
              <w:rPr>
                <w:rFonts w:cs="Arial"/>
                <w:i/>
                <w:iCs/>
                <w:sz w:val="20"/>
              </w:rPr>
              <w:t xml:space="preserve"> </w:t>
            </w:r>
          </w:p>
          <w:tbl>
            <w:tblPr>
              <w:tblStyle w:val="Tablaconcuadrcula"/>
              <w:tblW w:w="0" w:type="auto"/>
              <w:jc w:val="center"/>
              <w:tblLook w:val="04A0" w:firstRow="1" w:lastRow="0" w:firstColumn="1" w:lastColumn="0" w:noHBand="0" w:noVBand="1"/>
            </w:tblPr>
            <w:tblGrid>
              <w:gridCol w:w="936"/>
              <w:gridCol w:w="3376"/>
            </w:tblGrid>
            <w:tr w:rsidR="00511472" w:rsidTr="4251143B" w14:paraId="1CAA411B" w14:textId="77777777">
              <w:trPr>
                <w:jc w:val="center"/>
              </w:trPr>
              <w:tc>
                <w:tcPr>
                  <w:tcW w:w="0" w:type="auto"/>
                  <w:tcMar/>
                </w:tcPr>
                <w:p w:rsidR="00511472" w:rsidP="007C2547" w:rsidRDefault="00511472" w14:paraId="1B6C7C59" w14:textId="77777777">
                  <w:pPr>
                    <w:pStyle w:val="NormalWeb"/>
                    <w:spacing w:before="0" w:beforeAutospacing="0" w:after="0" w:afterAutospacing="0"/>
                    <w:rPr>
                      <w:rStyle w:val="nfasis"/>
                      <w:rFonts w:ascii="Calibri" w:hAnsi="Calibri" w:cs="Calibri" w:eastAsiaTheme="minorEastAsia"/>
                      <w:i w:val="0"/>
                      <w:iCs w:val="0"/>
                      <w:color w:val="000000"/>
                      <w:kern w:val="2"/>
                      <w:sz w:val="20"/>
                      <w:szCs w:val="22"/>
                      <w:lang w:val="es-ES_tradnl" w:eastAsia="ko-KR"/>
                    </w:rPr>
                  </w:pPr>
                  <w:r w:rsidRPr="004716EC">
                    <w:rPr>
                      <w:rStyle w:val="nfasis"/>
                      <w:rFonts w:ascii="Calibri" w:hAnsi="Calibri" w:cs="Calibri" w:eastAsiaTheme="minorEastAsia"/>
                      <w:i w:val="0"/>
                      <w:iCs w:val="0"/>
                      <w:noProof/>
                      <w:color w:val="000000"/>
                      <w:kern w:val="2"/>
                      <w:sz w:val="20"/>
                      <w:szCs w:val="22"/>
                      <w:lang w:val="es-ES_tradnl" w:eastAsia="ko-KR"/>
                    </w:rPr>
                    <w:drawing>
                      <wp:inline distT="0" distB="0" distL="0" distR="0" wp14:anchorId="7462DB42" wp14:editId="0F827881">
                        <wp:extent cx="450910" cy="510154"/>
                        <wp:effectExtent l="0" t="0" r="6350" b="4445"/>
                        <wp:docPr id="22" name="Imagen 22" descr="Texto,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Texto, Correo electrónico&#10;&#10;Descripción generada automáticamente"/>
                                <pic:cNvPicPr/>
                              </pic:nvPicPr>
                              <pic:blipFill>
                                <a:blip r:embed="rId41"/>
                                <a:stretch>
                                  <a:fillRect/>
                                </a:stretch>
                              </pic:blipFill>
                              <pic:spPr>
                                <a:xfrm>
                                  <a:off x="0" y="0"/>
                                  <a:ext cx="454507" cy="514224"/>
                                </a:xfrm>
                                <a:prstGeom prst="rect">
                                  <a:avLst/>
                                </a:prstGeom>
                              </pic:spPr>
                            </pic:pic>
                          </a:graphicData>
                        </a:graphic>
                      </wp:inline>
                    </w:drawing>
                  </w:r>
                </w:p>
              </w:tc>
              <w:tc>
                <w:tcPr>
                  <w:tcW w:w="0" w:type="auto"/>
                  <w:tcMar/>
                </w:tcPr>
                <w:p w:rsidRPr="008F31FE" w:rsidR="00511472" w:rsidP="4251143B" w:rsidRDefault="008F31FE" w14:paraId="2BEB27B8" w14:textId="744A6B1B">
                  <w:pPr>
                    <w:widowControl w:val="0"/>
                    <w:spacing w:after="120" w:line="240" w:lineRule="auto"/>
                    <w:rPr>
                      <w:rFonts w:cs="Arial"/>
                      <w:b w:val="1"/>
                      <w:bCs w:val="1"/>
                      <w:i w:val="1"/>
                      <w:iCs w:val="1"/>
                      <w:color w:val="FF0000"/>
                      <w:sz w:val="20"/>
                      <w:szCs w:val="20"/>
                      <w:lang w:val="es-ES"/>
                    </w:rPr>
                  </w:pPr>
                  <w:r w:rsidRPr="4251143B" w:rsidR="008F31FE">
                    <w:rPr>
                      <w:rFonts w:cs="Arial"/>
                      <w:b w:val="1"/>
                      <w:bCs w:val="1"/>
                      <w:i w:val="1"/>
                      <w:iCs w:val="1"/>
                      <w:color w:val="FF0000"/>
                      <w:sz w:val="20"/>
                      <w:szCs w:val="20"/>
                      <w:lang w:val="es-ES"/>
                    </w:rPr>
                    <w:t xml:space="preserve">ACTIVIDAD V </w:t>
                  </w:r>
                  <w:r w:rsidRPr="4251143B" w:rsidR="008F31FE">
                    <w:rPr>
                      <w:rFonts w:cs="Arial"/>
                      <w:b w:val="1"/>
                      <w:bCs w:val="1"/>
                      <w:i w:val="1"/>
                      <w:iCs w:val="1"/>
                      <w:color w:val="FF0000"/>
                      <w:sz w:val="20"/>
                      <w:szCs w:val="20"/>
                      <w:lang w:val="es-ES"/>
                    </w:rPr>
                    <w:t>( POWER</w:t>
                  </w:r>
                  <w:r w:rsidRPr="4251143B" w:rsidR="008F31FE">
                    <w:rPr>
                      <w:rFonts w:cs="Arial"/>
                      <w:b w:val="1"/>
                      <w:bCs w:val="1"/>
                      <w:i w:val="1"/>
                      <w:iCs w:val="1"/>
                      <w:color w:val="FF0000"/>
                      <w:sz w:val="20"/>
                      <w:szCs w:val="20"/>
                      <w:lang w:val="es-ES"/>
                    </w:rPr>
                    <w:t xml:space="preserve"> POINT)</w:t>
                  </w:r>
                </w:p>
                <w:p w:rsidR="00511472" w:rsidP="007C2547" w:rsidRDefault="00511472" w14:paraId="775F78F6" w14:textId="139A79CD">
                  <w:pPr>
                    <w:pStyle w:val="NormalWeb"/>
                    <w:spacing w:before="0" w:beforeAutospacing="0" w:after="0" w:afterAutospacing="0"/>
                    <w:rPr>
                      <w:rStyle w:val="nfasis"/>
                      <w:rFonts w:ascii="Calibri" w:hAnsi="Calibri" w:cs="Calibri" w:eastAsiaTheme="minorEastAsia"/>
                      <w:color w:val="000000"/>
                      <w:kern w:val="2"/>
                      <w:sz w:val="20"/>
                      <w:lang w:val="es-ES_tradnl" w:eastAsia="ko-KR"/>
                    </w:rPr>
                  </w:pPr>
                  <w:r>
                    <w:rPr>
                      <w:rStyle w:val="nfasis"/>
                      <w:rFonts w:ascii="Calibri" w:hAnsi="Calibri" w:cs="Calibri" w:eastAsiaTheme="minorEastAsia"/>
                      <w:i w:val="0"/>
                      <w:iCs w:val="0"/>
                      <w:color w:val="000000"/>
                      <w:kern w:val="2"/>
                      <w:sz w:val="20"/>
                      <w:szCs w:val="22"/>
                      <w:lang w:val="es-ES_tradnl" w:eastAsia="ko-KR"/>
                    </w:rPr>
                    <w:t>(</w:t>
                  </w:r>
                  <w:r>
                    <w:rPr>
                      <w:rStyle w:val="nfasis"/>
                      <w:rFonts w:ascii="Calibri" w:hAnsi="Calibri" w:cs="Calibri" w:eastAsiaTheme="minorEastAsia"/>
                      <w:color w:val="000000"/>
                      <w:kern w:val="2"/>
                      <w:sz w:val="20"/>
                      <w:lang w:val="es-ES_tradnl" w:eastAsia="ko-KR"/>
                    </w:rPr>
                    <w:t xml:space="preserve">enlaces videos que van en Actividad </w:t>
                  </w:r>
                  <w:r w:rsidR="00BC2BB8">
                    <w:rPr>
                      <w:rStyle w:val="nfasis"/>
                      <w:rFonts w:ascii="Calibri" w:hAnsi="Calibri" w:cs="Calibri" w:eastAsiaTheme="minorEastAsia"/>
                      <w:color w:val="000000"/>
                      <w:kern w:val="2"/>
                      <w:sz w:val="20"/>
                      <w:lang w:val="es-ES_tradnl" w:eastAsia="ko-KR"/>
                    </w:rPr>
                    <w:t>5</w:t>
                  </w:r>
                  <w:r>
                    <w:rPr>
                      <w:rStyle w:val="nfasis"/>
                      <w:rFonts w:ascii="Calibri" w:hAnsi="Calibri" w:cs="Calibri" w:eastAsiaTheme="minorEastAsia"/>
                      <w:color w:val="000000"/>
                      <w:kern w:val="2"/>
                      <w:sz w:val="20"/>
                      <w:lang w:val="es-ES_tradnl" w:eastAsia="ko-KR"/>
                    </w:rPr>
                    <w:t>)</w:t>
                  </w:r>
                </w:p>
                <w:p w:rsidRPr="008B5491" w:rsidR="00511472" w:rsidP="007C2547" w:rsidRDefault="00511472" w14:paraId="24B05B46" w14:textId="77777777">
                  <w:pPr>
                    <w:rPr>
                      <w:rStyle w:val="nfasis"/>
                      <w:i w:val="0"/>
                      <w:iCs w:val="0"/>
                    </w:rPr>
                  </w:pPr>
                </w:p>
              </w:tc>
            </w:tr>
          </w:tbl>
          <w:p w:rsidR="00511472" w:rsidP="007C2547" w:rsidRDefault="00511472" w14:paraId="4A9076E2" w14:textId="77777777">
            <w:pPr>
              <w:pStyle w:val="NormalWeb"/>
              <w:spacing w:before="0" w:beforeAutospacing="0" w:after="0" w:afterAutospacing="0"/>
              <w:rPr>
                <w:rFonts w:ascii="Calibri" w:hAnsi="Calibri" w:eastAsiaTheme="minorEastAsia" w:cstheme="minorBidi"/>
                <w:i/>
                <w:color w:val="808080" w:themeColor="background1" w:themeShade="80"/>
                <w:kern w:val="2"/>
                <w:sz w:val="22"/>
                <w:lang w:eastAsia="ko-KR"/>
              </w:rPr>
            </w:pPr>
          </w:p>
          <w:p w:rsidRPr="00F50513" w:rsidR="00511472" w:rsidRDefault="00511472" w14:paraId="286ABE61" w14:textId="27414009">
            <w:pPr>
              <w:pStyle w:val="Prrafodelista"/>
              <w:widowControl w:val="0"/>
              <w:numPr>
                <w:ilvl w:val="0"/>
                <w:numId w:val="15"/>
              </w:numPr>
              <w:spacing w:after="120" w:line="240" w:lineRule="auto"/>
              <w:rPr>
                <w:rFonts w:cs="Arial"/>
                <w:i/>
                <w:iCs/>
                <w:sz w:val="20"/>
              </w:rPr>
            </w:pPr>
            <w:r w:rsidRPr="00BA2202">
              <w:rPr>
                <w:rFonts w:cs="Arial"/>
                <w:i/>
                <w:iCs/>
                <w:sz w:val="20"/>
              </w:rPr>
              <w:t>Revisión y estudio del material educativo del aula virtual asociado a l</w:t>
            </w:r>
            <w:r>
              <w:rPr>
                <w:rFonts w:cs="Arial"/>
                <w:i/>
                <w:iCs/>
                <w:sz w:val="20"/>
              </w:rPr>
              <w:t xml:space="preserve">os contenidos </w:t>
            </w:r>
            <w:r w:rsidR="00367CB2">
              <w:rPr>
                <w:rFonts w:cs="Arial"/>
                <w:i/>
                <w:iCs/>
                <w:sz w:val="20"/>
              </w:rPr>
              <w:t>2.6</w:t>
            </w:r>
            <w:r>
              <w:rPr>
                <w:rFonts w:cs="Arial"/>
                <w:i/>
                <w:iCs/>
                <w:sz w:val="20"/>
              </w:rPr>
              <w:t xml:space="preserve"> a </w:t>
            </w:r>
            <w:r w:rsidR="00367CB2">
              <w:rPr>
                <w:rFonts w:cs="Arial"/>
                <w:i/>
                <w:iCs/>
                <w:sz w:val="20"/>
              </w:rPr>
              <w:t>2.8</w:t>
            </w:r>
            <w:r w:rsidRPr="00BA2202">
              <w:rPr>
                <w:rFonts w:cs="Arial"/>
                <w:i/>
                <w:iCs/>
                <w:sz w:val="20"/>
              </w:rPr>
              <w:t>.</w:t>
            </w:r>
          </w:p>
          <w:p w:rsidRPr="00335575" w:rsidR="00511472" w:rsidP="525DE29D" w:rsidRDefault="00511472" w14:paraId="22164903" w14:textId="3C1F3F71">
            <w:pPr>
              <w:pStyle w:val="Prrafodelista"/>
              <w:widowControl w:val="0"/>
              <w:numPr>
                <w:ilvl w:val="0"/>
                <w:numId w:val="15"/>
              </w:numPr>
              <w:spacing w:after="120" w:line="240" w:lineRule="auto"/>
              <w:rPr>
                <w:rFonts w:cs="Arial"/>
                <w:b w:val="1"/>
                <w:bCs w:val="1"/>
                <w:i w:val="1"/>
                <w:iCs w:val="1"/>
                <w:sz w:val="20"/>
                <w:szCs w:val="20"/>
                <w:lang w:val="es-ES"/>
              </w:rPr>
            </w:pPr>
            <w:r w:rsidRPr="525DE29D" w:rsidR="00511472">
              <w:rPr>
                <w:rFonts w:cs="Arial"/>
                <w:b w:val="1"/>
                <w:bCs w:val="1"/>
                <w:i w:val="1"/>
                <w:iCs w:val="1"/>
                <w:sz w:val="20"/>
                <w:szCs w:val="20"/>
                <w:lang w:val="es-ES"/>
              </w:rPr>
              <w:t xml:space="preserve">Enlace encuentro virtual </w:t>
            </w:r>
            <w:r w:rsidRPr="525DE29D" w:rsidR="00367CB2">
              <w:rPr>
                <w:rFonts w:cs="Arial"/>
                <w:b w:val="1"/>
                <w:bCs w:val="1"/>
                <w:i w:val="1"/>
                <w:iCs w:val="1"/>
                <w:sz w:val="20"/>
                <w:szCs w:val="20"/>
                <w:lang w:val="es-ES"/>
              </w:rPr>
              <w:t>7</w:t>
            </w:r>
            <w:r w:rsidRPr="525DE29D" w:rsidR="00511472">
              <w:rPr>
                <w:rFonts w:cs="Arial"/>
                <w:b w:val="1"/>
                <w:bCs w:val="1"/>
                <w:i w:val="1"/>
                <w:iCs w:val="1"/>
                <w:sz w:val="20"/>
                <w:szCs w:val="20"/>
                <w:lang w:val="es-ES"/>
              </w:rPr>
              <w:t xml:space="preserve"> (</w:t>
            </w:r>
            <w:r w:rsidRPr="525DE29D" w:rsidR="00511472">
              <w:rPr>
                <w:rFonts w:cs="Arial"/>
                <w:i w:val="1"/>
                <w:iCs w:val="1"/>
                <w:sz w:val="20"/>
                <w:szCs w:val="20"/>
                <w:lang w:val="es-ES"/>
              </w:rPr>
              <w:t>Feedback</w:t>
            </w:r>
            <w:r w:rsidRPr="525DE29D" w:rsidR="00511472">
              <w:rPr>
                <w:rFonts w:cs="Arial"/>
                <w:i w:val="1"/>
                <w:iCs w:val="1"/>
                <w:sz w:val="20"/>
                <w:szCs w:val="20"/>
                <w:lang w:val="es-ES"/>
              </w:rPr>
              <w:t xml:space="preserve"> secciones </w:t>
            </w:r>
            <w:r w:rsidRPr="525DE29D" w:rsidR="00367CB2">
              <w:rPr>
                <w:rFonts w:cs="Arial"/>
                <w:i w:val="1"/>
                <w:iCs w:val="1"/>
                <w:sz w:val="20"/>
                <w:szCs w:val="20"/>
                <w:lang w:val="es-ES"/>
              </w:rPr>
              <w:t>2</w:t>
            </w:r>
            <w:r w:rsidRPr="525DE29D" w:rsidR="00511472">
              <w:rPr>
                <w:rFonts w:cs="Arial"/>
                <w:i w:val="1"/>
                <w:iCs w:val="1"/>
                <w:sz w:val="20"/>
                <w:szCs w:val="20"/>
                <w:lang w:val="es-ES"/>
              </w:rPr>
              <w:t>.</w:t>
            </w:r>
            <w:r w:rsidRPr="525DE29D" w:rsidR="00367CB2">
              <w:rPr>
                <w:rFonts w:cs="Arial"/>
                <w:i w:val="1"/>
                <w:iCs w:val="1"/>
                <w:sz w:val="20"/>
                <w:szCs w:val="20"/>
                <w:lang w:val="es-ES"/>
              </w:rPr>
              <w:t>6</w:t>
            </w:r>
            <w:r w:rsidRPr="525DE29D" w:rsidR="00511472">
              <w:rPr>
                <w:rFonts w:cs="Arial"/>
                <w:i w:val="1"/>
                <w:iCs w:val="1"/>
                <w:sz w:val="20"/>
                <w:szCs w:val="20"/>
                <w:lang w:val="es-ES"/>
              </w:rPr>
              <w:t xml:space="preserve"> a </w:t>
            </w:r>
            <w:r w:rsidRPr="525DE29D" w:rsidR="00367CB2">
              <w:rPr>
                <w:rFonts w:cs="Arial"/>
                <w:i w:val="1"/>
                <w:iCs w:val="1"/>
                <w:sz w:val="20"/>
                <w:szCs w:val="20"/>
                <w:lang w:val="es-ES"/>
              </w:rPr>
              <w:t>2.8</w:t>
            </w:r>
            <w:r w:rsidRPr="525DE29D" w:rsidR="00511472">
              <w:rPr>
                <w:rFonts w:cs="Arial"/>
                <w:i w:val="1"/>
                <w:iCs w:val="1"/>
                <w:sz w:val="20"/>
                <w:szCs w:val="20"/>
                <w:lang w:val="es-ES"/>
              </w:rPr>
              <w:t>)</w:t>
            </w:r>
            <w:r w:rsidRPr="525DE29D" w:rsidR="00511472">
              <w:rPr>
                <w:rFonts w:cs="Arial"/>
                <w:i w:val="1"/>
                <w:iCs w:val="1"/>
                <w:sz w:val="20"/>
                <w:szCs w:val="20"/>
                <w:lang w:val="es-ES"/>
              </w:rPr>
              <w:t>.</w:t>
            </w:r>
          </w:p>
          <w:p w:rsidR="00511472" w:rsidRDefault="00511472" w14:paraId="4BFBAD4A" w14:textId="2E1C2D5D">
            <w:pPr>
              <w:pStyle w:val="Prrafodelista"/>
              <w:widowControl w:val="0"/>
              <w:numPr>
                <w:ilvl w:val="0"/>
                <w:numId w:val="15"/>
              </w:numPr>
              <w:spacing w:after="120" w:line="240" w:lineRule="auto"/>
              <w:rPr>
                <w:rFonts w:cs="Arial"/>
                <w:b/>
                <w:bCs/>
                <w:i/>
                <w:iCs/>
                <w:color w:val="FF0000"/>
                <w:sz w:val="20"/>
              </w:rPr>
            </w:pPr>
            <w:r w:rsidRPr="009F1C42">
              <w:rPr>
                <w:rFonts w:cs="Arial"/>
                <w:b/>
                <w:bCs/>
                <w:i/>
                <w:iCs/>
                <w:color w:val="FF0000"/>
                <w:sz w:val="20"/>
              </w:rPr>
              <w:t xml:space="preserve">Enlace </w:t>
            </w:r>
            <w:r>
              <w:rPr>
                <w:rFonts w:cs="Arial"/>
                <w:b/>
                <w:bCs/>
                <w:i/>
                <w:iCs/>
                <w:color w:val="FF0000"/>
                <w:sz w:val="20"/>
              </w:rPr>
              <w:t>subir ejercicios</w:t>
            </w:r>
            <w:r w:rsidR="008F31FE">
              <w:rPr>
                <w:rFonts w:cs="Arial"/>
                <w:b/>
                <w:bCs/>
                <w:i/>
                <w:iCs/>
                <w:color w:val="FF0000"/>
                <w:sz w:val="20"/>
              </w:rPr>
              <w:t xml:space="preserve"> Actividad V</w:t>
            </w:r>
          </w:p>
          <w:p w:rsidR="00511472" w:rsidP="007C2547" w:rsidRDefault="00511472" w14:paraId="1133C860" w14:textId="77777777">
            <w:pPr>
              <w:pStyle w:val="Prrafodelista"/>
              <w:widowControl w:val="0"/>
              <w:spacing w:after="120" w:line="240" w:lineRule="auto"/>
              <w:ind w:left="1440"/>
              <w:rPr>
                <w:rFonts w:cs="Arial"/>
                <w:b/>
                <w:bCs/>
                <w:i/>
                <w:iCs/>
                <w:sz w:val="20"/>
                <w:u w:val="single"/>
              </w:rPr>
            </w:pPr>
          </w:p>
          <w:p w:rsidR="00511472" w:rsidP="007C2547" w:rsidRDefault="00511472" w14:paraId="0A9AD236" w14:textId="77777777">
            <w:pPr>
              <w:pStyle w:val="Prrafodelista"/>
              <w:widowControl w:val="0"/>
              <w:spacing w:after="120" w:line="240" w:lineRule="auto"/>
              <w:ind w:left="1440"/>
              <w:rPr>
                <w:rFonts w:cs="Arial"/>
                <w:b/>
                <w:bCs/>
                <w:i/>
                <w:iCs/>
                <w:sz w:val="20"/>
                <w:u w:val="single"/>
              </w:rPr>
            </w:pPr>
          </w:p>
          <w:p w:rsidRPr="00DF00D8" w:rsidR="00511472" w:rsidP="007C2547" w:rsidRDefault="00511472" w14:paraId="707F1218" w14:textId="77777777">
            <w:pPr>
              <w:pStyle w:val="Prrafodelista"/>
              <w:widowControl w:val="0"/>
              <w:spacing w:after="120" w:line="240" w:lineRule="auto"/>
              <w:ind w:left="1440"/>
              <w:rPr>
                <w:rFonts w:cs="Arial"/>
                <w:b/>
                <w:bCs/>
                <w:i/>
                <w:iCs/>
                <w:sz w:val="20"/>
                <w:u w:val="single"/>
              </w:rPr>
            </w:pPr>
          </w:p>
          <w:p w:rsidR="00511472" w:rsidP="007C2547" w:rsidRDefault="00511472" w14:paraId="55E61090" w14:textId="77777777">
            <w:pPr>
              <w:pStyle w:val="NormalWeb"/>
              <w:spacing w:before="0" w:beforeAutospacing="0" w:after="0" w:afterAutospacing="0"/>
              <w:rPr>
                <w:rFonts w:ascii="Calibri" w:hAnsi="Calibri" w:eastAsiaTheme="minorEastAsia" w:cstheme="minorBidi"/>
                <w:i/>
                <w:kern w:val="2"/>
                <w:sz w:val="22"/>
                <w:u w:val="single"/>
                <w:lang w:eastAsia="ko-KR"/>
              </w:rPr>
            </w:pPr>
            <w:r w:rsidRPr="00DF00D8">
              <w:rPr>
                <w:rFonts w:ascii="Calibri" w:hAnsi="Calibri" w:eastAsiaTheme="minorEastAsia" w:cstheme="minorBidi"/>
                <w:i/>
                <w:kern w:val="2"/>
                <w:sz w:val="22"/>
                <w:u w:val="single"/>
                <w:lang w:eastAsia="ko-KR"/>
              </w:rPr>
              <w:t>Observaci</w:t>
            </w:r>
            <w:r>
              <w:rPr>
                <w:rFonts w:ascii="Calibri" w:hAnsi="Calibri" w:eastAsiaTheme="minorEastAsia" w:cstheme="minorBidi"/>
                <w:i/>
                <w:kern w:val="2"/>
                <w:sz w:val="22"/>
                <w:u w:val="single"/>
                <w:lang w:eastAsia="ko-KR"/>
              </w:rPr>
              <w:t>ones:</w:t>
            </w:r>
          </w:p>
          <w:p w:rsidR="00511472" w:rsidRDefault="00511472" w14:paraId="7616493D" w14:textId="77777777">
            <w:pPr>
              <w:pStyle w:val="NormalWeb"/>
              <w:numPr>
                <w:ilvl w:val="0"/>
                <w:numId w:val="22"/>
              </w:numPr>
              <w:spacing w:before="0" w:beforeAutospacing="0" w:after="0" w:afterAutospacing="0"/>
              <w:rPr>
                <w:rFonts w:ascii="Calibri" w:hAnsi="Calibri" w:eastAsiaTheme="minorEastAsia" w:cstheme="minorBidi"/>
                <w:i/>
                <w:kern w:val="2"/>
                <w:sz w:val="22"/>
                <w:lang w:eastAsia="ko-KR"/>
              </w:rPr>
            </w:pPr>
            <w:r w:rsidRPr="00A64430">
              <w:rPr>
                <w:rFonts w:ascii="Calibri" w:hAnsi="Calibri" w:eastAsiaTheme="minorEastAsia" w:cstheme="minorBidi"/>
                <w:i/>
                <w:kern w:val="2"/>
                <w:sz w:val="22"/>
                <w:lang w:eastAsia="ko-KR"/>
              </w:rPr>
              <w:t>N</w:t>
            </w:r>
            <w:r w:rsidRPr="00AE38FE">
              <w:rPr>
                <w:rFonts w:eastAsiaTheme="minorEastAsia" w:cstheme="minorBidi"/>
                <w:i/>
                <w:sz w:val="22"/>
              </w:rPr>
              <w:t>o olvides revisar</w:t>
            </w:r>
            <w:r w:rsidRPr="00FD7F90">
              <w:rPr>
                <w:rFonts w:ascii="Calibri" w:hAnsi="Calibri" w:eastAsiaTheme="minorEastAsia" w:cstheme="minorBidi"/>
                <w:i/>
                <w:kern w:val="2"/>
                <w:sz w:val="22"/>
                <w:lang w:eastAsia="ko-KR"/>
              </w:rPr>
              <w:t xml:space="preserve"> el material de apoyo en el aula virtual y resuelve las actividades propuestas, siempre registrando la entrega.</w:t>
            </w:r>
          </w:p>
          <w:p w:rsidRPr="00DF00D8" w:rsidR="00511472" w:rsidRDefault="00511472" w14:paraId="50049CB3" w14:textId="77777777">
            <w:pPr>
              <w:pStyle w:val="NormalWeb"/>
              <w:numPr>
                <w:ilvl w:val="0"/>
                <w:numId w:val="22"/>
              </w:numPr>
              <w:spacing w:before="0" w:beforeAutospacing="0" w:after="0" w:afterAutospacing="0"/>
              <w:rPr>
                <w:rFonts w:ascii="Calibri" w:hAnsi="Calibri" w:eastAsiaTheme="minorEastAsia" w:cstheme="minorBidi"/>
                <w:i/>
                <w:kern w:val="2"/>
                <w:sz w:val="22"/>
                <w:lang w:eastAsia="ko-KR"/>
              </w:rPr>
            </w:pPr>
            <w:r w:rsidRPr="00DF00D8">
              <w:rPr>
                <w:rFonts w:ascii="Calibri" w:hAnsi="Calibri"/>
                <w:i/>
                <w:iCs/>
                <w:color w:val="808080" w:themeColor="background1" w:themeShade="80"/>
                <w:sz w:val="22"/>
                <w:szCs w:val="22"/>
              </w:rPr>
              <w:t>L</w:t>
            </w:r>
            <w:r w:rsidRPr="00DF00D8">
              <w:rPr>
                <w:i/>
                <w:iCs/>
                <w:color w:val="808080" w:themeColor="background1" w:themeShade="80"/>
                <w:sz w:val="22"/>
              </w:rPr>
              <w:t>a actividad se desarrolla de manera</w:t>
            </w:r>
            <w:r w:rsidRPr="00DF00D8">
              <w:rPr>
                <w:rFonts w:ascii="Calibri" w:hAnsi="Calibri"/>
                <w:i/>
                <w:iCs/>
                <w:color w:val="808080" w:themeColor="background1" w:themeShade="80"/>
                <w:sz w:val="22"/>
                <w:szCs w:val="22"/>
              </w:rPr>
              <w:t xml:space="preserve"> individual.</w:t>
            </w:r>
          </w:p>
          <w:p w:rsidRPr="00DF00D8" w:rsidR="00511472" w:rsidRDefault="00511472" w14:paraId="5BFC5C76" w14:textId="750FF2D4">
            <w:pPr>
              <w:pStyle w:val="NormalWeb"/>
              <w:numPr>
                <w:ilvl w:val="0"/>
                <w:numId w:val="22"/>
              </w:numPr>
              <w:spacing w:before="0" w:beforeAutospacing="0" w:after="0" w:afterAutospacing="0"/>
              <w:rPr>
                <w:rFonts w:ascii="Calibri" w:hAnsi="Calibri" w:eastAsiaTheme="minorEastAsia" w:cstheme="minorBidi"/>
                <w:i/>
                <w:kern w:val="2"/>
                <w:sz w:val="22"/>
                <w:lang w:eastAsia="ko-KR"/>
              </w:rPr>
            </w:pPr>
            <w:r w:rsidRPr="00DF00D8">
              <w:rPr>
                <w:rFonts w:ascii="Calibri" w:hAnsi="Calibri" w:eastAsiaTheme="minorEastAsia" w:cstheme="minorBidi"/>
                <w:i/>
                <w:iCs/>
                <w:color w:val="808080" w:themeColor="background1" w:themeShade="80"/>
                <w:kern w:val="2"/>
                <w:sz w:val="22"/>
                <w:szCs w:val="22"/>
                <w:lang w:eastAsia="ko-KR"/>
              </w:rPr>
              <w:t>El estudiante asiste a los encuentros virtuales donde se presenta la introducción a las temáticas, se realiza retroalimentación de las temáticas vistas y se muestra el material y actividades que debe realizar en el aula virtual</w:t>
            </w:r>
            <w:r w:rsidR="00EF6973">
              <w:rPr>
                <w:rFonts w:ascii="Calibri" w:hAnsi="Calibri" w:eastAsiaTheme="minorEastAsia" w:cstheme="minorBidi"/>
                <w:i/>
                <w:iCs/>
                <w:color w:val="808080" w:themeColor="background1" w:themeShade="80"/>
                <w:kern w:val="2"/>
                <w:sz w:val="22"/>
                <w:szCs w:val="22"/>
                <w:lang w:eastAsia="ko-KR"/>
              </w:rPr>
              <w:t>.</w:t>
            </w:r>
          </w:p>
          <w:p w:rsidR="00511472" w:rsidP="007C2547" w:rsidRDefault="00511472" w14:paraId="7B74081C" w14:textId="77777777">
            <w:pPr>
              <w:pStyle w:val="NormalWeb"/>
              <w:spacing w:before="0" w:beforeAutospacing="0" w:after="0" w:afterAutospacing="0"/>
              <w:rPr>
                <w:rFonts w:ascii="Calibri" w:hAnsi="Calibri"/>
                <w:i/>
                <w:color w:val="808080" w:themeColor="background1" w:themeShade="80"/>
                <w:sz w:val="22"/>
              </w:rPr>
            </w:pPr>
          </w:p>
        </w:tc>
      </w:tr>
      <w:tr w:rsidRPr="00EE1BA6" w:rsidR="00511472" w:rsidTr="4251143B" w14:paraId="0CD175F5" w14:textId="77777777">
        <w:tc>
          <w:tcPr>
            <w:tcW w:w="9380" w:type="dxa"/>
            <w:gridSpan w:val="2"/>
            <w:tcMar/>
          </w:tcPr>
          <w:p w:rsidR="00511472" w:rsidP="007C2547" w:rsidRDefault="00511472" w14:paraId="0CD171BF" w14:textId="77777777">
            <w:pPr>
              <w:pStyle w:val="Sinespaciado"/>
              <w:jc w:val="left"/>
              <w:rPr>
                <w:rStyle w:val="nfasis"/>
                <w:rFonts w:ascii="Calibri" w:hAnsi="Calibri" w:cs="Calibri"/>
                <w:b/>
                <w:bCs/>
                <w:color w:val="000000"/>
                <w:lang w:val="es-CO"/>
              </w:rPr>
            </w:pPr>
            <w:r w:rsidRPr="006E7013">
              <w:rPr>
                <w:rStyle w:val="nfasis"/>
                <w:rFonts w:ascii="Calibri" w:hAnsi="Calibri" w:cs="Calibri"/>
                <w:b/>
                <w:bCs/>
                <w:color w:val="000000"/>
                <w:lang w:val="es-CO"/>
              </w:rPr>
              <w:t>¿Cómo lo vamos a evaluar?</w:t>
            </w:r>
          </w:p>
          <w:p w:rsidR="00511472" w:rsidP="007C2547" w:rsidRDefault="00511472" w14:paraId="5A056F85" w14:textId="77777777">
            <w:pPr>
              <w:pStyle w:val="Sinespaciado"/>
              <w:jc w:val="left"/>
              <w:rPr>
                <w:rFonts w:ascii="Calibri" w:hAnsi="Calibri"/>
                <w:i/>
                <w:color w:val="808080" w:themeColor="background1" w:themeShade="80"/>
                <w:sz w:val="22"/>
                <w:szCs w:val="24"/>
                <w:lang w:val="es-CO"/>
              </w:rPr>
            </w:pPr>
          </w:p>
          <w:p w:rsidR="00511472" w:rsidP="007C2547" w:rsidRDefault="00511472" w14:paraId="0EFB2229" w14:textId="77777777">
            <w:pPr>
              <w:pStyle w:val="Sinespaciado"/>
              <w:rPr>
                <w:rFonts w:ascii="Calibri" w:hAnsi="Calibri"/>
                <w:i/>
                <w:color w:val="808080" w:themeColor="background1" w:themeShade="80"/>
                <w:sz w:val="22"/>
                <w:szCs w:val="24"/>
                <w:lang w:val="es-CO"/>
              </w:rPr>
            </w:pPr>
          </w:p>
          <w:tbl>
            <w:tblPr>
              <w:tblStyle w:val="Tablaconcuadrcula"/>
              <w:tblW w:w="0" w:type="auto"/>
              <w:jc w:val="center"/>
              <w:tblLook w:val="04A0" w:firstRow="1" w:lastRow="0" w:firstColumn="1" w:lastColumn="0" w:noHBand="0" w:noVBand="1"/>
            </w:tblPr>
            <w:tblGrid>
              <w:gridCol w:w="6544"/>
              <w:gridCol w:w="846"/>
            </w:tblGrid>
            <w:tr w:rsidRPr="003117EC" w:rsidR="00511472" w:rsidTr="007C2547" w14:paraId="1B1617D3" w14:textId="77777777">
              <w:trPr>
                <w:jc w:val="center"/>
              </w:trPr>
              <w:tc>
                <w:tcPr>
                  <w:tcW w:w="6544" w:type="dxa"/>
                </w:tcPr>
                <w:p w:rsidRPr="003117EC" w:rsidR="00511472" w:rsidP="007C2547" w:rsidRDefault="00511472" w14:paraId="535A4AF3" w14:textId="77777777">
                  <w:pPr>
                    <w:pStyle w:val="Sinespaciado"/>
                    <w:jc w:val="center"/>
                    <w:rPr>
                      <w:rFonts w:ascii="Calibri" w:hAnsi="Calibri"/>
                      <w:b/>
                      <w:i/>
                      <w:sz w:val="18"/>
                      <w:szCs w:val="24"/>
                      <w:lang w:val="es-CO"/>
                    </w:rPr>
                  </w:pPr>
                  <w:r w:rsidRPr="003117EC">
                    <w:rPr>
                      <w:rFonts w:ascii="Calibri" w:hAnsi="Calibri"/>
                      <w:b/>
                      <w:i/>
                      <w:sz w:val="18"/>
                      <w:szCs w:val="24"/>
                      <w:lang w:val="es-CO"/>
                    </w:rPr>
                    <w:t>Criterios de desempeño</w:t>
                  </w:r>
                </w:p>
              </w:tc>
              <w:tc>
                <w:tcPr>
                  <w:tcW w:w="846" w:type="dxa"/>
                </w:tcPr>
                <w:p w:rsidRPr="003117EC" w:rsidR="00511472" w:rsidP="007C2547" w:rsidRDefault="00511472" w14:paraId="49FA1C22" w14:textId="77777777">
                  <w:pPr>
                    <w:pStyle w:val="Sinespaciado"/>
                    <w:jc w:val="center"/>
                    <w:rPr>
                      <w:rFonts w:ascii="Calibri" w:hAnsi="Calibri"/>
                      <w:b/>
                      <w:i/>
                      <w:sz w:val="18"/>
                      <w:szCs w:val="24"/>
                      <w:lang w:val="es-CO"/>
                    </w:rPr>
                  </w:pPr>
                  <w:r w:rsidRPr="003117EC">
                    <w:rPr>
                      <w:rFonts w:ascii="Calibri" w:hAnsi="Calibri"/>
                      <w:b/>
                      <w:i/>
                      <w:sz w:val="18"/>
                      <w:szCs w:val="24"/>
                      <w:lang w:val="es-CO"/>
                    </w:rPr>
                    <w:t>Puntos</w:t>
                  </w:r>
                </w:p>
              </w:tc>
            </w:tr>
            <w:tr w:rsidRPr="003117EC" w:rsidR="00BE7495" w:rsidTr="007C2547" w14:paraId="2714FDE7" w14:textId="77777777">
              <w:trPr>
                <w:jc w:val="center"/>
              </w:trPr>
              <w:tc>
                <w:tcPr>
                  <w:tcW w:w="6544" w:type="dxa"/>
                </w:tcPr>
                <w:p w:rsidRPr="003117EC" w:rsidR="00BE7495" w:rsidP="00BE7495" w:rsidRDefault="00EF6973" w14:paraId="66C12956" w14:textId="20611BDD">
                  <w:pPr>
                    <w:pStyle w:val="Sinespaciado"/>
                    <w:jc w:val="left"/>
                    <w:rPr>
                      <w:rFonts w:ascii="Calibri" w:hAnsi="Calibri"/>
                      <w:i/>
                      <w:sz w:val="18"/>
                      <w:szCs w:val="24"/>
                      <w:lang w:val="es-CO"/>
                    </w:rPr>
                  </w:pPr>
                  <w:r>
                    <w:rPr>
                      <w:rFonts w:ascii="Calibri" w:hAnsi="Calibri"/>
                      <w:i/>
                      <w:sz w:val="18"/>
                      <w:szCs w:val="24"/>
                      <w:lang w:val="es-CO"/>
                    </w:rPr>
                    <w:t>S</w:t>
                  </w:r>
                  <w:r w:rsidRPr="00EF6973">
                    <w:rPr>
                      <w:rFonts w:ascii="Calibri" w:hAnsi="Calibri"/>
                      <w:sz w:val="18"/>
                      <w:szCs w:val="24"/>
                      <w:lang w:val="es-CO"/>
                    </w:rPr>
                    <w:t xml:space="preserve">e evidencia la  </w:t>
                  </w:r>
                  <w:r w:rsidRPr="003117EC">
                    <w:rPr>
                      <w:rFonts w:ascii="Calibri" w:hAnsi="Calibri"/>
                      <w:i/>
                      <w:sz w:val="18"/>
                      <w:szCs w:val="24"/>
                      <w:lang w:val="es-CO"/>
                    </w:rPr>
                    <w:t>r</w:t>
                  </w:r>
                  <w:r>
                    <w:rPr>
                      <w:rFonts w:ascii="Calibri" w:hAnsi="Calibri"/>
                      <w:i/>
                      <w:sz w:val="18"/>
                      <w:szCs w:val="24"/>
                      <w:lang w:val="es-CO"/>
                    </w:rPr>
                    <w:t xml:space="preserve">evisión de material de estudio </w:t>
                  </w:r>
                </w:p>
              </w:tc>
              <w:tc>
                <w:tcPr>
                  <w:tcW w:w="846" w:type="dxa"/>
                </w:tcPr>
                <w:p w:rsidRPr="003117EC" w:rsidR="00BE7495" w:rsidP="00BE7495" w:rsidRDefault="00BE7495" w14:paraId="1B5BAD53" w14:textId="26A8452B">
                  <w:pPr>
                    <w:pStyle w:val="Sinespaciado"/>
                    <w:jc w:val="left"/>
                    <w:rPr>
                      <w:rFonts w:ascii="Calibri" w:hAnsi="Calibri"/>
                      <w:i/>
                      <w:sz w:val="18"/>
                      <w:szCs w:val="24"/>
                      <w:lang w:val="es-CO"/>
                    </w:rPr>
                  </w:pPr>
                  <w:r>
                    <w:rPr>
                      <w:rFonts w:ascii="Calibri" w:hAnsi="Calibri"/>
                      <w:i/>
                      <w:color w:val="808080" w:themeColor="background1" w:themeShade="80"/>
                      <w:sz w:val="18"/>
                      <w:szCs w:val="24"/>
                      <w:lang w:val="es-CO"/>
                    </w:rPr>
                    <w:t>1.5</w:t>
                  </w:r>
                </w:p>
              </w:tc>
            </w:tr>
            <w:tr w:rsidRPr="003117EC" w:rsidR="00BE7495" w:rsidTr="007C2547" w14:paraId="7BB84657" w14:textId="77777777">
              <w:trPr>
                <w:jc w:val="center"/>
              </w:trPr>
              <w:tc>
                <w:tcPr>
                  <w:tcW w:w="6544" w:type="dxa"/>
                </w:tcPr>
                <w:p w:rsidRPr="003117EC" w:rsidR="00BE7495" w:rsidP="00BE7495" w:rsidRDefault="00BE7495" w14:paraId="6B5D5BF6" w14:textId="15D195B7">
                  <w:pPr>
                    <w:pStyle w:val="Sinespaciado"/>
                    <w:jc w:val="left"/>
                    <w:rPr>
                      <w:rFonts w:ascii="Calibri" w:hAnsi="Calibri"/>
                      <w:i/>
                      <w:sz w:val="18"/>
                      <w:szCs w:val="24"/>
                      <w:lang w:val="es-CO"/>
                    </w:rPr>
                  </w:pPr>
                  <w:r>
                    <w:rPr>
                      <w:rFonts w:ascii="Calibri" w:hAnsi="Calibri"/>
                      <w:i/>
                      <w:sz w:val="18"/>
                      <w:szCs w:val="24"/>
                      <w:lang w:val="es-CO"/>
                    </w:rPr>
                    <w:t>Res</w:t>
                  </w:r>
                  <w:r w:rsidR="00EF6973">
                    <w:rPr>
                      <w:rFonts w:ascii="Calibri" w:hAnsi="Calibri"/>
                      <w:i/>
                      <w:sz w:val="18"/>
                      <w:szCs w:val="24"/>
                      <w:lang w:val="es-CO"/>
                    </w:rPr>
                    <w:t>uelve de manera correcta</w:t>
                  </w:r>
                  <w:r>
                    <w:rPr>
                      <w:rFonts w:ascii="Calibri" w:hAnsi="Calibri"/>
                      <w:i/>
                      <w:sz w:val="18"/>
                      <w:szCs w:val="24"/>
                      <w:lang w:val="es-CO"/>
                    </w:rPr>
                    <w:t xml:space="preserve"> y entrega de ejercicios ACTIVIDAD -V</w:t>
                  </w:r>
                </w:p>
              </w:tc>
              <w:tc>
                <w:tcPr>
                  <w:tcW w:w="846" w:type="dxa"/>
                </w:tcPr>
                <w:p w:rsidRPr="003117EC" w:rsidR="00BE7495" w:rsidP="00BE7495" w:rsidRDefault="00BE7495" w14:paraId="779DCC6C" w14:textId="5A249CA6">
                  <w:pPr>
                    <w:pStyle w:val="Sinespaciado"/>
                    <w:jc w:val="left"/>
                    <w:rPr>
                      <w:rFonts w:ascii="Calibri" w:hAnsi="Calibri"/>
                      <w:i/>
                      <w:sz w:val="18"/>
                      <w:szCs w:val="24"/>
                      <w:lang w:val="es-CO"/>
                    </w:rPr>
                  </w:pPr>
                  <w:r>
                    <w:rPr>
                      <w:rFonts w:ascii="Calibri" w:hAnsi="Calibri"/>
                      <w:i/>
                      <w:color w:val="808080" w:themeColor="background1" w:themeShade="80"/>
                      <w:sz w:val="18"/>
                      <w:szCs w:val="24"/>
                      <w:lang w:val="es-CO"/>
                    </w:rPr>
                    <w:t>3,5</w:t>
                  </w:r>
                </w:p>
              </w:tc>
            </w:tr>
            <w:tr w:rsidRPr="003117EC" w:rsidR="00BC2BB8" w:rsidTr="007C2547" w14:paraId="370A30C3" w14:textId="77777777">
              <w:trPr>
                <w:jc w:val="center"/>
              </w:trPr>
              <w:tc>
                <w:tcPr>
                  <w:tcW w:w="6544" w:type="dxa"/>
                </w:tcPr>
                <w:p w:rsidRPr="003117EC" w:rsidR="00BC2BB8" w:rsidP="00BC2BB8" w:rsidRDefault="00BC2BB8" w14:paraId="676F623A" w14:textId="2C5D99F5">
                  <w:pPr>
                    <w:pStyle w:val="Sinespaciado"/>
                    <w:jc w:val="right"/>
                    <w:rPr>
                      <w:rFonts w:ascii="Calibri" w:hAnsi="Calibri"/>
                      <w:b/>
                      <w:i/>
                      <w:sz w:val="18"/>
                      <w:szCs w:val="24"/>
                      <w:lang w:val="es-CO"/>
                    </w:rPr>
                  </w:pPr>
                  <w:r w:rsidRPr="003117EC">
                    <w:rPr>
                      <w:rFonts w:ascii="Calibri" w:hAnsi="Calibri"/>
                      <w:b/>
                      <w:i/>
                      <w:sz w:val="18"/>
                      <w:szCs w:val="24"/>
                      <w:lang w:val="es-CO"/>
                    </w:rPr>
                    <w:t>La suma total debe dar</w:t>
                  </w:r>
                </w:p>
              </w:tc>
              <w:tc>
                <w:tcPr>
                  <w:tcW w:w="846" w:type="dxa"/>
                </w:tcPr>
                <w:p w:rsidRPr="003117EC" w:rsidR="00BC2BB8" w:rsidP="00BC2BB8" w:rsidRDefault="00BC2BB8" w14:paraId="37183731" w14:textId="6E653C9D">
                  <w:pPr>
                    <w:pStyle w:val="Sinespaciado"/>
                    <w:jc w:val="left"/>
                    <w:rPr>
                      <w:rFonts w:ascii="Calibri" w:hAnsi="Calibri"/>
                      <w:b/>
                      <w:i/>
                      <w:sz w:val="18"/>
                      <w:szCs w:val="24"/>
                      <w:lang w:val="es-CO"/>
                    </w:rPr>
                  </w:pPr>
                  <w:r w:rsidRPr="003117EC">
                    <w:rPr>
                      <w:rFonts w:ascii="Calibri" w:hAnsi="Calibri"/>
                      <w:b/>
                      <w:i/>
                      <w:sz w:val="18"/>
                      <w:szCs w:val="24"/>
                      <w:lang w:val="es-CO"/>
                    </w:rPr>
                    <w:t>5</w:t>
                  </w:r>
                </w:p>
              </w:tc>
            </w:tr>
          </w:tbl>
          <w:p w:rsidR="00511472" w:rsidP="007C2547" w:rsidRDefault="00511472" w14:paraId="1CFD7A24" w14:textId="77777777">
            <w:pPr>
              <w:pStyle w:val="Sinespaciado"/>
              <w:rPr>
                <w:rFonts w:ascii="Calibri" w:hAnsi="Calibri"/>
                <w:i/>
                <w:color w:val="808080" w:themeColor="background1" w:themeShade="80"/>
                <w:sz w:val="18"/>
                <w:szCs w:val="24"/>
                <w:lang w:val="es-CO"/>
              </w:rPr>
            </w:pPr>
          </w:p>
          <w:p w:rsidRPr="00EE1BA6" w:rsidR="00511472" w:rsidP="007C2547" w:rsidRDefault="00511472" w14:paraId="43436DA0" w14:textId="77777777">
            <w:pPr>
              <w:pStyle w:val="Sinespaciado"/>
              <w:rPr>
                <w:rFonts w:ascii="Calibri" w:hAnsi="Calibri"/>
                <w:i/>
                <w:color w:val="808080" w:themeColor="background1" w:themeShade="80"/>
                <w:sz w:val="22"/>
                <w:lang w:val="es-CO"/>
              </w:rPr>
            </w:pPr>
            <w:r>
              <w:rPr>
                <w:rFonts w:ascii="Calibri" w:hAnsi="Calibri"/>
                <w:i/>
                <w:color w:val="808080" w:themeColor="background1" w:themeShade="80"/>
                <w:sz w:val="18"/>
                <w:szCs w:val="24"/>
                <w:lang w:val="es-CO"/>
              </w:rPr>
              <w:t>Nota: La escala de la rúbrica es estándar para todos los espacios académicos.</w:t>
            </w:r>
          </w:p>
        </w:tc>
      </w:tr>
      <w:tr w:rsidRPr="000E6470" w:rsidR="00511472" w:rsidTr="4251143B" w14:paraId="22BFECC2" w14:textId="77777777">
        <w:tc>
          <w:tcPr>
            <w:tcW w:w="1583" w:type="dxa"/>
            <w:shd w:val="clear" w:color="auto" w:fill="A8D08D" w:themeFill="accent6" w:themeFillTint="99"/>
            <w:tcMar/>
          </w:tcPr>
          <w:p w:rsidRPr="000E6470" w:rsidR="00511472" w:rsidP="007C2547" w:rsidRDefault="00511472" w14:paraId="5AA701E2" w14:textId="77777777">
            <w:pPr>
              <w:pStyle w:val="NormalWeb"/>
              <w:spacing w:before="0" w:beforeAutospacing="0" w:after="0" w:afterAutospacing="0"/>
              <w:jc w:val="center"/>
              <w:rPr>
                <w:rFonts w:ascii="Calibri" w:hAnsi="Calibri" w:eastAsiaTheme="minorEastAsia" w:cstheme="minorBidi"/>
                <w:b/>
                <w:color w:val="808080" w:themeColor="background1" w:themeShade="80"/>
                <w:kern w:val="2"/>
                <w:sz w:val="22"/>
                <w:lang w:eastAsia="ko-KR"/>
              </w:rPr>
            </w:pPr>
          </w:p>
        </w:tc>
        <w:tc>
          <w:tcPr>
            <w:tcW w:w="7797" w:type="dxa"/>
            <w:shd w:val="clear" w:color="auto" w:fill="A8D08D" w:themeFill="accent6" w:themeFillTint="99"/>
            <w:tcMar/>
          </w:tcPr>
          <w:p w:rsidRPr="000E6470" w:rsidR="00511472" w:rsidP="007C2547" w:rsidRDefault="00511472" w14:paraId="540018B0" w14:textId="77777777">
            <w:pPr>
              <w:pStyle w:val="NormalWeb"/>
              <w:spacing w:before="0" w:beforeAutospacing="0" w:after="0" w:afterAutospacing="0"/>
              <w:jc w:val="center"/>
              <w:rPr>
                <w:rFonts w:ascii="Calibri" w:hAnsi="Calibri" w:eastAsiaTheme="minorEastAsia" w:cstheme="minorBidi"/>
                <w:b/>
                <w:color w:val="808080" w:themeColor="background1" w:themeShade="80"/>
                <w:kern w:val="2"/>
                <w:sz w:val="22"/>
                <w:lang w:eastAsia="ko-KR"/>
              </w:rPr>
            </w:pPr>
            <w:r w:rsidRPr="000E6470">
              <w:rPr>
                <w:rFonts w:ascii="Calibri" w:hAnsi="Calibri" w:eastAsiaTheme="minorEastAsia" w:cstheme="minorBidi"/>
                <w:b/>
                <w:color w:val="808080" w:themeColor="background1" w:themeShade="80"/>
                <w:kern w:val="2"/>
                <w:sz w:val="22"/>
                <w:lang w:eastAsia="ko-KR"/>
              </w:rPr>
              <w:t>Información para el equipo de producción</w:t>
            </w:r>
            <w:r>
              <w:rPr>
                <w:rFonts w:ascii="Calibri" w:hAnsi="Calibri" w:eastAsiaTheme="minorEastAsia" w:cstheme="minorBidi"/>
                <w:b/>
                <w:color w:val="808080" w:themeColor="background1" w:themeShade="80"/>
                <w:kern w:val="2"/>
                <w:sz w:val="22"/>
                <w:lang w:eastAsia="ko-KR"/>
              </w:rPr>
              <w:t xml:space="preserve"> de la DEE</w:t>
            </w:r>
          </w:p>
        </w:tc>
      </w:tr>
      <w:tr w:rsidRPr="00223655" w:rsidR="00511472" w:rsidTr="4251143B" w14:paraId="55EF9DE1" w14:textId="77777777">
        <w:tc>
          <w:tcPr>
            <w:tcW w:w="9380" w:type="dxa"/>
            <w:gridSpan w:val="2"/>
            <w:tcMar/>
          </w:tcPr>
          <w:p w:rsidR="00511472" w:rsidP="007C2547" w:rsidRDefault="00511472" w14:paraId="37EA99A1" w14:textId="77777777">
            <w:pPr>
              <w:pStyle w:val="Sinespaciado"/>
              <w:jc w:val="left"/>
              <w:rPr>
                <w:rFonts w:ascii="Calibri" w:hAnsi="Calibri"/>
                <w:sz w:val="22"/>
                <w:lang w:val="es-CO"/>
              </w:rPr>
            </w:pPr>
          </w:p>
          <w:p w:rsidRPr="005D25AB" w:rsidR="00511472" w:rsidP="007C2547" w:rsidRDefault="00511472" w14:paraId="3E149672" w14:textId="77777777">
            <w:pPr>
              <w:pStyle w:val="Sinespaciado"/>
              <w:rPr>
                <w:rFonts w:ascii="Calibri" w:hAnsi="Calibri"/>
                <w:sz w:val="18"/>
                <w:szCs w:val="24"/>
                <w:lang w:val="es-CO"/>
              </w:rPr>
            </w:pPr>
            <w:r w:rsidRPr="005D25AB">
              <w:rPr>
                <w:rFonts w:ascii="Calibri" w:hAnsi="Calibri"/>
                <w:b/>
                <w:sz w:val="18"/>
                <w:szCs w:val="24"/>
                <w:lang w:val="es-CO"/>
              </w:rPr>
              <w:t xml:space="preserve">Herramientas de la plataforma virtual </w:t>
            </w:r>
            <w:r w:rsidRPr="005D25AB">
              <w:rPr>
                <w:rFonts w:ascii="Calibri" w:hAnsi="Calibri"/>
                <w:sz w:val="18"/>
                <w:szCs w:val="24"/>
                <w:lang w:val="es-CO"/>
              </w:rPr>
              <w:t xml:space="preserve">(Marque con una X): </w:t>
            </w:r>
          </w:p>
          <w:p w:rsidRPr="005D25AB" w:rsidR="00511472" w:rsidRDefault="00511472" w14:paraId="36DC6EE7" w14:textId="77777777">
            <w:pPr>
              <w:pStyle w:val="Sinespaciado"/>
              <w:numPr>
                <w:ilvl w:val="0"/>
                <w:numId w:val="3"/>
              </w:numPr>
              <w:rPr>
                <w:rFonts w:ascii="Calibri" w:hAnsi="Calibri"/>
                <w:sz w:val="18"/>
                <w:szCs w:val="18"/>
                <w:lang w:val="es-CO"/>
              </w:rPr>
            </w:pPr>
            <w:r w:rsidRPr="16309B63">
              <w:rPr>
                <w:rFonts w:ascii="Calibri" w:hAnsi="Calibri"/>
                <w:sz w:val="18"/>
                <w:szCs w:val="18"/>
                <w:lang w:val="es-CO"/>
              </w:rPr>
              <w:t xml:space="preserve">Foro___ </w:t>
            </w:r>
          </w:p>
          <w:p w:rsidRPr="005D25AB" w:rsidR="00511472" w:rsidRDefault="00511472" w14:paraId="41976571" w14:textId="77777777">
            <w:pPr>
              <w:pStyle w:val="Sinespaciado"/>
              <w:numPr>
                <w:ilvl w:val="0"/>
                <w:numId w:val="3"/>
              </w:numPr>
              <w:rPr>
                <w:rFonts w:ascii="Calibri" w:hAnsi="Calibri"/>
                <w:sz w:val="18"/>
                <w:szCs w:val="18"/>
                <w:lang w:val="es-CO"/>
              </w:rPr>
            </w:pPr>
            <w:r w:rsidRPr="16309B63">
              <w:rPr>
                <w:rFonts w:ascii="Calibri" w:hAnsi="Calibri"/>
                <w:sz w:val="18"/>
                <w:szCs w:val="18"/>
                <w:lang w:val="es-CO"/>
              </w:rPr>
              <w:t>Tarea__</w:t>
            </w:r>
            <w:r w:rsidRPr="00F44317">
              <w:rPr>
                <w:rFonts w:ascii="Calibri" w:hAnsi="Calibri"/>
                <w:b/>
                <w:bCs/>
                <w:sz w:val="18"/>
                <w:szCs w:val="18"/>
                <w:lang w:val="es-CO"/>
              </w:rPr>
              <w:t>X</w:t>
            </w:r>
            <w:r w:rsidRPr="16309B63">
              <w:rPr>
                <w:rFonts w:ascii="Calibri" w:hAnsi="Calibri"/>
                <w:sz w:val="18"/>
                <w:szCs w:val="18"/>
                <w:lang w:val="es-CO"/>
              </w:rPr>
              <w:t xml:space="preserve">__ </w:t>
            </w:r>
          </w:p>
          <w:p w:rsidRPr="005D25AB" w:rsidR="00511472" w:rsidRDefault="00511472" w14:paraId="681B6B80" w14:textId="246941C8">
            <w:pPr>
              <w:pStyle w:val="Sinespaciado"/>
              <w:numPr>
                <w:ilvl w:val="0"/>
                <w:numId w:val="3"/>
              </w:numPr>
              <w:rPr>
                <w:rFonts w:ascii="Calibri" w:hAnsi="Calibri"/>
                <w:sz w:val="18"/>
                <w:szCs w:val="18"/>
                <w:lang w:val="es-CO"/>
              </w:rPr>
            </w:pPr>
            <w:r w:rsidRPr="16309B63">
              <w:rPr>
                <w:rFonts w:ascii="Calibri" w:hAnsi="Calibri"/>
                <w:sz w:val="18"/>
                <w:szCs w:val="18"/>
                <w:lang w:val="es-CO"/>
              </w:rPr>
              <w:t xml:space="preserve">Cuestionario___ </w:t>
            </w:r>
          </w:p>
          <w:p w:rsidRPr="005D25AB" w:rsidR="00511472" w:rsidRDefault="00511472" w14:paraId="7EF80A54" w14:textId="750D6740">
            <w:pPr>
              <w:pStyle w:val="Sinespaciado"/>
              <w:numPr>
                <w:ilvl w:val="0"/>
                <w:numId w:val="3"/>
              </w:numPr>
              <w:rPr>
                <w:rFonts w:ascii="Calibri" w:hAnsi="Calibri"/>
                <w:sz w:val="18"/>
                <w:szCs w:val="18"/>
                <w:lang w:val="es-CO"/>
              </w:rPr>
            </w:pPr>
            <w:r w:rsidRPr="16309B63">
              <w:rPr>
                <w:rFonts w:ascii="Calibri" w:hAnsi="Calibri"/>
                <w:sz w:val="18"/>
                <w:szCs w:val="18"/>
                <w:lang w:val="es-CO"/>
              </w:rPr>
              <w:t xml:space="preserve">Webex (encuentros)___ </w:t>
            </w:r>
          </w:p>
          <w:p w:rsidRPr="005D25AB" w:rsidR="00511472" w:rsidRDefault="00511472" w14:paraId="0CB129E3" w14:textId="77777777">
            <w:pPr>
              <w:pStyle w:val="Sinespaciado"/>
              <w:numPr>
                <w:ilvl w:val="0"/>
                <w:numId w:val="3"/>
              </w:numPr>
              <w:rPr>
                <w:rFonts w:ascii="Calibri" w:hAnsi="Calibri"/>
                <w:sz w:val="18"/>
                <w:szCs w:val="18"/>
                <w:lang w:val="es-CO"/>
              </w:rPr>
            </w:pPr>
            <w:r w:rsidRPr="16309B63">
              <w:rPr>
                <w:rFonts w:ascii="Calibri" w:hAnsi="Calibri"/>
                <w:sz w:val="18"/>
                <w:szCs w:val="18"/>
                <w:lang w:val="es-CO"/>
              </w:rPr>
              <w:t>Taller ____</w:t>
            </w:r>
          </w:p>
          <w:p w:rsidRPr="005D25AB" w:rsidR="00511472" w:rsidRDefault="00511472" w14:paraId="03A09633" w14:textId="77777777">
            <w:pPr>
              <w:pStyle w:val="Sinespaciado"/>
              <w:numPr>
                <w:ilvl w:val="0"/>
                <w:numId w:val="3"/>
              </w:numPr>
              <w:rPr>
                <w:rFonts w:ascii="Calibri" w:hAnsi="Calibri"/>
                <w:sz w:val="18"/>
                <w:szCs w:val="18"/>
                <w:lang w:val="es-CO"/>
              </w:rPr>
            </w:pPr>
            <w:r w:rsidRPr="16309B63">
              <w:rPr>
                <w:rFonts w:ascii="Calibri" w:hAnsi="Calibri"/>
                <w:sz w:val="18"/>
                <w:szCs w:val="18"/>
                <w:lang w:val="es-CO"/>
              </w:rPr>
              <w:t>Glosario____</w:t>
            </w:r>
          </w:p>
          <w:p w:rsidRPr="005D25AB" w:rsidR="00511472" w:rsidRDefault="00511472" w14:paraId="42AEE6DD" w14:textId="77777777">
            <w:pPr>
              <w:pStyle w:val="Sinespaciado"/>
              <w:numPr>
                <w:ilvl w:val="0"/>
                <w:numId w:val="3"/>
              </w:numPr>
              <w:rPr>
                <w:rFonts w:ascii="Calibri" w:hAnsi="Calibri"/>
                <w:sz w:val="18"/>
                <w:szCs w:val="18"/>
                <w:lang w:val="es-CO"/>
              </w:rPr>
            </w:pPr>
            <w:r w:rsidRPr="16309B63">
              <w:rPr>
                <w:rFonts w:ascii="Calibri" w:hAnsi="Calibri"/>
                <w:sz w:val="18"/>
                <w:szCs w:val="18"/>
                <w:lang w:val="es-CO"/>
              </w:rPr>
              <w:t>Wiki____</w:t>
            </w:r>
          </w:p>
          <w:p w:rsidRPr="005D25AB" w:rsidR="00511472" w:rsidRDefault="00511472" w14:paraId="4ADB78F0" w14:textId="77777777">
            <w:pPr>
              <w:pStyle w:val="Sinespaciado"/>
              <w:numPr>
                <w:ilvl w:val="0"/>
                <w:numId w:val="3"/>
              </w:numPr>
              <w:rPr>
                <w:rFonts w:ascii="Calibri" w:hAnsi="Calibri"/>
                <w:sz w:val="18"/>
                <w:szCs w:val="18"/>
                <w:lang w:val="es-CO"/>
              </w:rPr>
            </w:pPr>
            <w:r w:rsidRPr="16309B63">
              <w:rPr>
                <w:rFonts w:ascii="Calibri" w:hAnsi="Calibri"/>
                <w:sz w:val="18"/>
                <w:szCs w:val="18"/>
                <w:lang w:val="es-CO"/>
              </w:rPr>
              <w:t xml:space="preserve">No sabe___ </w:t>
            </w:r>
          </w:p>
          <w:p w:rsidRPr="005D25AB" w:rsidR="00511472" w:rsidRDefault="00511472" w14:paraId="60BB620E" w14:textId="77777777">
            <w:pPr>
              <w:pStyle w:val="Sinespaciado"/>
              <w:numPr>
                <w:ilvl w:val="0"/>
                <w:numId w:val="3"/>
              </w:numPr>
              <w:rPr>
                <w:rFonts w:ascii="Calibri" w:hAnsi="Calibri"/>
                <w:i/>
                <w:iCs/>
                <w:color w:val="808080" w:themeColor="background1" w:themeShade="80"/>
                <w:sz w:val="16"/>
                <w:szCs w:val="16"/>
                <w:lang w:val="es-CO"/>
              </w:rPr>
            </w:pPr>
            <w:r w:rsidRPr="16309B63">
              <w:rPr>
                <w:rFonts w:ascii="Calibri" w:hAnsi="Calibri"/>
                <w:sz w:val="18"/>
                <w:szCs w:val="18"/>
                <w:lang w:val="es-CO"/>
              </w:rPr>
              <w:t>Otra ¿Cuál?_______</w:t>
            </w:r>
          </w:p>
          <w:p w:rsidRPr="005D25AB" w:rsidR="00511472" w:rsidP="007C2547" w:rsidRDefault="00511472" w14:paraId="0FADAF3F" w14:textId="77777777">
            <w:pPr>
              <w:pStyle w:val="Sinespaciado"/>
              <w:rPr>
                <w:rFonts w:ascii="Calibri" w:hAnsi="Calibri"/>
                <w:b/>
                <w:i/>
                <w:color w:val="808080" w:themeColor="background1" w:themeShade="80"/>
                <w:sz w:val="16"/>
                <w:szCs w:val="24"/>
                <w:lang w:val="es-CO"/>
              </w:rPr>
            </w:pPr>
          </w:p>
          <w:p w:rsidRPr="00223655" w:rsidR="00511472" w:rsidP="007C2547" w:rsidRDefault="00511472" w14:paraId="1528B68B" w14:textId="77777777">
            <w:pPr>
              <w:pStyle w:val="Sinespaciado"/>
              <w:rPr>
                <w:rFonts w:ascii="Calibri" w:hAnsi="Calibri"/>
                <w:i/>
                <w:color w:val="808080" w:themeColor="background1" w:themeShade="80"/>
                <w:sz w:val="22"/>
                <w:szCs w:val="24"/>
                <w:lang w:val="es-CO"/>
              </w:rPr>
            </w:pPr>
            <w:r w:rsidRPr="005D25AB">
              <w:rPr>
                <w:rFonts w:ascii="Calibri" w:hAnsi="Calibri"/>
                <w:b/>
                <w:sz w:val="18"/>
                <w:szCs w:val="24"/>
                <w:lang w:val="es-CO"/>
              </w:rPr>
              <w:t xml:space="preserve">Herramientas web externas a la plataforma </w:t>
            </w:r>
            <w:r w:rsidRPr="005D25AB">
              <w:rPr>
                <w:rFonts w:ascii="Calibri" w:hAnsi="Calibri"/>
                <w:b/>
                <w:i/>
                <w:color w:val="808080" w:themeColor="background1" w:themeShade="80"/>
                <w:sz w:val="16"/>
                <w:szCs w:val="24"/>
                <w:lang w:val="es-CO"/>
              </w:rPr>
              <w:t xml:space="preserve">[Puede consultar algunas herramientas en  </w:t>
            </w:r>
            <w:hyperlink w:history="1" r:id="rId55">
              <w:r w:rsidRPr="005D25AB">
                <w:rPr>
                  <w:rStyle w:val="Hipervnculo"/>
                  <w:rFonts w:ascii="Calibri" w:hAnsi="Calibri"/>
                  <w:b/>
                  <w:i/>
                  <w:sz w:val="16"/>
                  <w:szCs w:val="24"/>
                  <w:lang w:val="es-CO"/>
                </w:rPr>
                <w:t>https://h5p.org/h5p/embed/123342</w:t>
              </w:r>
            </w:hyperlink>
            <w:r w:rsidRPr="005D25AB">
              <w:rPr>
                <w:rFonts w:ascii="Calibri" w:hAnsi="Calibri"/>
                <w:b/>
                <w:i/>
                <w:color w:val="808080" w:themeColor="background1" w:themeShade="80"/>
                <w:sz w:val="16"/>
                <w:szCs w:val="24"/>
                <w:lang w:val="es-CO"/>
              </w:rPr>
              <w:t xml:space="preserve">] </w:t>
            </w:r>
            <w:r w:rsidRPr="005D25AB">
              <w:rPr>
                <w:rFonts w:ascii="Calibri" w:hAnsi="Calibri"/>
                <w:sz w:val="18"/>
                <w:szCs w:val="24"/>
                <w:lang w:val="es-CO"/>
              </w:rPr>
              <w:t>Indique si utilizará alguna____________</w:t>
            </w:r>
          </w:p>
        </w:tc>
      </w:tr>
      <w:tr w:rsidRPr="006C7861" w:rsidR="00511472" w:rsidTr="4251143B" w14:paraId="142BA5D8" w14:textId="77777777">
        <w:tc>
          <w:tcPr>
            <w:tcW w:w="9380" w:type="dxa"/>
            <w:gridSpan w:val="2"/>
            <w:tcMar/>
          </w:tcPr>
          <w:p w:rsidRPr="00932DAC" w:rsidR="00511472" w:rsidP="007C2547" w:rsidRDefault="00511472" w14:paraId="6488A118" w14:textId="77777777">
            <w:pPr>
              <w:pStyle w:val="Sinespaciado"/>
              <w:jc w:val="left"/>
              <w:rPr>
                <w:rFonts w:ascii="Calibri" w:hAnsi="Calibri"/>
                <w:b/>
                <w:color w:val="000000" w:themeColor="text1"/>
                <w:sz w:val="22"/>
                <w:szCs w:val="24"/>
                <w:lang w:val="es-CO"/>
              </w:rPr>
            </w:pPr>
            <w:r w:rsidRPr="00932DAC">
              <w:rPr>
                <w:rFonts w:ascii="Calibri" w:hAnsi="Calibri"/>
                <w:b/>
                <w:color w:val="000000" w:themeColor="text1"/>
                <w:sz w:val="22"/>
                <w:szCs w:val="24"/>
                <w:lang w:val="es-CO"/>
              </w:rPr>
              <w:t>Lecturas complementarias</w:t>
            </w:r>
          </w:p>
          <w:p w:rsidR="00511472" w:rsidP="007C2547" w:rsidRDefault="00511472" w14:paraId="6899062F" w14:textId="77777777">
            <w:pPr>
              <w:pStyle w:val="Sinespaciado"/>
              <w:jc w:val="left"/>
              <w:rPr>
                <w:rFonts w:ascii="Calibri" w:hAnsi="Calibri"/>
                <w:color w:val="000000" w:themeColor="text1"/>
                <w:sz w:val="22"/>
                <w:szCs w:val="24"/>
                <w:lang w:val="es-CO"/>
              </w:rPr>
            </w:pPr>
          </w:p>
          <w:p w:rsidRPr="007D37E5" w:rsidR="00476B0D" w:rsidP="00DE380F" w:rsidRDefault="00511472" w14:paraId="05C1E694" w14:textId="674B596B">
            <w:pPr>
              <w:pStyle w:val="Sinespaciado"/>
              <w:jc w:val="left"/>
              <w:rPr>
                <w:rFonts w:ascii="Helvetica" w:hAnsi="Helvetica" w:eastAsia="Times New Roman" w:cs="Helvetica"/>
                <w:color w:val="333333"/>
                <w:szCs w:val="20"/>
                <w:lang w:val="es-CO"/>
              </w:rPr>
            </w:pPr>
            <w:r w:rsidRPr="00EF3618">
              <w:rPr>
                <w:rFonts w:ascii="Calibri" w:hAnsi="Calibri"/>
                <w:i/>
                <w:color w:val="808080" w:themeColor="background1" w:themeShade="80"/>
                <w:sz w:val="22"/>
                <w:szCs w:val="24"/>
                <w:lang w:val="es-CO"/>
              </w:rPr>
              <w:t xml:space="preserve"> </w:t>
            </w:r>
            <w:r w:rsidRPr="007D37E5" w:rsidR="00476B0D">
              <w:rPr>
                <w:rFonts w:ascii="Helvetica" w:hAnsi="Helvetica" w:eastAsia="Times New Roman" w:cs="Helvetica"/>
                <w:color w:val="333333"/>
                <w:szCs w:val="20"/>
                <w:lang w:val="es-CO"/>
              </w:rPr>
              <w:t>Referencias</w:t>
            </w:r>
          </w:p>
          <w:p w:rsidRPr="007D37E5" w:rsidR="00DE380F" w:rsidP="00DE380F" w:rsidRDefault="00DE380F" w14:paraId="50B24413" w14:textId="61EA5D73">
            <w:pPr>
              <w:pStyle w:val="Sinespaciado"/>
              <w:jc w:val="left"/>
              <w:rPr>
                <w:rFonts w:ascii="Helvetica" w:hAnsi="Helvetica" w:eastAsia="Times New Roman" w:cs="Helvetica"/>
                <w:color w:val="333333"/>
                <w:szCs w:val="20"/>
                <w:lang w:val="es-CO"/>
              </w:rPr>
            </w:pPr>
          </w:p>
          <w:p w:rsidRPr="00C27139" w:rsidR="00DE380F" w:rsidP="00DE380F" w:rsidRDefault="00DE380F" w14:paraId="3860339D" w14:textId="77777777">
            <w:pPr>
              <w:pStyle w:val="Ttulo1"/>
              <w:shd w:val="clear" w:color="auto" w:fill="FFFFFF"/>
              <w:spacing w:line="300" w:lineRule="atLeast"/>
              <w:textAlignment w:val="baseline"/>
              <w:outlineLvl w:val="0"/>
              <w:rPr>
                <w:rFonts w:ascii="Helvetica" w:hAnsi="Helvetica" w:cs="Helvetica" w:eastAsiaTheme="minorEastAsia"/>
                <w:b w:val="0"/>
                <w:bCs/>
                <w:color w:val="595959"/>
                <w:kern w:val="2"/>
                <w:sz w:val="20"/>
                <w:szCs w:val="20"/>
                <w:shd w:val="clear" w:color="auto" w:fill="F5F5F5"/>
                <w:lang w:val="en-US" w:eastAsia="ko-KR"/>
              </w:rPr>
            </w:pPr>
            <w:r w:rsidRPr="007D37E5">
              <w:rPr>
                <w:rFonts w:ascii="Helvetica" w:hAnsi="Helvetica" w:cs="Helvetica" w:eastAsiaTheme="minorEastAsia"/>
                <w:b w:val="0"/>
                <w:bCs/>
                <w:color w:val="595959"/>
                <w:kern w:val="2"/>
                <w:sz w:val="20"/>
                <w:szCs w:val="20"/>
                <w:shd w:val="clear" w:color="auto" w:fill="F5F5F5"/>
                <w:lang w:val="es-CO" w:eastAsia="ko-KR"/>
              </w:rPr>
              <w:t xml:space="preserve">Thomas Nield, 2022. </w:t>
            </w:r>
            <w:r w:rsidRPr="00C27139">
              <w:rPr>
                <w:rFonts w:ascii="Helvetica" w:hAnsi="Helvetica" w:cs="Helvetica" w:eastAsiaTheme="minorEastAsia"/>
                <w:b w:val="0"/>
                <w:bCs/>
                <w:color w:val="595959"/>
                <w:kern w:val="2"/>
                <w:sz w:val="20"/>
                <w:szCs w:val="20"/>
                <w:shd w:val="clear" w:color="auto" w:fill="F5F5F5"/>
                <w:lang w:val="en-US" w:eastAsia="ko-KR"/>
              </w:rPr>
              <w:t>Essential Math for Data Science. O’REILLY</w:t>
            </w:r>
          </w:p>
          <w:p w:rsidRPr="007C2955" w:rsidR="00DE380F" w:rsidP="00DE380F" w:rsidRDefault="00DE380F" w14:paraId="770FE8BB" w14:textId="77777777">
            <w:pPr>
              <w:pStyle w:val="Sinespaciado"/>
              <w:jc w:val="left"/>
              <w:rPr>
                <w:rFonts w:ascii="Helvetica" w:hAnsi="Helvetica" w:eastAsia="Times New Roman" w:cs="Helvetica"/>
                <w:color w:val="333333"/>
                <w:szCs w:val="20"/>
              </w:rPr>
            </w:pPr>
          </w:p>
          <w:p w:rsidRPr="005F4E9B" w:rsidR="00511472" w:rsidP="007C2547" w:rsidRDefault="00511472" w14:paraId="7C872221" w14:textId="77777777">
            <w:pPr>
              <w:pStyle w:val="Sinespaciado"/>
              <w:jc w:val="left"/>
              <w:rPr>
                <w:rFonts w:ascii="Calibri" w:hAnsi="Calibri"/>
                <w:i/>
                <w:color w:val="808080" w:themeColor="background1" w:themeShade="80"/>
                <w:sz w:val="22"/>
                <w:szCs w:val="24"/>
                <w:lang w:val="en-AU"/>
              </w:rPr>
            </w:pPr>
          </w:p>
          <w:p w:rsidRPr="000512E7" w:rsidR="000512E7" w:rsidP="000512E7" w:rsidRDefault="000512E7" w14:paraId="58A18CD1" w14:textId="3055C21E">
            <w:pPr>
              <w:pStyle w:val="Sinespaciado"/>
              <w:rPr>
                <w:rFonts w:ascii="Helvetica" w:hAnsi="Helvetica" w:cs="Helvetica"/>
                <w:color w:val="595959"/>
                <w:szCs w:val="20"/>
                <w:shd w:val="clear" w:color="auto" w:fill="F5F5F5"/>
              </w:rPr>
            </w:pPr>
            <w:r w:rsidRPr="000512E7">
              <w:rPr>
                <w:rFonts w:ascii="Helvetica" w:hAnsi="Helvetica" w:cs="Helvetica"/>
                <w:color w:val="595959"/>
                <w:szCs w:val="20"/>
                <w:shd w:val="clear" w:color="auto" w:fill="F5F5F5"/>
              </w:rPr>
              <w:t xml:space="preserve">Fieller, </w:t>
            </w:r>
            <w:proofErr w:type="gramStart"/>
            <w:r w:rsidRPr="000512E7">
              <w:rPr>
                <w:rFonts w:ascii="Helvetica" w:hAnsi="Helvetica" w:cs="Helvetica"/>
                <w:color w:val="595959"/>
                <w:szCs w:val="20"/>
                <w:shd w:val="clear" w:color="auto" w:fill="F5F5F5"/>
              </w:rPr>
              <w:t>Nick,  2018</w:t>
            </w:r>
            <w:proofErr w:type="gramEnd"/>
            <w:r w:rsidRPr="000512E7">
              <w:rPr>
                <w:rFonts w:ascii="Helvetica" w:hAnsi="Helvetica" w:cs="Helvetica"/>
                <w:color w:val="595959"/>
                <w:szCs w:val="20"/>
                <w:shd w:val="clear" w:color="auto" w:fill="F5F5F5"/>
              </w:rPr>
              <w:t>.  Basics of Matrix Algebra for Statistics with R. CHAPMAN &amp; HALL BOOK, New York.</w:t>
            </w:r>
          </w:p>
          <w:p w:rsidRPr="000512E7" w:rsidR="00511472" w:rsidP="007C2547" w:rsidRDefault="00511472" w14:paraId="2945E438" w14:textId="15254F6C">
            <w:pPr>
              <w:pStyle w:val="Sinespaciado"/>
              <w:jc w:val="left"/>
              <w:rPr>
                <w:rFonts w:ascii="Calibri" w:hAnsi="Calibri"/>
                <w:i/>
                <w:color w:val="808080" w:themeColor="background1" w:themeShade="80"/>
                <w:sz w:val="22"/>
                <w:szCs w:val="24"/>
              </w:rPr>
            </w:pPr>
          </w:p>
          <w:p w:rsidRPr="00037038" w:rsidR="000512E7" w:rsidP="007C2547" w:rsidRDefault="000512E7" w14:paraId="5364AF2F" w14:textId="77777777">
            <w:pPr>
              <w:pStyle w:val="Sinespaciado"/>
              <w:jc w:val="left"/>
              <w:rPr>
                <w:rFonts w:ascii="Calibri" w:hAnsi="Calibri"/>
                <w:i/>
                <w:color w:val="808080" w:themeColor="background1" w:themeShade="80"/>
                <w:sz w:val="22"/>
                <w:szCs w:val="24"/>
                <w:lang w:val="en-AU"/>
              </w:rPr>
            </w:pPr>
          </w:p>
          <w:p w:rsidRPr="006C7861" w:rsidR="00037038" w:rsidP="00EF0BF6" w:rsidRDefault="00037038" w14:paraId="03185D00" w14:textId="1D0CCBBF">
            <w:pPr>
              <w:pStyle w:val="Sinespaciado"/>
              <w:jc w:val="left"/>
              <w:rPr>
                <w:rFonts w:ascii="Helvetica" w:hAnsi="Helvetica" w:cs="Helvetica"/>
                <w:color w:val="595959"/>
                <w:szCs w:val="20"/>
                <w:shd w:val="clear" w:color="auto" w:fill="F5F5F5"/>
                <w:lang w:val="es-CO"/>
              </w:rPr>
            </w:pPr>
            <w:r>
              <w:rPr>
                <w:rFonts w:ascii="Helvetica" w:hAnsi="Helvetica" w:cs="Helvetica"/>
                <w:color w:val="595959"/>
                <w:szCs w:val="20"/>
                <w:shd w:val="clear" w:color="auto" w:fill="F5F5F5"/>
              </w:rPr>
              <w:t>GROSSMAN S., S. I.; FLORES GODOY, J. J. </w:t>
            </w:r>
            <w:r>
              <w:rPr>
                <w:rFonts w:ascii="Helvetica" w:hAnsi="Helvetica" w:cs="Helvetica"/>
                <w:b/>
                <w:bCs/>
                <w:color w:val="595959"/>
                <w:szCs w:val="20"/>
                <w:bdr w:val="none" w:color="auto" w:sz="0" w:space="0" w:frame="1"/>
                <w:shd w:val="clear" w:color="auto" w:fill="F5F5F5"/>
              </w:rPr>
              <w:t>Algebra lineal</w:t>
            </w:r>
            <w:r>
              <w:rPr>
                <w:rFonts w:ascii="Helvetica" w:hAnsi="Helvetica" w:cs="Helvetica"/>
                <w:color w:val="595959"/>
                <w:szCs w:val="20"/>
                <w:shd w:val="clear" w:color="auto" w:fill="F5F5F5"/>
              </w:rPr>
              <w:t>. 7 ed. </w:t>
            </w:r>
            <w:r>
              <w:rPr>
                <w:rFonts w:ascii="Helvetica" w:hAnsi="Helvetica" w:cs="Helvetica"/>
                <w:i/>
                <w:iCs/>
                <w:color w:val="595959"/>
                <w:szCs w:val="20"/>
                <w:bdr w:val="none" w:color="auto" w:sz="0" w:space="0" w:frame="1"/>
                <w:shd w:val="clear" w:color="auto" w:fill="F5F5F5"/>
              </w:rPr>
              <w:t>[S. l.: s. n.]</w:t>
            </w:r>
            <w:r>
              <w:rPr>
                <w:rFonts w:ascii="Helvetica" w:hAnsi="Helvetica" w:cs="Helvetica"/>
                <w:color w:val="595959"/>
                <w:szCs w:val="20"/>
                <w:shd w:val="clear" w:color="auto" w:fill="F5F5F5"/>
              </w:rPr>
              <w:t xml:space="preserve">. </w:t>
            </w:r>
            <w:r w:rsidRPr="006C7861">
              <w:rPr>
                <w:rFonts w:ascii="Helvetica" w:hAnsi="Helvetica" w:cs="Helvetica"/>
                <w:color w:val="595959"/>
                <w:szCs w:val="20"/>
                <w:shd w:val="clear" w:color="auto" w:fill="F5F5F5"/>
                <w:lang w:val="es-CO"/>
              </w:rPr>
              <w:t xml:space="preserve">ISBN 9786071507600. Disponível em: https://search.ebscohost.com/login.aspx?direct=true&amp;AuthType=ip,url,uid&amp;db=cat06300a&amp;AN=sibbila.113145&amp;lang=es&amp;site=eds-live. </w:t>
            </w:r>
          </w:p>
          <w:p w:rsidRPr="006C7861" w:rsidR="00037038" w:rsidP="00EF0BF6" w:rsidRDefault="00037038" w14:paraId="1FB63EE2" w14:textId="77777777">
            <w:pPr>
              <w:pStyle w:val="Sinespaciado"/>
              <w:jc w:val="left"/>
              <w:rPr>
                <w:rFonts w:ascii="Helvetica" w:hAnsi="Helvetica" w:cs="Helvetica"/>
                <w:color w:val="595959"/>
                <w:szCs w:val="20"/>
                <w:shd w:val="clear" w:color="auto" w:fill="F5F5F5"/>
                <w:lang w:val="es-CO"/>
              </w:rPr>
            </w:pPr>
          </w:p>
          <w:p w:rsidRPr="005802E0" w:rsidR="00511472" w:rsidP="00EF0BF6" w:rsidRDefault="00EF0BF6" w14:paraId="2AAA239C" w14:textId="58B48098">
            <w:pPr>
              <w:pStyle w:val="Sinespaciado"/>
              <w:jc w:val="left"/>
              <w:rPr>
                <w:rFonts w:ascii="Helvetica" w:hAnsi="Helvetica" w:cs="Helvetica"/>
                <w:color w:val="595959"/>
                <w:szCs w:val="20"/>
                <w:shd w:val="clear" w:color="auto" w:fill="F5F5F5"/>
                <w:lang w:val="es-CO"/>
              </w:rPr>
            </w:pPr>
            <w:r>
              <w:rPr>
                <w:rFonts w:ascii="Helvetica" w:hAnsi="Helvetica" w:cs="Helvetica"/>
                <w:color w:val="595959"/>
                <w:szCs w:val="20"/>
                <w:shd w:val="clear" w:color="auto" w:fill="F5F5F5"/>
              </w:rPr>
              <w:t>PUNTANEN, S.; CARVALHO, F.; AHMED, S. E. </w:t>
            </w:r>
            <w:r>
              <w:rPr>
                <w:rFonts w:ascii="Helvetica" w:hAnsi="Helvetica" w:cs="Helvetica"/>
                <w:b/>
                <w:bCs/>
                <w:color w:val="595959"/>
                <w:szCs w:val="20"/>
                <w:bdr w:val="none" w:color="auto" w:sz="0" w:space="0" w:frame="1"/>
                <w:shd w:val="clear" w:color="auto" w:fill="F5F5F5"/>
              </w:rPr>
              <w:t>Matrices, Statistics and Big Data. [electronic resource</w:t>
            </w:r>
            <w:proofErr w:type="gramStart"/>
            <w:r>
              <w:rPr>
                <w:rFonts w:ascii="Helvetica" w:hAnsi="Helvetica" w:cs="Helvetica"/>
                <w:b/>
                <w:bCs/>
                <w:color w:val="595959"/>
                <w:szCs w:val="20"/>
                <w:bdr w:val="none" w:color="auto" w:sz="0" w:space="0" w:frame="1"/>
                <w:shd w:val="clear" w:color="auto" w:fill="F5F5F5"/>
              </w:rPr>
              <w:t>] :</w:t>
            </w:r>
            <w:proofErr w:type="gramEnd"/>
            <w:r>
              <w:rPr>
                <w:rFonts w:ascii="Helvetica" w:hAnsi="Helvetica" w:cs="Helvetica"/>
                <w:b/>
                <w:bCs/>
                <w:color w:val="595959"/>
                <w:szCs w:val="20"/>
                <w:bdr w:val="none" w:color="auto" w:sz="0" w:space="0" w:frame="1"/>
                <w:shd w:val="clear" w:color="auto" w:fill="F5F5F5"/>
              </w:rPr>
              <w:t xml:space="preserve"> Selected Contributions from IWMS 2016</w:t>
            </w:r>
            <w:r>
              <w:rPr>
                <w:rFonts w:ascii="Helvetica" w:hAnsi="Helvetica" w:cs="Helvetica"/>
                <w:color w:val="595959"/>
                <w:szCs w:val="20"/>
                <w:shd w:val="clear" w:color="auto" w:fill="F5F5F5"/>
              </w:rPr>
              <w:t>. 1st ed. 2019. </w:t>
            </w:r>
            <w:r>
              <w:rPr>
                <w:rFonts w:ascii="Helvetica" w:hAnsi="Helvetica" w:cs="Helvetica"/>
                <w:i/>
                <w:iCs/>
                <w:color w:val="595959"/>
                <w:szCs w:val="20"/>
                <w:bdr w:val="none" w:color="auto" w:sz="0" w:space="0" w:frame="1"/>
                <w:shd w:val="clear" w:color="auto" w:fill="F5F5F5"/>
              </w:rPr>
              <w:t>[S. l.: s. n.]</w:t>
            </w:r>
            <w:r>
              <w:rPr>
                <w:rFonts w:ascii="Helvetica" w:hAnsi="Helvetica" w:cs="Helvetica"/>
                <w:color w:val="595959"/>
                <w:szCs w:val="20"/>
                <w:shd w:val="clear" w:color="auto" w:fill="F5F5F5"/>
              </w:rPr>
              <w:t xml:space="preserve">. </w:t>
            </w:r>
            <w:r w:rsidRPr="00EF0BF6">
              <w:rPr>
                <w:rFonts w:ascii="Helvetica" w:hAnsi="Helvetica" w:cs="Helvetica"/>
                <w:color w:val="595959"/>
                <w:szCs w:val="20"/>
                <w:shd w:val="clear" w:color="auto" w:fill="F5F5F5"/>
                <w:lang w:val="es-CO"/>
              </w:rPr>
              <w:t xml:space="preserve">ISBN 9783030175191. Disponível em: https://search.ebscohost.com/login.aspx?direct=true&amp;AuthType=ip,url,uid&amp;db=cat06300a&amp;AN=sibbila.187924&amp;lang=es&amp;site=eds-live. </w:t>
            </w:r>
          </w:p>
          <w:p w:rsidRPr="005802E0" w:rsidR="00EF0BF6" w:rsidP="00EF0BF6" w:rsidRDefault="00EF0BF6" w14:paraId="0DB43E66" w14:textId="77777777">
            <w:pPr>
              <w:pStyle w:val="Sinespaciado"/>
              <w:jc w:val="left"/>
              <w:rPr>
                <w:rFonts w:ascii="Helvetica" w:hAnsi="Helvetica" w:cs="Helvetica"/>
                <w:color w:val="595959"/>
                <w:sz w:val="22"/>
                <w:szCs w:val="20"/>
                <w:shd w:val="clear" w:color="auto" w:fill="F5F5F5"/>
                <w:lang w:val="es-CO"/>
              </w:rPr>
            </w:pPr>
          </w:p>
          <w:p w:rsidR="00EF0BF6" w:rsidP="00EF0BF6" w:rsidRDefault="00EF0BF6" w14:paraId="2E974C2F" w14:textId="77777777">
            <w:pPr>
              <w:pStyle w:val="Sinespaciado"/>
              <w:jc w:val="left"/>
              <w:rPr>
                <w:rFonts w:ascii="Helvetica" w:hAnsi="Helvetica" w:cs="Helvetica"/>
                <w:color w:val="595959"/>
                <w:szCs w:val="20"/>
                <w:shd w:val="clear" w:color="auto" w:fill="F5F5F5"/>
              </w:rPr>
            </w:pPr>
            <w:r>
              <w:rPr>
                <w:rFonts w:ascii="Helvetica" w:hAnsi="Helvetica" w:cs="Helvetica"/>
                <w:color w:val="595959"/>
                <w:szCs w:val="20"/>
                <w:shd w:val="clear" w:color="auto" w:fill="F5F5F5"/>
              </w:rPr>
              <w:t>ZHANG, X.-D. </w:t>
            </w:r>
            <w:r>
              <w:rPr>
                <w:rFonts w:ascii="Helvetica" w:hAnsi="Helvetica" w:cs="Helvetica"/>
                <w:b/>
                <w:bCs/>
                <w:color w:val="595959"/>
                <w:szCs w:val="20"/>
                <w:bdr w:val="none" w:color="auto" w:sz="0" w:space="0" w:frame="1"/>
                <w:shd w:val="clear" w:color="auto" w:fill="F5F5F5"/>
              </w:rPr>
              <w:t>A Matrix Algebra Approach to Artificial Intelligence. [electronic resource]</w:t>
            </w:r>
            <w:r>
              <w:rPr>
                <w:rFonts w:ascii="Helvetica" w:hAnsi="Helvetica" w:cs="Helvetica"/>
                <w:color w:val="595959"/>
                <w:szCs w:val="20"/>
                <w:shd w:val="clear" w:color="auto" w:fill="F5F5F5"/>
              </w:rPr>
              <w:t>. 1st ed. 2020. </w:t>
            </w:r>
            <w:r>
              <w:rPr>
                <w:rFonts w:ascii="Helvetica" w:hAnsi="Helvetica" w:cs="Helvetica"/>
                <w:i/>
                <w:iCs/>
                <w:color w:val="595959"/>
                <w:szCs w:val="20"/>
                <w:bdr w:val="none" w:color="auto" w:sz="0" w:space="0" w:frame="1"/>
                <w:shd w:val="clear" w:color="auto" w:fill="F5F5F5"/>
              </w:rPr>
              <w:t>[S. l.: s. n.]</w:t>
            </w:r>
            <w:r>
              <w:rPr>
                <w:rFonts w:ascii="Helvetica" w:hAnsi="Helvetica" w:cs="Helvetica"/>
                <w:color w:val="595959"/>
                <w:szCs w:val="20"/>
                <w:shd w:val="clear" w:color="auto" w:fill="F5F5F5"/>
              </w:rPr>
              <w:t xml:space="preserve">. ISBN 9789811527708. Disponível em: https://search.ebscohost.com/login.aspx?direct=true&amp;AuthType=ip,url,uid&amp;db=cat06300a&amp;AN=sibbila.198104&amp;lang=es&amp;site=eds-live. </w:t>
            </w:r>
          </w:p>
          <w:p w:rsidR="000552C4" w:rsidP="00EF0BF6" w:rsidRDefault="000552C4" w14:paraId="5E796196" w14:textId="77777777">
            <w:pPr>
              <w:pStyle w:val="Sinespaciado"/>
              <w:jc w:val="left"/>
              <w:rPr>
                <w:rFonts w:ascii="Helvetica" w:hAnsi="Helvetica" w:cs="Helvetica"/>
                <w:color w:val="595959"/>
                <w:sz w:val="22"/>
                <w:szCs w:val="20"/>
                <w:shd w:val="clear" w:color="auto" w:fill="F5F5F5"/>
              </w:rPr>
            </w:pPr>
          </w:p>
          <w:p w:rsidRPr="000552C4" w:rsidR="000552C4" w:rsidP="000552C4" w:rsidRDefault="00000000" w14:paraId="2A9E1AE3" w14:textId="78F2BE85">
            <w:pPr>
              <w:pStyle w:val="Sinespaciado"/>
              <w:jc w:val="left"/>
              <w:rPr>
                <w:rFonts w:ascii="Helvetica" w:hAnsi="Helvetica" w:cs="Helvetica"/>
                <w:color w:val="595959"/>
                <w:sz w:val="22"/>
                <w:szCs w:val="20"/>
                <w:shd w:val="clear" w:color="auto" w:fill="F5F5F5"/>
              </w:rPr>
            </w:pPr>
            <w:hyperlink w:history="1" r:id="rId56">
              <w:r w:rsidRPr="000552C4" w:rsidR="000552C4">
                <w:rPr>
                  <w:rFonts w:ascii="Helvetica" w:hAnsi="Helvetica" w:cs="Helvetica"/>
                  <w:color w:val="595959"/>
                  <w:sz w:val="22"/>
                  <w:szCs w:val="20"/>
                  <w:shd w:val="clear" w:color="auto" w:fill="F5F5F5"/>
                </w:rPr>
                <w:t>James R. Schott</w:t>
              </w:r>
            </w:hyperlink>
            <w:r w:rsidR="009B4B8F">
              <w:rPr>
                <w:rFonts w:ascii="Helvetica" w:hAnsi="Helvetica" w:cs="Helvetica"/>
                <w:color w:val="595959"/>
                <w:sz w:val="22"/>
                <w:szCs w:val="20"/>
                <w:shd w:val="clear" w:color="auto" w:fill="F5F5F5"/>
              </w:rPr>
              <w:t>.</w:t>
            </w:r>
            <w:r w:rsidR="000552C4">
              <w:rPr>
                <w:rFonts w:ascii="Helvetica" w:hAnsi="Helvetica" w:cs="Helvetica"/>
                <w:color w:val="595959"/>
                <w:sz w:val="22"/>
                <w:szCs w:val="20"/>
                <w:shd w:val="clear" w:color="auto" w:fill="F5F5F5"/>
              </w:rPr>
              <w:t xml:space="preserve"> </w:t>
            </w:r>
            <w:r w:rsidRPr="000552C4" w:rsidR="000552C4">
              <w:rPr>
                <w:rFonts w:ascii="Helvetica" w:hAnsi="Helvetica" w:cs="Helvetica"/>
                <w:color w:val="595959"/>
                <w:sz w:val="22"/>
                <w:szCs w:val="20"/>
                <w:shd w:val="clear" w:color="auto" w:fill="F5F5F5"/>
              </w:rPr>
              <w:t>Matrix Analysis for Statistics (Wiley Series in Probability and Statistics)</w:t>
            </w:r>
            <w:r w:rsidR="009B4B8F">
              <w:rPr>
                <w:rFonts w:ascii="Helvetica" w:hAnsi="Helvetica" w:cs="Helvetica"/>
                <w:color w:val="595959"/>
                <w:sz w:val="22"/>
                <w:szCs w:val="20"/>
                <w:shd w:val="clear" w:color="auto" w:fill="F5F5F5"/>
              </w:rPr>
              <w:t xml:space="preserve">, 2017, </w:t>
            </w:r>
            <w:r w:rsidRPr="000552C4" w:rsidR="000552C4">
              <w:rPr>
                <w:rFonts w:ascii="Helvetica" w:hAnsi="Helvetica" w:cs="Helvetica"/>
                <w:color w:val="595959"/>
                <w:sz w:val="22"/>
                <w:szCs w:val="20"/>
                <w:shd w:val="clear" w:color="auto" w:fill="F5F5F5"/>
              </w:rPr>
              <w:t>3rd Edición</w:t>
            </w:r>
          </w:p>
          <w:p w:rsidR="000552C4" w:rsidP="000552C4" w:rsidRDefault="000552C4" w14:paraId="220BD8B2" w14:textId="77777777">
            <w:pPr>
              <w:pStyle w:val="Sinespaciado"/>
              <w:jc w:val="left"/>
              <w:rPr>
                <w:rFonts w:ascii="Calibri" w:hAnsi="Calibri"/>
                <w:i/>
                <w:color w:val="808080" w:themeColor="background1" w:themeShade="80"/>
                <w:sz w:val="22"/>
                <w:szCs w:val="24"/>
              </w:rPr>
            </w:pPr>
          </w:p>
          <w:p w:rsidRPr="000512E7" w:rsidR="009B4B8F" w:rsidP="009B4B8F" w:rsidRDefault="00000000" w14:paraId="0A69B404" w14:textId="3045AF26">
            <w:pPr>
              <w:shd w:val="clear" w:color="auto" w:fill="FFFFFF"/>
              <w:rPr>
                <w:rFonts w:ascii="Helvetica" w:hAnsi="Helvetica" w:cs="Helvetica" w:eastAsiaTheme="minorEastAsia"/>
                <w:color w:val="595959"/>
                <w:kern w:val="2"/>
                <w:szCs w:val="20"/>
                <w:shd w:val="clear" w:color="auto" w:fill="F5F5F5"/>
                <w:lang w:val="en-US" w:eastAsia="ko-KR"/>
              </w:rPr>
            </w:pPr>
            <w:hyperlink w:history="1" r:id="rId57">
              <w:r w:rsidRPr="009B4B8F" w:rsidR="009B4B8F">
                <w:rPr>
                  <w:rFonts w:ascii="Helvetica" w:hAnsi="Helvetica" w:cs="Helvetica" w:eastAsiaTheme="minorEastAsia"/>
                  <w:color w:val="595959"/>
                  <w:kern w:val="2"/>
                  <w:szCs w:val="20"/>
                  <w:shd w:val="clear" w:color="auto" w:fill="F5F5F5"/>
                  <w:lang w:val="en-US" w:eastAsia="ko-KR"/>
                </w:rPr>
                <w:t>Shayle R. Searle</w:t>
              </w:r>
            </w:hyperlink>
            <w:r w:rsidRPr="009B4B8F" w:rsidR="009B4B8F">
              <w:rPr>
                <w:rFonts w:ascii="Helvetica" w:hAnsi="Helvetica" w:cs="Helvetica" w:eastAsiaTheme="minorEastAsia"/>
                <w:color w:val="595959"/>
                <w:kern w:val="2"/>
                <w:szCs w:val="20"/>
                <w:shd w:val="clear" w:color="auto" w:fill="F5F5F5"/>
                <w:lang w:val="en-US" w:eastAsia="ko-KR"/>
              </w:rPr>
              <w:t> (Author), </w:t>
            </w:r>
            <w:hyperlink w:history="1" r:id="rId58">
              <w:r w:rsidRPr="009B4B8F" w:rsidR="009B4B8F">
                <w:rPr>
                  <w:rFonts w:ascii="Helvetica" w:hAnsi="Helvetica" w:cs="Helvetica" w:eastAsiaTheme="minorEastAsia"/>
                  <w:color w:val="595959"/>
                  <w:kern w:val="2"/>
                  <w:szCs w:val="20"/>
                  <w:shd w:val="clear" w:color="auto" w:fill="F5F5F5"/>
                  <w:lang w:val="en-US" w:eastAsia="ko-KR"/>
                </w:rPr>
                <w:t>Andre I. Khuri</w:t>
              </w:r>
            </w:hyperlink>
            <w:r w:rsidR="009B4B8F">
              <w:rPr>
                <w:rFonts w:ascii="Helvetica" w:hAnsi="Helvetica" w:cs="Helvetica" w:eastAsiaTheme="minorEastAsia"/>
                <w:color w:val="595959"/>
                <w:kern w:val="2"/>
                <w:szCs w:val="20"/>
                <w:shd w:val="clear" w:color="auto" w:fill="F5F5F5"/>
                <w:lang w:val="en-US" w:eastAsia="ko-KR"/>
              </w:rPr>
              <w:t xml:space="preserve">. 2019. </w:t>
            </w:r>
            <w:r w:rsidRPr="009B4B8F" w:rsidR="009B4B8F">
              <w:rPr>
                <w:rFonts w:ascii="Helvetica" w:hAnsi="Helvetica" w:cs="Helvetica" w:eastAsiaTheme="minorEastAsia"/>
                <w:b/>
                <w:color w:val="595959"/>
                <w:kern w:val="2"/>
                <w:szCs w:val="20"/>
                <w:shd w:val="clear" w:color="auto" w:fill="F5F5F5"/>
                <w:lang w:val="en-US" w:eastAsia="ko-KR"/>
              </w:rPr>
              <w:t>Matrix Algebra Useful for Statistics (Wiley Series in Probability and Statistics) 2nd Edición</w:t>
            </w:r>
          </w:p>
        </w:tc>
      </w:tr>
    </w:tbl>
    <w:p w:rsidRPr="000552C4" w:rsidR="00511472" w:rsidP="002944DF" w:rsidRDefault="00511472" w14:paraId="05325374" w14:textId="76B849CD">
      <w:pPr>
        <w:pStyle w:val="Sinespaciado"/>
        <w:rPr>
          <w:i/>
          <w:color w:val="A6A6A6" w:themeColor="background1" w:themeShade="A6"/>
          <w:sz w:val="24"/>
          <w:szCs w:val="24"/>
          <w:lang w:val="en-AU"/>
        </w:rPr>
      </w:pPr>
    </w:p>
    <w:p w:rsidRPr="000552C4" w:rsidR="00511472" w:rsidP="002944DF" w:rsidRDefault="00511472" w14:paraId="16F43450" w14:textId="77777777">
      <w:pPr>
        <w:pStyle w:val="Sinespaciado"/>
        <w:rPr>
          <w:i/>
          <w:color w:val="A6A6A6" w:themeColor="background1" w:themeShade="A6"/>
          <w:sz w:val="24"/>
          <w:szCs w:val="24"/>
          <w:lang w:val="en-AU"/>
        </w:rPr>
      </w:pPr>
    </w:p>
    <w:p w:rsidRPr="000552C4" w:rsidR="00511472" w:rsidP="002944DF" w:rsidRDefault="00511472" w14:paraId="60C020FC" w14:textId="45BE5A3C">
      <w:pPr>
        <w:pStyle w:val="Sinespaciado"/>
        <w:rPr>
          <w:i/>
          <w:color w:val="A6A6A6" w:themeColor="background1" w:themeShade="A6"/>
          <w:sz w:val="24"/>
          <w:szCs w:val="24"/>
          <w:lang w:val="en-AU"/>
        </w:rPr>
      </w:pPr>
    </w:p>
    <w:tbl>
      <w:tblPr>
        <w:tblStyle w:val="Tablaconcuadrcula"/>
        <w:tblW w:w="9380" w:type="dxa"/>
        <w:tblInd w:w="113" w:type="dxa"/>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bottom w:w="57" w:type="dxa"/>
        </w:tblCellMar>
        <w:tblLook w:val="04A0" w:firstRow="1" w:lastRow="0" w:firstColumn="1" w:lastColumn="0" w:noHBand="0" w:noVBand="1"/>
      </w:tblPr>
      <w:tblGrid>
        <w:gridCol w:w="1583"/>
        <w:gridCol w:w="7797"/>
      </w:tblGrid>
      <w:tr w:rsidRPr="006C13FF" w:rsidR="00511472" w:rsidTr="007C2547" w14:paraId="0537649A" w14:textId="77777777">
        <w:tc>
          <w:tcPr>
            <w:tcW w:w="9380" w:type="dxa"/>
            <w:gridSpan w:val="2"/>
            <w:shd w:val="clear" w:color="auto" w:fill="F2F2F2" w:themeFill="background1" w:themeFillShade="F2"/>
          </w:tcPr>
          <w:p w:rsidRPr="006C13FF" w:rsidR="00511472" w:rsidP="007C2547" w:rsidRDefault="00511472" w14:paraId="1F471683" w14:textId="77777777">
            <w:pPr>
              <w:pStyle w:val="Ttulo1"/>
              <w:keepNext w:val="0"/>
              <w:keepLines w:val="0"/>
              <w:widowControl w:val="0"/>
              <w:shd w:val="clear" w:color="auto" w:fill="F7CAAC" w:themeFill="accent2" w:themeFillTint="66"/>
              <w:spacing w:line="276" w:lineRule="auto"/>
              <w:jc w:val="center"/>
              <w:outlineLvl w:val="0"/>
              <w:rPr>
                <w:rFonts w:ascii="Calibri" w:hAnsi="Calibri"/>
                <w:i/>
                <w:sz w:val="24"/>
                <w:szCs w:val="24"/>
                <w:lang w:val="es-CO"/>
              </w:rPr>
            </w:pPr>
            <w:r>
              <w:rPr>
                <w:rFonts w:ascii="Calibri" w:hAnsi="Calibri"/>
                <w:sz w:val="24"/>
                <w:szCs w:val="24"/>
                <w:lang w:val="es-CO"/>
              </w:rPr>
              <w:t>ACTIVIDADES DE APRENDIZAJE</w:t>
            </w:r>
            <w:r>
              <w:rPr>
                <w:rFonts w:ascii="Calibri" w:hAnsi="Calibri"/>
                <w:b w:val="0"/>
                <w:sz w:val="24"/>
                <w:szCs w:val="24"/>
                <w:lang w:val="es-CO"/>
              </w:rPr>
              <w:t xml:space="preserve"> </w:t>
            </w:r>
          </w:p>
        </w:tc>
      </w:tr>
      <w:tr w:rsidRPr="00405123" w:rsidR="00511472" w:rsidTr="007C2547" w14:paraId="6FEB7260" w14:textId="77777777">
        <w:tc>
          <w:tcPr>
            <w:tcW w:w="9380" w:type="dxa"/>
            <w:gridSpan w:val="2"/>
            <w:shd w:val="clear" w:color="auto" w:fill="FFF2CC" w:themeFill="accent4" w:themeFillTint="33"/>
          </w:tcPr>
          <w:p w:rsidR="00511472" w:rsidP="007C2547" w:rsidRDefault="00511472" w14:paraId="391B2696" w14:textId="50D77033">
            <w:pPr>
              <w:widowControl w:val="0"/>
              <w:spacing w:after="120" w:line="240" w:lineRule="auto"/>
              <w:rPr>
                <w:rFonts w:cs="Arial"/>
                <w:b/>
                <w:bCs/>
                <w:i/>
                <w:iCs/>
                <w:color w:val="2F5496" w:themeColor="accent5" w:themeShade="BF"/>
                <w:sz w:val="20"/>
              </w:rPr>
            </w:pPr>
            <w:r>
              <w:rPr>
                <w:rFonts w:ascii="Calibri" w:hAnsi="Calibri"/>
                <w:b/>
                <w:sz w:val="24"/>
                <w:szCs w:val="24"/>
                <w:lang w:val="es-CO"/>
              </w:rPr>
              <w:t xml:space="preserve">ACTIVIDAD </w:t>
            </w:r>
            <w:r w:rsidR="00985F98">
              <w:rPr>
                <w:rFonts w:ascii="Calibri" w:hAnsi="Calibri"/>
                <w:b/>
                <w:sz w:val="24"/>
                <w:szCs w:val="24"/>
                <w:lang w:val="es-CO"/>
              </w:rPr>
              <w:t>V</w:t>
            </w:r>
            <w:r>
              <w:rPr>
                <w:rFonts w:ascii="Calibri" w:hAnsi="Calibri"/>
                <w:b/>
                <w:sz w:val="24"/>
                <w:szCs w:val="24"/>
                <w:lang w:val="es-CO"/>
              </w:rPr>
              <w:t>I:</w:t>
            </w:r>
            <w:r w:rsidRPr="00D67E26">
              <w:rPr>
                <w:rFonts w:cs="Arial"/>
                <w:b/>
                <w:bCs/>
                <w:i/>
                <w:iCs/>
                <w:color w:val="2F5496" w:themeColor="accent5" w:themeShade="BF"/>
                <w:sz w:val="20"/>
              </w:rPr>
              <w:t xml:space="preserve"> </w:t>
            </w:r>
          </w:p>
          <w:p w:rsidRPr="00405123" w:rsidR="00511472" w:rsidP="007C2547" w:rsidRDefault="00511472" w14:paraId="61A41CA3" w14:textId="1590015F">
            <w:pPr>
              <w:widowControl w:val="0"/>
              <w:spacing w:after="120" w:line="240" w:lineRule="auto"/>
              <w:jc w:val="center"/>
              <w:rPr>
                <w:rFonts w:cs="Arial"/>
                <w:b/>
                <w:bCs/>
                <w:i/>
                <w:iCs/>
                <w:sz w:val="20"/>
              </w:rPr>
            </w:pPr>
            <w:r>
              <w:rPr>
                <w:rFonts w:cs="Arial"/>
                <w:b/>
                <w:bCs/>
                <w:i/>
                <w:iCs/>
                <w:sz w:val="20"/>
              </w:rPr>
              <w:t xml:space="preserve">Evaluemos lo aprendido Unidad </w:t>
            </w:r>
            <w:r w:rsidR="00985F98">
              <w:rPr>
                <w:rFonts w:cs="Arial"/>
                <w:b/>
                <w:bCs/>
                <w:i/>
                <w:iCs/>
                <w:sz w:val="20"/>
              </w:rPr>
              <w:t>2</w:t>
            </w:r>
            <w:r>
              <w:rPr>
                <w:rFonts w:cs="Arial"/>
                <w:b/>
                <w:bCs/>
                <w:i/>
                <w:iCs/>
                <w:sz w:val="20"/>
              </w:rPr>
              <w:t xml:space="preserve"> </w:t>
            </w:r>
          </w:p>
        </w:tc>
      </w:tr>
      <w:tr w:rsidRPr="002A578A" w:rsidR="00511472" w:rsidTr="007C2547" w14:paraId="568778EB" w14:textId="77777777">
        <w:tc>
          <w:tcPr>
            <w:tcW w:w="9380" w:type="dxa"/>
            <w:gridSpan w:val="2"/>
          </w:tcPr>
          <w:p w:rsidR="00511472" w:rsidRDefault="00511472" w14:paraId="368FD2EC" w14:textId="77777777">
            <w:pPr>
              <w:pStyle w:val="Sinespaciado"/>
              <w:numPr>
                <w:ilvl w:val="0"/>
                <w:numId w:val="24"/>
              </w:numPr>
              <w:jc w:val="left"/>
              <w:rPr>
                <w:rStyle w:val="nfasis"/>
                <w:rFonts w:ascii="Calibri" w:hAnsi="Calibri" w:cs="Calibri"/>
                <w:b/>
                <w:bCs/>
                <w:color w:val="000000"/>
                <w:lang w:val="es-CO"/>
              </w:rPr>
            </w:pPr>
            <w:r w:rsidRPr="00983D5B">
              <w:rPr>
                <w:rStyle w:val="nfasis"/>
                <w:rFonts w:ascii="Calibri" w:hAnsi="Calibri" w:cs="Calibri"/>
                <w:b/>
                <w:bCs/>
                <w:color w:val="000000"/>
                <w:lang w:val="es-CO"/>
              </w:rPr>
              <w:t>¿</w:t>
            </w:r>
            <w:r>
              <w:rPr>
                <w:rStyle w:val="nfasis"/>
                <w:rFonts w:ascii="Calibri" w:hAnsi="Calibri" w:cs="Calibri"/>
                <w:b/>
                <w:bCs/>
                <w:color w:val="000000"/>
                <w:lang w:val="es-CO"/>
              </w:rPr>
              <w:t>Qué vamos a lograr</w:t>
            </w:r>
            <w:r w:rsidRPr="00983D5B">
              <w:rPr>
                <w:rStyle w:val="nfasis"/>
                <w:rFonts w:ascii="Calibri" w:hAnsi="Calibri" w:cs="Calibri"/>
                <w:b/>
                <w:bCs/>
                <w:color w:val="000000"/>
                <w:lang w:val="es-CO"/>
              </w:rPr>
              <w:t>?</w:t>
            </w:r>
          </w:p>
          <w:p w:rsidRPr="00F35C56" w:rsidR="00511472" w:rsidP="007C2547" w:rsidRDefault="00511472" w14:paraId="469B7FED" w14:textId="0EA6851C">
            <w:pPr>
              <w:widowControl w:val="0"/>
              <w:spacing w:after="120" w:line="240" w:lineRule="auto"/>
              <w:rPr>
                <w:rFonts w:ascii="Calibri" w:hAnsi="Calibri"/>
                <w:i/>
                <w:color w:val="808080" w:themeColor="background1" w:themeShade="80"/>
                <w:szCs w:val="24"/>
              </w:rPr>
            </w:pPr>
            <w:r w:rsidRPr="00430C64">
              <w:rPr>
                <w:rFonts w:ascii="Calibri" w:hAnsi="Calibri"/>
                <w:i/>
                <w:szCs w:val="24"/>
              </w:rPr>
              <w:t xml:space="preserve">En esta actividad vas a poder demostrar el conocimiento y habilidades que has desarrollado (mediante tu trabajo </w:t>
            </w:r>
            <w:r w:rsidRPr="00430C64" w:rsidR="00985F98">
              <w:rPr>
                <w:rFonts w:ascii="Calibri" w:hAnsi="Calibri"/>
                <w:i/>
                <w:szCs w:val="24"/>
              </w:rPr>
              <w:t>autónomo) para</w:t>
            </w:r>
            <w:r w:rsidRPr="00430C64" w:rsidR="00985F98">
              <w:rPr>
                <w:rFonts w:ascii="Arial" w:hAnsi="Arial" w:cs="Arial"/>
                <w:shd w:val="clear" w:color="auto" w:fill="FFFFFF"/>
              </w:rPr>
              <w:t> </w:t>
            </w:r>
            <w:r w:rsidRPr="00430C64" w:rsidR="00985F98">
              <w:rPr>
                <w:rFonts w:ascii="Calibri" w:hAnsi="Calibri"/>
                <w:i/>
                <w:szCs w:val="24"/>
              </w:rPr>
              <w:t>resumir y sintetizar</w:t>
            </w:r>
            <w:r w:rsidR="002A2321">
              <w:rPr>
                <w:rFonts w:ascii="Calibri" w:hAnsi="Calibri"/>
                <w:i/>
                <w:szCs w:val="24"/>
              </w:rPr>
              <w:t xml:space="preserve"> mediante formas matriciales,</w:t>
            </w:r>
            <w:r w:rsidRPr="00430C64" w:rsidR="00985F98">
              <w:rPr>
                <w:rFonts w:ascii="Calibri" w:hAnsi="Calibri"/>
                <w:i/>
                <w:szCs w:val="24"/>
              </w:rPr>
              <w:t xml:space="preserve"> la información contenida en grandes </w:t>
            </w:r>
            <w:r w:rsidR="00A56F72">
              <w:rPr>
                <w:rFonts w:ascii="Calibri" w:hAnsi="Calibri"/>
                <w:i/>
                <w:szCs w:val="24"/>
              </w:rPr>
              <w:t>bases</w:t>
            </w:r>
            <w:r w:rsidRPr="00430C64" w:rsidR="00985F98">
              <w:rPr>
                <w:rFonts w:ascii="Calibri" w:hAnsi="Calibri"/>
                <w:i/>
                <w:szCs w:val="24"/>
              </w:rPr>
              <w:t xml:space="preserve"> de datos, con el fin de lograr una mejor comprensión</w:t>
            </w:r>
            <w:r w:rsidR="002E3B9B">
              <w:rPr>
                <w:rFonts w:ascii="Calibri" w:hAnsi="Calibri"/>
                <w:i/>
                <w:szCs w:val="24"/>
              </w:rPr>
              <w:t>,</w:t>
            </w:r>
            <w:r w:rsidRPr="00430C64" w:rsidR="00430C64">
              <w:rPr>
                <w:rFonts w:ascii="Calibri" w:hAnsi="Calibri"/>
                <w:i/>
                <w:szCs w:val="24"/>
              </w:rPr>
              <w:t xml:space="preserve"> representación</w:t>
            </w:r>
            <w:r w:rsidR="00A46783">
              <w:rPr>
                <w:rFonts w:ascii="Calibri" w:hAnsi="Calibri"/>
                <w:i/>
                <w:szCs w:val="24"/>
              </w:rPr>
              <w:t>,</w:t>
            </w:r>
            <w:r w:rsidR="002E3B9B">
              <w:rPr>
                <w:rFonts w:ascii="Calibri" w:hAnsi="Calibri"/>
                <w:i/>
                <w:szCs w:val="24"/>
              </w:rPr>
              <w:t xml:space="preserve"> manejo</w:t>
            </w:r>
            <w:r w:rsidRPr="00430C64" w:rsidR="00430C64">
              <w:rPr>
                <w:rFonts w:ascii="Calibri" w:hAnsi="Calibri"/>
                <w:i/>
                <w:szCs w:val="24"/>
              </w:rPr>
              <w:t xml:space="preserve"> </w:t>
            </w:r>
            <w:r w:rsidR="00A46783">
              <w:rPr>
                <w:rFonts w:ascii="Calibri" w:hAnsi="Calibri"/>
                <w:i/>
                <w:szCs w:val="24"/>
              </w:rPr>
              <w:t xml:space="preserve">y análisis </w:t>
            </w:r>
            <w:r w:rsidRPr="00430C64" w:rsidR="00985F98">
              <w:rPr>
                <w:rFonts w:ascii="Calibri" w:hAnsi="Calibri"/>
                <w:i/>
                <w:szCs w:val="24"/>
              </w:rPr>
              <w:t>de situaciones problémicas o fenómenos de estudio.</w:t>
            </w:r>
            <w:r w:rsidRPr="00430C64">
              <w:rPr>
                <w:rFonts w:ascii="Calibri" w:hAnsi="Calibri"/>
                <w:i/>
                <w:szCs w:val="24"/>
              </w:rPr>
              <w:t xml:space="preserve">  </w:t>
            </w:r>
          </w:p>
        </w:tc>
      </w:tr>
      <w:tr w:rsidR="00511472" w:rsidTr="007C2547" w14:paraId="391741EA" w14:textId="77777777">
        <w:tc>
          <w:tcPr>
            <w:tcW w:w="9380" w:type="dxa"/>
            <w:gridSpan w:val="2"/>
          </w:tcPr>
          <w:p w:rsidR="00511472" w:rsidRDefault="00511472" w14:paraId="2636B6B3" w14:textId="77777777">
            <w:pPr>
              <w:pStyle w:val="NormalWeb"/>
              <w:numPr>
                <w:ilvl w:val="0"/>
                <w:numId w:val="23"/>
              </w:numPr>
              <w:spacing w:before="0" w:beforeAutospacing="0" w:after="0" w:afterAutospacing="0"/>
              <w:rPr>
                <w:rStyle w:val="nfasis"/>
                <w:rFonts w:ascii="Calibri" w:hAnsi="Calibri" w:cs="Calibri" w:eastAsiaTheme="minorEastAsia"/>
                <w:b/>
                <w:bCs/>
                <w:color w:val="000000"/>
                <w:kern w:val="2"/>
                <w:sz w:val="20"/>
                <w:szCs w:val="22"/>
                <w:lang w:eastAsia="ko-KR"/>
              </w:rPr>
            </w:pPr>
            <w:r w:rsidRPr="00932DAC">
              <w:rPr>
                <w:rStyle w:val="nfasis"/>
                <w:rFonts w:ascii="Calibri" w:hAnsi="Calibri" w:cs="Calibri" w:eastAsiaTheme="minorEastAsia"/>
                <w:b/>
                <w:bCs/>
                <w:color w:val="000000"/>
                <w:kern w:val="2"/>
                <w:sz w:val="20"/>
                <w:szCs w:val="22"/>
                <w:lang w:eastAsia="ko-KR"/>
              </w:rPr>
              <w:t>¿Cómo lo vamos a lograr?</w:t>
            </w:r>
          </w:p>
          <w:p w:rsidR="00511472" w:rsidP="007C2547" w:rsidRDefault="00511472" w14:paraId="1C0BB703" w14:textId="77777777">
            <w:pPr>
              <w:pStyle w:val="NormalWeb"/>
              <w:spacing w:before="0" w:beforeAutospacing="0" w:after="0" w:afterAutospacing="0"/>
              <w:rPr>
                <w:rStyle w:val="nfasis"/>
                <w:rFonts w:ascii="Calibri" w:hAnsi="Calibri" w:cs="Calibri" w:eastAsiaTheme="minorEastAsia"/>
                <w:b/>
                <w:bCs/>
                <w:color w:val="000000"/>
                <w:kern w:val="2"/>
                <w:sz w:val="20"/>
                <w:szCs w:val="22"/>
                <w:lang w:eastAsia="ko-KR"/>
              </w:rPr>
            </w:pPr>
          </w:p>
          <w:p w:rsidR="00511472" w:rsidP="00EF6973" w:rsidRDefault="00511472" w14:paraId="0878BA98" w14:textId="3FBFFD04">
            <w:pPr>
              <w:pStyle w:val="NormalWeb"/>
              <w:spacing w:before="0" w:beforeAutospacing="0" w:after="0" w:afterAutospacing="0"/>
              <w:rPr>
                <w:rStyle w:val="nfasis"/>
                <w:rFonts w:ascii="Calibri" w:hAnsi="Calibri" w:cs="Calibri" w:eastAsiaTheme="minorEastAsia"/>
                <w:i w:val="0"/>
                <w:iCs w:val="0"/>
                <w:color w:val="000000"/>
                <w:kern w:val="2"/>
                <w:sz w:val="20"/>
                <w:szCs w:val="22"/>
                <w:lang w:eastAsia="ko-KR"/>
              </w:rPr>
            </w:pPr>
            <w:r>
              <w:rPr>
                <w:rStyle w:val="nfasis"/>
                <w:rFonts w:ascii="Calibri" w:hAnsi="Calibri" w:cs="Calibri" w:eastAsiaTheme="minorEastAsia"/>
                <w:i w:val="0"/>
                <w:iCs w:val="0"/>
                <w:color w:val="000000"/>
                <w:kern w:val="2"/>
                <w:sz w:val="20"/>
                <w:szCs w:val="22"/>
                <w:lang w:eastAsia="ko-KR"/>
              </w:rPr>
              <w:t>A</w:t>
            </w:r>
            <w:r w:rsidRPr="000B46A7">
              <w:rPr>
                <w:rStyle w:val="nfasis"/>
                <w:rFonts w:ascii="Calibri" w:hAnsi="Calibri" w:cs="Calibri" w:eastAsiaTheme="minorEastAsia"/>
                <w:i w:val="0"/>
                <w:iCs w:val="0"/>
                <w:color w:val="000000"/>
                <w:kern w:val="2"/>
                <w:sz w:val="20"/>
                <w:szCs w:val="22"/>
                <w:lang w:eastAsia="ko-KR"/>
              </w:rPr>
              <w:t xml:space="preserve">ntes de iniciar esta última actividad </w:t>
            </w:r>
            <w:r w:rsidR="00537C3F">
              <w:rPr>
                <w:rStyle w:val="nfasis"/>
                <w:rFonts w:ascii="Calibri" w:hAnsi="Calibri" w:cs="Calibri" w:eastAsiaTheme="minorEastAsia"/>
                <w:i w:val="0"/>
                <w:iCs w:val="0"/>
                <w:color w:val="000000"/>
                <w:kern w:val="2"/>
                <w:sz w:val="20"/>
                <w:szCs w:val="22"/>
                <w:lang w:eastAsia="ko-KR"/>
              </w:rPr>
              <w:t>N</w:t>
            </w:r>
            <w:r w:rsidRPr="000B46A7">
              <w:rPr>
                <w:rStyle w:val="nfasis"/>
                <w:rFonts w:ascii="Calibri" w:hAnsi="Calibri" w:cs="Calibri" w:eastAsiaTheme="minorEastAsia"/>
                <w:i w:val="0"/>
                <w:iCs w:val="0"/>
                <w:color w:val="000000"/>
                <w:kern w:val="2"/>
                <w:sz w:val="20"/>
                <w:szCs w:val="22"/>
                <w:lang w:eastAsia="ko-KR"/>
              </w:rPr>
              <w:t xml:space="preserve">o olvides revisar tus apuntes y ejercicios resueltos en la unidad </w:t>
            </w:r>
            <w:r w:rsidR="00ED6EBF">
              <w:rPr>
                <w:rStyle w:val="nfasis"/>
                <w:rFonts w:ascii="Calibri" w:hAnsi="Calibri" w:cs="Calibri" w:eastAsiaTheme="minorEastAsia"/>
                <w:i w:val="0"/>
                <w:iCs w:val="0"/>
                <w:color w:val="000000"/>
                <w:kern w:val="2"/>
                <w:sz w:val="20"/>
                <w:szCs w:val="22"/>
                <w:lang w:eastAsia="ko-KR"/>
              </w:rPr>
              <w:t>2</w:t>
            </w:r>
            <w:r w:rsidRPr="000B46A7">
              <w:rPr>
                <w:rStyle w:val="nfasis"/>
                <w:rFonts w:ascii="Calibri" w:hAnsi="Calibri" w:cs="Calibri" w:eastAsiaTheme="minorEastAsia"/>
                <w:i w:val="0"/>
                <w:iCs w:val="0"/>
                <w:color w:val="000000"/>
                <w:kern w:val="2"/>
                <w:sz w:val="20"/>
                <w:szCs w:val="22"/>
                <w:lang w:eastAsia="ko-KR"/>
              </w:rPr>
              <w:t xml:space="preserve"> </w:t>
            </w:r>
          </w:p>
          <w:p w:rsidRPr="000B46A7" w:rsidR="00EF6973" w:rsidP="00EF6973" w:rsidRDefault="00EF6973" w14:paraId="435A4B49" w14:textId="77777777">
            <w:pPr>
              <w:pStyle w:val="NormalWeb"/>
              <w:spacing w:before="0" w:beforeAutospacing="0" w:after="0" w:afterAutospacing="0"/>
              <w:rPr>
                <w:rStyle w:val="nfasis"/>
                <w:rFonts w:ascii="Calibri" w:hAnsi="Calibri" w:cs="Calibri" w:eastAsiaTheme="minorEastAsia"/>
                <w:i w:val="0"/>
                <w:iCs w:val="0"/>
                <w:color w:val="000000"/>
                <w:kern w:val="2"/>
                <w:sz w:val="20"/>
                <w:szCs w:val="22"/>
                <w:lang w:eastAsia="ko-KR"/>
              </w:rPr>
            </w:pPr>
          </w:p>
          <w:p w:rsidRPr="000B46A7" w:rsidR="00511472" w:rsidRDefault="00511472" w14:paraId="1A9B1E28" w14:textId="2C897B2F">
            <w:pPr>
              <w:pStyle w:val="NormalWeb"/>
              <w:numPr>
                <w:ilvl w:val="0"/>
                <w:numId w:val="23"/>
              </w:numPr>
              <w:spacing w:before="0" w:beforeAutospacing="0" w:after="0" w:afterAutospacing="0"/>
              <w:rPr>
                <w:rStyle w:val="nfasis"/>
                <w:rFonts w:ascii="Calibri" w:hAnsi="Calibri" w:cs="Calibri" w:eastAsiaTheme="minorEastAsia"/>
                <w:i w:val="0"/>
                <w:iCs w:val="0"/>
                <w:color w:val="000000"/>
                <w:kern w:val="2"/>
                <w:sz w:val="20"/>
                <w:szCs w:val="22"/>
                <w:lang w:eastAsia="ko-KR"/>
              </w:rPr>
            </w:pPr>
            <w:r>
              <w:rPr>
                <w:rStyle w:val="nfasis"/>
                <w:rFonts w:ascii="Calibri" w:hAnsi="Calibri" w:cs="Calibri" w:eastAsiaTheme="minorEastAsia"/>
                <w:i w:val="0"/>
                <w:iCs w:val="0"/>
                <w:color w:val="000000"/>
                <w:kern w:val="2"/>
                <w:sz w:val="20"/>
                <w:szCs w:val="22"/>
                <w:lang w:eastAsia="ko-KR"/>
              </w:rPr>
              <w:t>V</w:t>
            </w:r>
            <w:r w:rsidRPr="000B46A7">
              <w:rPr>
                <w:rStyle w:val="nfasis"/>
                <w:rFonts w:ascii="Calibri" w:hAnsi="Calibri" w:cs="Calibri" w:eastAsiaTheme="minorEastAsia"/>
                <w:i w:val="0"/>
                <w:iCs w:val="0"/>
                <w:color w:val="000000"/>
                <w:kern w:val="2"/>
                <w:sz w:val="20"/>
                <w:szCs w:val="22"/>
                <w:lang w:eastAsia="ko-KR"/>
              </w:rPr>
              <w:t xml:space="preserve">as a ingresar al enlace de la </w:t>
            </w:r>
            <w:r w:rsidRPr="00ED6EBF" w:rsidR="00ED6EBF">
              <w:rPr>
                <w:rStyle w:val="nfasis"/>
                <w:rFonts w:ascii="Calibri" w:hAnsi="Calibri" w:cs="Calibri" w:eastAsiaTheme="minorEastAsia"/>
                <w:b/>
                <w:bCs/>
                <w:i w:val="0"/>
                <w:iCs w:val="0"/>
                <w:color w:val="000000"/>
                <w:kern w:val="2"/>
                <w:sz w:val="20"/>
                <w:szCs w:val="22"/>
                <w:lang w:eastAsia="ko-KR"/>
              </w:rPr>
              <w:t>E</w:t>
            </w:r>
            <w:r w:rsidRPr="00ED6EBF">
              <w:rPr>
                <w:rStyle w:val="nfasis"/>
                <w:rFonts w:ascii="Calibri" w:hAnsi="Calibri" w:cs="Calibri" w:eastAsiaTheme="minorEastAsia"/>
                <w:b/>
                <w:bCs/>
                <w:i w:val="0"/>
                <w:iCs w:val="0"/>
                <w:color w:val="000000"/>
                <w:kern w:val="2"/>
                <w:sz w:val="20"/>
                <w:szCs w:val="22"/>
                <w:lang w:eastAsia="ko-KR"/>
              </w:rPr>
              <w:t xml:space="preserve">valuación de la unidad </w:t>
            </w:r>
            <w:r w:rsidRPr="00ED6EBF" w:rsidR="00ED6EBF">
              <w:rPr>
                <w:rStyle w:val="nfasis"/>
                <w:rFonts w:ascii="Calibri" w:hAnsi="Calibri" w:cs="Calibri" w:eastAsiaTheme="minorEastAsia"/>
                <w:b/>
                <w:bCs/>
                <w:i w:val="0"/>
                <w:iCs w:val="0"/>
                <w:color w:val="000000"/>
                <w:kern w:val="2"/>
                <w:sz w:val="20"/>
                <w:szCs w:val="22"/>
                <w:lang w:eastAsia="ko-KR"/>
              </w:rPr>
              <w:t>2</w:t>
            </w:r>
            <w:r w:rsidRPr="000B46A7">
              <w:rPr>
                <w:rStyle w:val="nfasis"/>
                <w:rFonts w:ascii="Calibri" w:hAnsi="Calibri" w:cs="Calibri" w:eastAsiaTheme="minorEastAsia"/>
                <w:i w:val="0"/>
                <w:iCs w:val="0"/>
                <w:color w:val="000000"/>
                <w:kern w:val="2"/>
                <w:sz w:val="20"/>
                <w:szCs w:val="22"/>
                <w:lang w:eastAsia="ko-KR"/>
              </w:rPr>
              <w:t xml:space="preserve">. </w:t>
            </w:r>
            <w:r>
              <w:rPr>
                <w:rStyle w:val="nfasis"/>
                <w:rFonts w:ascii="Calibri" w:hAnsi="Calibri" w:cs="Calibri" w:eastAsiaTheme="minorEastAsia"/>
                <w:i w:val="0"/>
                <w:iCs w:val="0"/>
                <w:color w:val="000000"/>
                <w:kern w:val="2"/>
                <w:sz w:val="20"/>
                <w:szCs w:val="22"/>
                <w:lang w:eastAsia="ko-KR"/>
              </w:rPr>
              <w:t>A</w:t>
            </w:r>
            <w:r w:rsidRPr="000B46A7">
              <w:rPr>
                <w:rStyle w:val="nfasis"/>
                <w:rFonts w:ascii="Calibri" w:hAnsi="Calibri" w:cs="Calibri" w:eastAsiaTheme="minorEastAsia"/>
                <w:i w:val="0"/>
                <w:iCs w:val="0"/>
                <w:color w:val="000000"/>
                <w:kern w:val="2"/>
                <w:sz w:val="20"/>
                <w:szCs w:val="22"/>
                <w:lang w:eastAsia="ko-KR"/>
              </w:rPr>
              <w:t xml:space="preserve">hí se te presenta una lista de preguntas </w:t>
            </w:r>
            <w:r>
              <w:rPr>
                <w:rStyle w:val="nfasis"/>
                <w:rFonts w:ascii="Calibri" w:hAnsi="Calibri" w:cs="Calibri" w:eastAsiaTheme="minorEastAsia"/>
                <w:i w:val="0"/>
                <w:iCs w:val="0"/>
                <w:color w:val="000000"/>
                <w:kern w:val="2"/>
                <w:sz w:val="20"/>
                <w:szCs w:val="22"/>
                <w:lang w:eastAsia="ko-KR"/>
              </w:rPr>
              <w:t>teóricas</w:t>
            </w:r>
            <w:r>
              <w:rPr>
                <w:rStyle w:val="nfasis"/>
                <w:rFonts w:cs="Calibri" w:eastAsiaTheme="minorEastAsia"/>
                <w:color w:val="000000"/>
                <w:kern w:val="2"/>
                <w:sz w:val="20"/>
                <w:szCs w:val="22"/>
                <w:lang w:eastAsia="ko-KR"/>
              </w:rPr>
              <w:t xml:space="preserve"> </w:t>
            </w:r>
            <w:r>
              <w:rPr>
                <w:rStyle w:val="nfasis"/>
                <w:rFonts w:ascii="Calibri" w:hAnsi="Calibri" w:cs="Calibri" w:eastAsiaTheme="minorEastAsia"/>
                <w:i w:val="0"/>
                <w:iCs w:val="0"/>
                <w:color w:val="000000"/>
                <w:kern w:val="2"/>
                <w:sz w:val="20"/>
                <w:szCs w:val="22"/>
                <w:lang w:eastAsia="ko-KR"/>
              </w:rPr>
              <w:t xml:space="preserve">que debes </w:t>
            </w:r>
            <w:r w:rsidR="00537C3F">
              <w:rPr>
                <w:rStyle w:val="nfasis"/>
                <w:rFonts w:ascii="Calibri" w:hAnsi="Calibri" w:cs="Calibri" w:eastAsiaTheme="minorEastAsia"/>
                <w:i w:val="0"/>
                <w:iCs w:val="0"/>
                <w:color w:val="000000"/>
                <w:kern w:val="2"/>
                <w:sz w:val="20"/>
                <w:szCs w:val="22"/>
                <w:lang w:eastAsia="ko-KR"/>
              </w:rPr>
              <w:t xml:space="preserve">resolverla haciendo los cálculos </w:t>
            </w:r>
            <w:r w:rsidR="001B3B0C">
              <w:rPr>
                <w:rStyle w:val="nfasis"/>
                <w:rFonts w:ascii="Calibri" w:hAnsi="Calibri" w:cs="Calibri" w:eastAsiaTheme="minorEastAsia"/>
                <w:i w:val="0"/>
                <w:iCs w:val="0"/>
                <w:color w:val="000000"/>
                <w:kern w:val="2"/>
                <w:sz w:val="20"/>
                <w:szCs w:val="22"/>
                <w:lang w:eastAsia="ko-KR"/>
              </w:rPr>
              <w:t>pertinentes y</w:t>
            </w:r>
            <w:r w:rsidR="00537C3F">
              <w:rPr>
                <w:rStyle w:val="nfasis"/>
                <w:rFonts w:ascii="Calibri" w:hAnsi="Calibri" w:cs="Calibri" w:eastAsiaTheme="minorEastAsia"/>
                <w:i w:val="0"/>
                <w:iCs w:val="0"/>
                <w:color w:val="000000"/>
                <w:kern w:val="2"/>
                <w:sz w:val="20"/>
                <w:szCs w:val="22"/>
                <w:lang w:eastAsia="ko-KR"/>
              </w:rPr>
              <w:t xml:space="preserve"> luego </w:t>
            </w:r>
            <w:r>
              <w:rPr>
                <w:rStyle w:val="nfasis"/>
                <w:rFonts w:ascii="Calibri" w:hAnsi="Calibri" w:cs="Calibri" w:eastAsiaTheme="minorEastAsia"/>
                <w:i w:val="0"/>
                <w:iCs w:val="0"/>
                <w:color w:val="000000"/>
                <w:kern w:val="2"/>
                <w:sz w:val="20"/>
                <w:szCs w:val="22"/>
                <w:lang w:eastAsia="ko-KR"/>
              </w:rPr>
              <w:t>contestar</w:t>
            </w:r>
            <w:r w:rsidR="00537C3F">
              <w:rPr>
                <w:rStyle w:val="nfasis"/>
                <w:rFonts w:ascii="Calibri" w:hAnsi="Calibri" w:cs="Calibri" w:eastAsiaTheme="minorEastAsia"/>
                <w:i w:val="0"/>
                <w:iCs w:val="0"/>
                <w:color w:val="000000"/>
                <w:kern w:val="2"/>
                <w:sz w:val="20"/>
                <w:szCs w:val="22"/>
                <w:lang w:eastAsia="ko-KR"/>
              </w:rPr>
              <w:t xml:space="preserve"> en la plataforma</w:t>
            </w:r>
            <w:r w:rsidRPr="000B46A7">
              <w:rPr>
                <w:rStyle w:val="nfasis"/>
                <w:rFonts w:ascii="Calibri" w:hAnsi="Calibri" w:cs="Calibri" w:eastAsiaTheme="minorEastAsia"/>
                <w:i w:val="0"/>
                <w:iCs w:val="0"/>
                <w:color w:val="000000"/>
                <w:kern w:val="2"/>
                <w:sz w:val="20"/>
                <w:szCs w:val="22"/>
                <w:lang w:eastAsia="ko-KR"/>
              </w:rPr>
              <w:t xml:space="preserve">. </w:t>
            </w:r>
          </w:p>
          <w:p w:rsidR="00511472" w:rsidRDefault="00511472" w14:paraId="4BE09C34" w14:textId="77777777">
            <w:pPr>
              <w:pStyle w:val="NormalWeb"/>
              <w:numPr>
                <w:ilvl w:val="0"/>
                <w:numId w:val="23"/>
              </w:numPr>
              <w:spacing w:before="0" w:beforeAutospacing="0" w:after="0" w:afterAutospacing="0"/>
              <w:rPr>
                <w:rStyle w:val="nfasis"/>
                <w:rFonts w:ascii="Calibri" w:hAnsi="Calibri" w:cs="Calibri" w:eastAsiaTheme="minorEastAsia"/>
                <w:b/>
                <w:bCs/>
                <w:i w:val="0"/>
                <w:iCs w:val="0"/>
                <w:color w:val="000000"/>
                <w:kern w:val="2"/>
                <w:sz w:val="20"/>
                <w:szCs w:val="22"/>
                <w:lang w:val="es-ES_tradnl" w:eastAsia="ko-KR"/>
              </w:rPr>
            </w:pPr>
            <w:r w:rsidRPr="004F76B4">
              <w:rPr>
                <w:rStyle w:val="nfasis"/>
                <w:rFonts w:ascii="Calibri" w:hAnsi="Calibri" w:cs="Calibri" w:eastAsiaTheme="minorEastAsia"/>
                <w:b/>
                <w:bCs/>
                <w:i w:val="0"/>
                <w:iCs w:val="0"/>
                <w:color w:val="000000"/>
                <w:kern w:val="2"/>
                <w:sz w:val="20"/>
                <w:szCs w:val="22"/>
                <w:lang w:val="es-ES_tradnl" w:eastAsia="ko-KR"/>
              </w:rPr>
              <w:t xml:space="preserve">Evaluando lo aprendido </w:t>
            </w:r>
          </w:p>
          <w:p w:rsidR="00511472" w:rsidP="007C2547" w:rsidRDefault="00511472" w14:paraId="02D54F29" w14:textId="77777777">
            <w:pPr>
              <w:pStyle w:val="NormalWeb"/>
              <w:spacing w:before="0" w:beforeAutospacing="0" w:after="0" w:afterAutospacing="0"/>
              <w:ind w:left="1080"/>
              <w:rPr>
                <w:rStyle w:val="nfasis"/>
                <w:rFonts w:ascii="Calibri" w:hAnsi="Calibri" w:cs="Calibri" w:eastAsiaTheme="minorEastAsia"/>
                <w:i w:val="0"/>
                <w:iCs w:val="0"/>
                <w:color w:val="000000"/>
                <w:kern w:val="2"/>
                <w:sz w:val="20"/>
                <w:szCs w:val="22"/>
                <w:lang w:val="es-ES_tradnl" w:eastAsia="ko-KR"/>
              </w:rPr>
            </w:pPr>
            <w:r w:rsidRPr="000B46A7">
              <w:rPr>
                <w:rStyle w:val="nfasis"/>
                <w:rFonts w:ascii="Calibri" w:hAnsi="Calibri" w:cs="Calibri" w:eastAsiaTheme="minorEastAsia"/>
                <w:i w:val="0"/>
                <w:iCs w:val="0"/>
                <w:color w:val="000000"/>
                <w:kern w:val="2"/>
                <w:sz w:val="20"/>
                <w:szCs w:val="22"/>
                <w:lang w:val="es-ES_tradnl" w:eastAsia="ko-KR"/>
              </w:rPr>
              <w:t xml:space="preserve">Debes conseguir un 80% para superarlo. No te preocupes si no lo supera a la primera, tienes </w:t>
            </w:r>
            <w:r>
              <w:rPr>
                <w:rStyle w:val="nfasis"/>
                <w:rFonts w:ascii="Calibri" w:hAnsi="Calibri" w:cs="Calibri" w:eastAsiaTheme="minorEastAsia"/>
                <w:i w:val="0"/>
                <w:iCs w:val="0"/>
                <w:color w:val="000000"/>
                <w:kern w:val="2"/>
                <w:sz w:val="20"/>
                <w:szCs w:val="22"/>
                <w:lang w:val="es-ES_tradnl" w:eastAsia="ko-KR"/>
              </w:rPr>
              <w:t>una segunda</w:t>
            </w:r>
            <w:r w:rsidRPr="000B46A7">
              <w:rPr>
                <w:rStyle w:val="nfasis"/>
                <w:rFonts w:ascii="Calibri" w:hAnsi="Calibri" w:cs="Calibri" w:eastAsiaTheme="minorEastAsia"/>
                <w:i w:val="0"/>
                <w:iCs w:val="0"/>
                <w:color w:val="000000"/>
                <w:kern w:val="2"/>
                <w:sz w:val="20"/>
                <w:szCs w:val="22"/>
                <w:lang w:val="es-ES_tradnl" w:eastAsia="ko-KR"/>
              </w:rPr>
              <w:t xml:space="preserve"> oportunidad para repasar los contenidos y volver a intentarlo, </w:t>
            </w:r>
            <w:r>
              <w:rPr>
                <w:rStyle w:val="nfasis"/>
                <w:rFonts w:ascii="Calibri" w:hAnsi="Calibri" w:cs="Calibri" w:eastAsiaTheme="minorEastAsia"/>
                <w:i w:val="0"/>
                <w:iCs w:val="0"/>
                <w:color w:val="000000"/>
                <w:kern w:val="2"/>
                <w:sz w:val="20"/>
                <w:szCs w:val="22"/>
                <w:lang w:val="es-ES_tradnl" w:eastAsia="ko-KR"/>
              </w:rPr>
              <w:t>con el fin de</w:t>
            </w:r>
            <w:r w:rsidRPr="000B46A7">
              <w:rPr>
                <w:rStyle w:val="nfasis"/>
                <w:rFonts w:ascii="Calibri" w:hAnsi="Calibri" w:cs="Calibri" w:eastAsiaTheme="minorEastAsia"/>
                <w:i w:val="0"/>
                <w:iCs w:val="0"/>
                <w:color w:val="000000"/>
                <w:kern w:val="2"/>
                <w:sz w:val="20"/>
                <w:szCs w:val="22"/>
                <w:lang w:val="es-ES_tradnl" w:eastAsia="ko-KR"/>
              </w:rPr>
              <w:t xml:space="preserve"> aprobar y tener dominada la unidad.   </w:t>
            </w:r>
          </w:p>
          <w:p w:rsidR="00511472" w:rsidP="007C2547" w:rsidRDefault="00511472" w14:paraId="4C4A8A52" w14:textId="77777777">
            <w:pPr>
              <w:pStyle w:val="NormalWeb"/>
              <w:spacing w:before="0" w:beforeAutospacing="0" w:after="0" w:afterAutospacing="0"/>
              <w:ind w:left="1080"/>
              <w:rPr>
                <w:rStyle w:val="nfasis"/>
                <w:rFonts w:ascii="Calibri" w:hAnsi="Calibri" w:cs="Calibri" w:eastAsiaTheme="minorEastAsia"/>
                <w:color w:val="000000"/>
                <w:kern w:val="2"/>
                <w:lang w:val="es-ES_tradnl" w:eastAsia="ko-KR"/>
              </w:rPr>
            </w:pPr>
          </w:p>
          <w:p w:rsidRPr="000B46A7" w:rsidR="00511472" w:rsidRDefault="00511472" w14:paraId="62A94EFF" w14:textId="114BB725">
            <w:pPr>
              <w:pStyle w:val="NormalWeb"/>
              <w:numPr>
                <w:ilvl w:val="0"/>
                <w:numId w:val="23"/>
              </w:numPr>
              <w:spacing w:before="0" w:beforeAutospacing="0" w:after="0" w:afterAutospacing="0"/>
              <w:rPr>
                <w:rStyle w:val="nfasis"/>
                <w:rFonts w:ascii="Calibri" w:hAnsi="Calibri" w:cs="Calibri" w:eastAsiaTheme="minorEastAsia"/>
                <w:b/>
                <w:bCs/>
                <w:i w:val="0"/>
                <w:iCs w:val="0"/>
                <w:color w:val="000000"/>
                <w:kern w:val="2"/>
                <w:sz w:val="20"/>
                <w:szCs w:val="22"/>
                <w:lang w:val="es-ES_tradnl" w:eastAsia="ko-KR"/>
              </w:rPr>
            </w:pPr>
            <w:r>
              <w:rPr>
                <w:rFonts w:cs="Arial"/>
                <w:b/>
                <w:bCs/>
                <w:i/>
                <w:iCs/>
                <w:color w:val="FF0000"/>
                <w:sz w:val="20"/>
              </w:rPr>
              <w:t xml:space="preserve">Enlace: </w:t>
            </w:r>
            <w:r w:rsidR="00D702AC">
              <w:rPr>
                <w:rFonts w:cs="Arial"/>
                <w:b/>
                <w:bCs/>
                <w:i/>
                <w:iCs/>
                <w:color w:val="FF0000"/>
                <w:sz w:val="20"/>
              </w:rPr>
              <w:t xml:space="preserve">Evaluación Unidad </w:t>
            </w:r>
            <w:r w:rsidR="00ED6EBF">
              <w:rPr>
                <w:rFonts w:cs="Arial"/>
                <w:b/>
                <w:bCs/>
                <w:i/>
                <w:iCs/>
                <w:color w:val="FF0000"/>
                <w:sz w:val="20"/>
              </w:rPr>
              <w:t>2 (C</w:t>
            </w:r>
            <w:r>
              <w:rPr>
                <w:rFonts w:cs="Arial"/>
                <w:b/>
                <w:bCs/>
                <w:i/>
                <w:iCs/>
                <w:color w:val="FF0000"/>
                <w:sz w:val="20"/>
              </w:rPr>
              <w:t xml:space="preserve">uestionario secciones </w:t>
            </w:r>
            <w:r w:rsidR="00D702AC">
              <w:rPr>
                <w:rFonts w:cs="Arial"/>
                <w:b/>
                <w:bCs/>
                <w:i/>
                <w:iCs/>
                <w:color w:val="FF0000"/>
                <w:sz w:val="20"/>
              </w:rPr>
              <w:t>2</w:t>
            </w:r>
            <w:r>
              <w:rPr>
                <w:rFonts w:cs="Arial"/>
                <w:b/>
                <w:bCs/>
                <w:i/>
                <w:iCs/>
                <w:color w:val="FF0000"/>
                <w:sz w:val="20"/>
              </w:rPr>
              <w:t xml:space="preserve">.1 a </w:t>
            </w:r>
            <w:r w:rsidR="00D702AC">
              <w:rPr>
                <w:rFonts w:cs="Arial"/>
                <w:b/>
                <w:bCs/>
                <w:i/>
                <w:iCs/>
                <w:color w:val="FF0000"/>
                <w:sz w:val="20"/>
              </w:rPr>
              <w:t>2.8</w:t>
            </w:r>
            <w:r>
              <w:rPr>
                <w:rFonts w:cs="Arial"/>
                <w:b/>
                <w:bCs/>
                <w:i/>
                <w:iCs/>
                <w:color w:val="FF0000"/>
                <w:sz w:val="20"/>
              </w:rPr>
              <w:t>)</w:t>
            </w:r>
          </w:p>
          <w:p w:rsidRPr="00ED6EBF" w:rsidR="00511472" w:rsidP="007C2547" w:rsidRDefault="00511472" w14:paraId="14486A00" w14:textId="77777777">
            <w:pPr>
              <w:pStyle w:val="NormalWeb"/>
              <w:spacing w:before="0" w:beforeAutospacing="0" w:after="0" w:afterAutospacing="0"/>
              <w:rPr>
                <w:rFonts w:ascii="Calibri" w:hAnsi="Calibri"/>
                <w:i/>
                <w:color w:val="808080" w:themeColor="background1" w:themeShade="80"/>
                <w:sz w:val="22"/>
                <w:lang w:val="es-ES_tradnl"/>
              </w:rPr>
            </w:pPr>
          </w:p>
        </w:tc>
      </w:tr>
      <w:tr w:rsidRPr="00EE1BA6" w:rsidR="00511472" w:rsidTr="007C2547" w14:paraId="7EF972EC" w14:textId="77777777">
        <w:tc>
          <w:tcPr>
            <w:tcW w:w="9380" w:type="dxa"/>
            <w:gridSpan w:val="2"/>
          </w:tcPr>
          <w:p w:rsidR="00511472" w:rsidP="007C2547" w:rsidRDefault="00511472" w14:paraId="4C488586" w14:textId="77777777">
            <w:pPr>
              <w:pStyle w:val="Sinespaciado"/>
              <w:jc w:val="left"/>
              <w:rPr>
                <w:rStyle w:val="nfasis"/>
                <w:rFonts w:ascii="Calibri" w:hAnsi="Calibri" w:cs="Calibri"/>
                <w:b/>
                <w:bCs/>
                <w:color w:val="000000"/>
                <w:lang w:val="es-CO"/>
              </w:rPr>
            </w:pPr>
            <w:r w:rsidRPr="006E7013">
              <w:rPr>
                <w:rStyle w:val="nfasis"/>
                <w:rFonts w:ascii="Calibri" w:hAnsi="Calibri" w:cs="Calibri"/>
                <w:b/>
                <w:bCs/>
                <w:color w:val="000000"/>
                <w:lang w:val="es-CO"/>
              </w:rPr>
              <w:t>¿Cómo lo vamos a evaluar?</w:t>
            </w:r>
          </w:p>
          <w:p w:rsidR="00511472" w:rsidP="007C2547" w:rsidRDefault="00511472" w14:paraId="15374584" w14:textId="77777777">
            <w:pPr>
              <w:pStyle w:val="Sinespaciado"/>
              <w:jc w:val="left"/>
              <w:rPr>
                <w:rFonts w:ascii="Calibri" w:hAnsi="Calibri"/>
                <w:i/>
                <w:color w:val="808080" w:themeColor="background1" w:themeShade="80"/>
                <w:sz w:val="22"/>
                <w:szCs w:val="24"/>
                <w:lang w:val="es-CO"/>
              </w:rPr>
            </w:pPr>
          </w:p>
          <w:p w:rsidR="00511472" w:rsidP="007C2547" w:rsidRDefault="00511472" w14:paraId="30A6BEE5" w14:textId="77777777">
            <w:pPr>
              <w:pStyle w:val="Sinespaciado"/>
              <w:rPr>
                <w:rFonts w:ascii="Calibri" w:hAnsi="Calibri"/>
                <w:i/>
                <w:color w:val="808080" w:themeColor="background1" w:themeShade="80"/>
                <w:sz w:val="22"/>
                <w:szCs w:val="24"/>
                <w:lang w:val="es-CO"/>
              </w:rPr>
            </w:pPr>
          </w:p>
          <w:tbl>
            <w:tblPr>
              <w:tblStyle w:val="Tablaconcuadrcula"/>
              <w:tblW w:w="0" w:type="auto"/>
              <w:jc w:val="center"/>
              <w:tblLook w:val="04A0" w:firstRow="1" w:lastRow="0" w:firstColumn="1" w:lastColumn="0" w:noHBand="0" w:noVBand="1"/>
            </w:tblPr>
            <w:tblGrid>
              <w:gridCol w:w="6544"/>
              <w:gridCol w:w="846"/>
            </w:tblGrid>
            <w:tr w:rsidRPr="003117EC" w:rsidR="00511472" w:rsidTr="007C2547" w14:paraId="63ECF9F4" w14:textId="77777777">
              <w:trPr>
                <w:jc w:val="center"/>
              </w:trPr>
              <w:tc>
                <w:tcPr>
                  <w:tcW w:w="6544" w:type="dxa"/>
                </w:tcPr>
                <w:p w:rsidRPr="003117EC" w:rsidR="00511472" w:rsidP="007C2547" w:rsidRDefault="00511472" w14:paraId="07F636A7" w14:textId="77777777">
                  <w:pPr>
                    <w:pStyle w:val="Sinespaciado"/>
                    <w:jc w:val="center"/>
                    <w:rPr>
                      <w:rFonts w:ascii="Calibri" w:hAnsi="Calibri"/>
                      <w:b/>
                      <w:i/>
                      <w:sz w:val="18"/>
                      <w:szCs w:val="24"/>
                      <w:lang w:val="es-CO"/>
                    </w:rPr>
                  </w:pPr>
                  <w:r w:rsidRPr="003117EC">
                    <w:rPr>
                      <w:rFonts w:ascii="Calibri" w:hAnsi="Calibri"/>
                      <w:b/>
                      <w:i/>
                      <w:sz w:val="18"/>
                      <w:szCs w:val="24"/>
                      <w:lang w:val="es-CO"/>
                    </w:rPr>
                    <w:t>Criterios de desempeño</w:t>
                  </w:r>
                </w:p>
              </w:tc>
              <w:tc>
                <w:tcPr>
                  <w:tcW w:w="846" w:type="dxa"/>
                </w:tcPr>
                <w:p w:rsidRPr="003117EC" w:rsidR="00511472" w:rsidP="007C2547" w:rsidRDefault="00511472" w14:paraId="0B9B67E2" w14:textId="77777777">
                  <w:pPr>
                    <w:pStyle w:val="Sinespaciado"/>
                    <w:jc w:val="center"/>
                    <w:rPr>
                      <w:rFonts w:ascii="Calibri" w:hAnsi="Calibri"/>
                      <w:b/>
                      <w:i/>
                      <w:sz w:val="18"/>
                      <w:szCs w:val="24"/>
                      <w:lang w:val="es-CO"/>
                    </w:rPr>
                  </w:pPr>
                  <w:r w:rsidRPr="003117EC">
                    <w:rPr>
                      <w:rFonts w:ascii="Calibri" w:hAnsi="Calibri"/>
                      <w:b/>
                      <w:i/>
                      <w:sz w:val="18"/>
                      <w:szCs w:val="24"/>
                      <w:lang w:val="es-CO"/>
                    </w:rPr>
                    <w:t>Puntos</w:t>
                  </w:r>
                </w:p>
              </w:tc>
            </w:tr>
            <w:tr w:rsidRPr="003117EC" w:rsidR="00511472" w:rsidTr="007C2547" w14:paraId="503DAD4B" w14:textId="77777777">
              <w:trPr>
                <w:jc w:val="center"/>
              </w:trPr>
              <w:tc>
                <w:tcPr>
                  <w:tcW w:w="6544" w:type="dxa"/>
                </w:tcPr>
                <w:p w:rsidRPr="003117EC" w:rsidR="00511472" w:rsidP="007C2547" w:rsidRDefault="00511472" w14:paraId="62F09D9C" w14:textId="77777777">
                  <w:pPr>
                    <w:pStyle w:val="Sinespaciado"/>
                    <w:jc w:val="left"/>
                    <w:rPr>
                      <w:rFonts w:ascii="Calibri" w:hAnsi="Calibri"/>
                      <w:i/>
                      <w:sz w:val="18"/>
                      <w:szCs w:val="24"/>
                      <w:lang w:val="es-CO"/>
                    </w:rPr>
                  </w:pPr>
                  <w:r>
                    <w:rPr>
                      <w:rFonts w:ascii="Calibri" w:hAnsi="Calibri"/>
                      <w:i/>
                      <w:sz w:val="18"/>
                      <w:szCs w:val="24"/>
                      <w:lang w:val="es-CO"/>
                    </w:rPr>
                    <w:t xml:space="preserve">Cuestionario: </w:t>
                  </w:r>
                  <w:r w:rsidRPr="003117EC">
                    <w:rPr>
                      <w:rFonts w:ascii="Calibri" w:hAnsi="Calibri"/>
                      <w:i/>
                      <w:sz w:val="18"/>
                      <w:szCs w:val="24"/>
                      <w:lang w:val="es-CO"/>
                    </w:rPr>
                    <w:t>Resolu</w:t>
                  </w:r>
                  <w:r>
                    <w:rPr>
                      <w:rFonts w:ascii="Calibri" w:hAnsi="Calibri"/>
                      <w:i/>
                      <w:sz w:val="18"/>
                      <w:szCs w:val="24"/>
                      <w:lang w:val="es-CO"/>
                    </w:rPr>
                    <w:t>ción en forma individual en el modelamiento, optimización y aplicación de modelos probabilísticos</w:t>
                  </w:r>
                </w:p>
              </w:tc>
              <w:tc>
                <w:tcPr>
                  <w:tcW w:w="846" w:type="dxa"/>
                </w:tcPr>
                <w:p w:rsidRPr="003117EC" w:rsidR="00511472" w:rsidP="007C2547" w:rsidRDefault="00537C3F" w14:paraId="43DB544C" w14:textId="154143D8">
                  <w:pPr>
                    <w:pStyle w:val="Sinespaciado"/>
                    <w:jc w:val="left"/>
                    <w:rPr>
                      <w:rFonts w:ascii="Calibri" w:hAnsi="Calibri"/>
                      <w:i/>
                      <w:sz w:val="18"/>
                      <w:szCs w:val="24"/>
                      <w:lang w:val="es-CO"/>
                    </w:rPr>
                  </w:pPr>
                  <w:r>
                    <w:rPr>
                      <w:rFonts w:ascii="Calibri" w:hAnsi="Calibri"/>
                      <w:i/>
                      <w:sz w:val="18"/>
                      <w:szCs w:val="24"/>
                      <w:lang w:val="es-CO"/>
                    </w:rPr>
                    <w:t>5</w:t>
                  </w:r>
                </w:p>
              </w:tc>
            </w:tr>
            <w:tr w:rsidRPr="003117EC" w:rsidR="00511472" w:rsidTr="007C2547" w14:paraId="051C944E" w14:textId="77777777">
              <w:trPr>
                <w:jc w:val="center"/>
              </w:trPr>
              <w:tc>
                <w:tcPr>
                  <w:tcW w:w="6544" w:type="dxa"/>
                </w:tcPr>
                <w:p w:rsidRPr="003117EC" w:rsidR="00511472" w:rsidP="007C2547" w:rsidRDefault="00511472" w14:paraId="692DED3C" w14:textId="77777777">
                  <w:pPr>
                    <w:pStyle w:val="Sinespaciado"/>
                    <w:jc w:val="right"/>
                    <w:rPr>
                      <w:rFonts w:ascii="Calibri" w:hAnsi="Calibri"/>
                      <w:b/>
                      <w:i/>
                      <w:sz w:val="18"/>
                      <w:szCs w:val="24"/>
                      <w:lang w:val="es-CO"/>
                    </w:rPr>
                  </w:pPr>
                  <w:r w:rsidRPr="003117EC">
                    <w:rPr>
                      <w:rFonts w:ascii="Calibri" w:hAnsi="Calibri"/>
                      <w:b/>
                      <w:i/>
                      <w:sz w:val="18"/>
                      <w:szCs w:val="24"/>
                      <w:lang w:val="es-CO"/>
                    </w:rPr>
                    <w:t>La suma total debe dar</w:t>
                  </w:r>
                </w:p>
              </w:tc>
              <w:tc>
                <w:tcPr>
                  <w:tcW w:w="846" w:type="dxa"/>
                </w:tcPr>
                <w:p w:rsidRPr="003117EC" w:rsidR="00511472" w:rsidP="007C2547" w:rsidRDefault="00511472" w14:paraId="21F31295" w14:textId="77777777">
                  <w:pPr>
                    <w:pStyle w:val="Sinespaciado"/>
                    <w:jc w:val="left"/>
                    <w:rPr>
                      <w:rFonts w:ascii="Calibri" w:hAnsi="Calibri"/>
                      <w:b/>
                      <w:i/>
                      <w:sz w:val="18"/>
                      <w:szCs w:val="24"/>
                      <w:lang w:val="es-CO"/>
                    </w:rPr>
                  </w:pPr>
                  <w:r w:rsidRPr="003117EC">
                    <w:rPr>
                      <w:rFonts w:ascii="Calibri" w:hAnsi="Calibri"/>
                      <w:b/>
                      <w:i/>
                      <w:sz w:val="18"/>
                      <w:szCs w:val="24"/>
                      <w:lang w:val="es-CO"/>
                    </w:rPr>
                    <w:t>5</w:t>
                  </w:r>
                </w:p>
              </w:tc>
            </w:tr>
          </w:tbl>
          <w:p w:rsidR="00511472" w:rsidP="007C2547" w:rsidRDefault="00511472" w14:paraId="34723453" w14:textId="77777777">
            <w:pPr>
              <w:pStyle w:val="Sinespaciado"/>
              <w:rPr>
                <w:rFonts w:ascii="Calibri" w:hAnsi="Calibri"/>
                <w:i/>
                <w:color w:val="808080" w:themeColor="background1" w:themeShade="80"/>
                <w:sz w:val="18"/>
                <w:szCs w:val="24"/>
                <w:lang w:val="es-CO"/>
              </w:rPr>
            </w:pPr>
          </w:p>
          <w:p w:rsidRPr="00EE1BA6" w:rsidR="00511472" w:rsidP="007C2547" w:rsidRDefault="00511472" w14:paraId="1C4E32A4" w14:textId="77777777">
            <w:pPr>
              <w:pStyle w:val="Sinespaciado"/>
              <w:rPr>
                <w:rFonts w:ascii="Calibri" w:hAnsi="Calibri"/>
                <w:i/>
                <w:color w:val="808080" w:themeColor="background1" w:themeShade="80"/>
                <w:sz w:val="22"/>
                <w:lang w:val="es-CO"/>
              </w:rPr>
            </w:pPr>
            <w:r>
              <w:rPr>
                <w:rFonts w:ascii="Calibri" w:hAnsi="Calibri"/>
                <w:i/>
                <w:color w:val="808080" w:themeColor="background1" w:themeShade="80"/>
                <w:sz w:val="18"/>
                <w:szCs w:val="24"/>
                <w:lang w:val="es-CO"/>
              </w:rPr>
              <w:t>Nota: La escala de la rúbrica es estándar para todos los espacios académicos.</w:t>
            </w:r>
          </w:p>
        </w:tc>
      </w:tr>
      <w:tr w:rsidRPr="000E6470" w:rsidR="00511472" w:rsidTr="007C2547" w14:paraId="5A6015D0" w14:textId="77777777">
        <w:tc>
          <w:tcPr>
            <w:tcW w:w="1583" w:type="dxa"/>
            <w:shd w:val="clear" w:color="auto" w:fill="A8D08D" w:themeFill="accent6" w:themeFillTint="99"/>
          </w:tcPr>
          <w:p w:rsidRPr="000E6470" w:rsidR="00511472" w:rsidP="007C2547" w:rsidRDefault="00511472" w14:paraId="42BAD486" w14:textId="77777777">
            <w:pPr>
              <w:pStyle w:val="NormalWeb"/>
              <w:spacing w:before="0" w:beforeAutospacing="0" w:after="0" w:afterAutospacing="0"/>
              <w:jc w:val="center"/>
              <w:rPr>
                <w:rFonts w:ascii="Calibri" w:hAnsi="Calibri" w:eastAsiaTheme="minorEastAsia" w:cstheme="minorBidi"/>
                <w:b/>
                <w:color w:val="808080" w:themeColor="background1" w:themeShade="80"/>
                <w:kern w:val="2"/>
                <w:sz w:val="22"/>
                <w:lang w:eastAsia="ko-KR"/>
              </w:rPr>
            </w:pPr>
          </w:p>
        </w:tc>
        <w:tc>
          <w:tcPr>
            <w:tcW w:w="7797" w:type="dxa"/>
            <w:shd w:val="clear" w:color="auto" w:fill="A8D08D" w:themeFill="accent6" w:themeFillTint="99"/>
          </w:tcPr>
          <w:p w:rsidRPr="000E6470" w:rsidR="00511472" w:rsidP="007C2547" w:rsidRDefault="00511472" w14:paraId="1477FE36" w14:textId="77777777">
            <w:pPr>
              <w:pStyle w:val="NormalWeb"/>
              <w:spacing w:before="0" w:beforeAutospacing="0" w:after="0" w:afterAutospacing="0"/>
              <w:jc w:val="center"/>
              <w:rPr>
                <w:rFonts w:ascii="Calibri" w:hAnsi="Calibri" w:eastAsiaTheme="minorEastAsia" w:cstheme="minorBidi"/>
                <w:b/>
                <w:color w:val="808080" w:themeColor="background1" w:themeShade="80"/>
                <w:kern w:val="2"/>
                <w:sz w:val="22"/>
                <w:lang w:eastAsia="ko-KR"/>
              </w:rPr>
            </w:pPr>
            <w:r w:rsidRPr="000E6470">
              <w:rPr>
                <w:rFonts w:ascii="Calibri" w:hAnsi="Calibri" w:eastAsiaTheme="minorEastAsia" w:cstheme="minorBidi"/>
                <w:b/>
                <w:color w:val="808080" w:themeColor="background1" w:themeShade="80"/>
                <w:kern w:val="2"/>
                <w:sz w:val="22"/>
                <w:lang w:eastAsia="ko-KR"/>
              </w:rPr>
              <w:t>Información para el equipo de producción</w:t>
            </w:r>
            <w:r>
              <w:rPr>
                <w:rFonts w:ascii="Calibri" w:hAnsi="Calibri" w:eastAsiaTheme="minorEastAsia" w:cstheme="minorBidi"/>
                <w:b/>
                <w:color w:val="808080" w:themeColor="background1" w:themeShade="80"/>
                <w:kern w:val="2"/>
                <w:sz w:val="22"/>
                <w:lang w:eastAsia="ko-KR"/>
              </w:rPr>
              <w:t xml:space="preserve"> de la DEE</w:t>
            </w:r>
          </w:p>
        </w:tc>
      </w:tr>
      <w:tr w:rsidRPr="00223655" w:rsidR="00511472" w:rsidTr="007C2547" w14:paraId="231F3B82" w14:textId="77777777">
        <w:tc>
          <w:tcPr>
            <w:tcW w:w="9380" w:type="dxa"/>
            <w:gridSpan w:val="2"/>
          </w:tcPr>
          <w:p w:rsidR="00511472" w:rsidP="007C2547" w:rsidRDefault="00511472" w14:paraId="3331AF3F" w14:textId="77777777">
            <w:pPr>
              <w:pStyle w:val="Sinespaciado"/>
              <w:jc w:val="left"/>
              <w:rPr>
                <w:rFonts w:ascii="Calibri" w:hAnsi="Calibri"/>
                <w:sz w:val="22"/>
                <w:lang w:val="es-CO"/>
              </w:rPr>
            </w:pPr>
          </w:p>
          <w:p w:rsidRPr="005D25AB" w:rsidR="00511472" w:rsidP="007C2547" w:rsidRDefault="00511472" w14:paraId="141CBFD5" w14:textId="77777777">
            <w:pPr>
              <w:pStyle w:val="Sinespaciado"/>
              <w:rPr>
                <w:rFonts w:ascii="Calibri" w:hAnsi="Calibri"/>
                <w:sz w:val="18"/>
                <w:szCs w:val="24"/>
                <w:lang w:val="es-CO"/>
              </w:rPr>
            </w:pPr>
            <w:r w:rsidRPr="005D25AB">
              <w:rPr>
                <w:rFonts w:ascii="Calibri" w:hAnsi="Calibri"/>
                <w:b/>
                <w:sz w:val="18"/>
                <w:szCs w:val="24"/>
                <w:lang w:val="es-CO"/>
              </w:rPr>
              <w:t xml:space="preserve">Herramientas de la plataforma virtual </w:t>
            </w:r>
            <w:r w:rsidRPr="005D25AB">
              <w:rPr>
                <w:rFonts w:ascii="Calibri" w:hAnsi="Calibri"/>
                <w:sz w:val="18"/>
                <w:szCs w:val="24"/>
                <w:lang w:val="es-CO"/>
              </w:rPr>
              <w:t xml:space="preserve">(Marque con una X): </w:t>
            </w:r>
          </w:p>
          <w:p w:rsidRPr="005D25AB" w:rsidR="00511472" w:rsidRDefault="00511472" w14:paraId="2DF80DD8" w14:textId="77777777">
            <w:pPr>
              <w:pStyle w:val="Sinespaciado"/>
              <w:numPr>
                <w:ilvl w:val="0"/>
                <w:numId w:val="3"/>
              </w:numPr>
              <w:rPr>
                <w:rFonts w:ascii="Calibri" w:hAnsi="Calibri"/>
                <w:sz w:val="18"/>
                <w:szCs w:val="18"/>
                <w:lang w:val="es-CO"/>
              </w:rPr>
            </w:pPr>
            <w:r w:rsidRPr="16309B63">
              <w:rPr>
                <w:rFonts w:ascii="Calibri" w:hAnsi="Calibri"/>
                <w:sz w:val="18"/>
                <w:szCs w:val="18"/>
                <w:lang w:val="es-CO"/>
              </w:rPr>
              <w:t xml:space="preserve">Foro___ </w:t>
            </w:r>
          </w:p>
          <w:p w:rsidRPr="005D25AB" w:rsidR="00511472" w:rsidRDefault="00511472" w14:paraId="2037EB8A" w14:textId="77777777">
            <w:pPr>
              <w:pStyle w:val="Sinespaciado"/>
              <w:numPr>
                <w:ilvl w:val="0"/>
                <w:numId w:val="3"/>
              </w:numPr>
              <w:rPr>
                <w:rFonts w:ascii="Calibri" w:hAnsi="Calibri"/>
                <w:sz w:val="18"/>
                <w:szCs w:val="18"/>
                <w:lang w:val="es-CO"/>
              </w:rPr>
            </w:pPr>
            <w:r w:rsidRPr="16309B63">
              <w:rPr>
                <w:rFonts w:ascii="Calibri" w:hAnsi="Calibri"/>
                <w:sz w:val="18"/>
                <w:szCs w:val="18"/>
                <w:lang w:val="es-CO"/>
              </w:rPr>
              <w:t xml:space="preserve">Tarea____ </w:t>
            </w:r>
          </w:p>
          <w:p w:rsidRPr="005D25AB" w:rsidR="00511472" w:rsidRDefault="00511472" w14:paraId="1C53DF55" w14:textId="77777777">
            <w:pPr>
              <w:pStyle w:val="Sinespaciado"/>
              <w:numPr>
                <w:ilvl w:val="0"/>
                <w:numId w:val="3"/>
              </w:numPr>
              <w:rPr>
                <w:rFonts w:ascii="Calibri" w:hAnsi="Calibri"/>
                <w:sz w:val="18"/>
                <w:szCs w:val="18"/>
                <w:lang w:val="es-CO"/>
              </w:rPr>
            </w:pPr>
            <w:r w:rsidRPr="16309B63">
              <w:rPr>
                <w:rFonts w:ascii="Calibri" w:hAnsi="Calibri"/>
                <w:sz w:val="18"/>
                <w:szCs w:val="18"/>
                <w:lang w:val="es-CO"/>
              </w:rPr>
              <w:t>Cuestionario_</w:t>
            </w:r>
            <w:r>
              <w:rPr>
                <w:rFonts w:ascii="Calibri" w:hAnsi="Calibri"/>
                <w:sz w:val="18"/>
                <w:szCs w:val="18"/>
                <w:lang w:val="es-CO"/>
              </w:rPr>
              <w:t>X</w:t>
            </w:r>
            <w:r w:rsidRPr="16309B63">
              <w:rPr>
                <w:rFonts w:ascii="Calibri" w:hAnsi="Calibri"/>
                <w:sz w:val="18"/>
                <w:szCs w:val="18"/>
                <w:lang w:val="es-CO"/>
              </w:rPr>
              <w:t xml:space="preserve">__ </w:t>
            </w:r>
          </w:p>
          <w:p w:rsidRPr="005D25AB" w:rsidR="00511472" w:rsidRDefault="00511472" w14:paraId="58AB7D52" w14:textId="77777777">
            <w:pPr>
              <w:pStyle w:val="Sinespaciado"/>
              <w:numPr>
                <w:ilvl w:val="0"/>
                <w:numId w:val="3"/>
              </w:numPr>
              <w:rPr>
                <w:rFonts w:ascii="Calibri" w:hAnsi="Calibri"/>
                <w:sz w:val="18"/>
                <w:szCs w:val="18"/>
                <w:lang w:val="es-CO"/>
              </w:rPr>
            </w:pPr>
            <w:r w:rsidRPr="16309B63">
              <w:rPr>
                <w:rFonts w:ascii="Calibri" w:hAnsi="Calibri"/>
                <w:sz w:val="18"/>
                <w:szCs w:val="18"/>
                <w:lang w:val="es-CO"/>
              </w:rPr>
              <w:t xml:space="preserve">Webex (encuentros)___ </w:t>
            </w:r>
          </w:p>
          <w:p w:rsidRPr="005D25AB" w:rsidR="00511472" w:rsidRDefault="00511472" w14:paraId="45F38A88" w14:textId="77777777">
            <w:pPr>
              <w:pStyle w:val="Sinespaciado"/>
              <w:numPr>
                <w:ilvl w:val="0"/>
                <w:numId w:val="3"/>
              </w:numPr>
              <w:rPr>
                <w:rFonts w:ascii="Calibri" w:hAnsi="Calibri"/>
                <w:sz w:val="18"/>
                <w:szCs w:val="18"/>
                <w:lang w:val="es-CO"/>
              </w:rPr>
            </w:pPr>
            <w:r w:rsidRPr="16309B63">
              <w:rPr>
                <w:rFonts w:ascii="Calibri" w:hAnsi="Calibri"/>
                <w:sz w:val="18"/>
                <w:szCs w:val="18"/>
                <w:lang w:val="es-CO"/>
              </w:rPr>
              <w:t>Taller ____</w:t>
            </w:r>
          </w:p>
          <w:p w:rsidRPr="005D25AB" w:rsidR="00511472" w:rsidRDefault="00511472" w14:paraId="2B1651C8" w14:textId="77777777">
            <w:pPr>
              <w:pStyle w:val="Sinespaciado"/>
              <w:numPr>
                <w:ilvl w:val="0"/>
                <w:numId w:val="3"/>
              </w:numPr>
              <w:rPr>
                <w:rFonts w:ascii="Calibri" w:hAnsi="Calibri"/>
                <w:sz w:val="18"/>
                <w:szCs w:val="18"/>
                <w:lang w:val="es-CO"/>
              </w:rPr>
            </w:pPr>
            <w:r w:rsidRPr="16309B63">
              <w:rPr>
                <w:rFonts w:ascii="Calibri" w:hAnsi="Calibri"/>
                <w:sz w:val="18"/>
                <w:szCs w:val="18"/>
                <w:lang w:val="es-CO"/>
              </w:rPr>
              <w:t>Glosario____</w:t>
            </w:r>
          </w:p>
          <w:p w:rsidRPr="005D25AB" w:rsidR="00511472" w:rsidRDefault="00511472" w14:paraId="124C3F59" w14:textId="77777777">
            <w:pPr>
              <w:pStyle w:val="Sinespaciado"/>
              <w:numPr>
                <w:ilvl w:val="0"/>
                <w:numId w:val="3"/>
              </w:numPr>
              <w:rPr>
                <w:rFonts w:ascii="Calibri" w:hAnsi="Calibri"/>
                <w:sz w:val="18"/>
                <w:szCs w:val="18"/>
                <w:lang w:val="es-CO"/>
              </w:rPr>
            </w:pPr>
            <w:r w:rsidRPr="16309B63">
              <w:rPr>
                <w:rFonts w:ascii="Calibri" w:hAnsi="Calibri"/>
                <w:sz w:val="18"/>
                <w:szCs w:val="18"/>
                <w:lang w:val="es-CO"/>
              </w:rPr>
              <w:t>Wiki____</w:t>
            </w:r>
          </w:p>
          <w:p w:rsidRPr="005D25AB" w:rsidR="00511472" w:rsidRDefault="00511472" w14:paraId="1226FD12" w14:textId="77777777">
            <w:pPr>
              <w:pStyle w:val="Sinespaciado"/>
              <w:numPr>
                <w:ilvl w:val="0"/>
                <w:numId w:val="3"/>
              </w:numPr>
              <w:rPr>
                <w:rFonts w:ascii="Calibri" w:hAnsi="Calibri"/>
                <w:sz w:val="18"/>
                <w:szCs w:val="18"/>
                <w:lang w:val="es-CO"/>
              </w:rPr>
            </w:pPr>
            <w:r w:rsidRPr="16309B63">
              <w:rPr>
                <w:rFonts w:ascii="Calibri" w:hAnsi="Calibri"/>
                <w:sz w:val="18"/>
                <w:szCs w:val="18"/>
                <w:lang w:val="es-CO"/>
              </w:rPr>
              <w:t xml:space="preserve">No sabe___ </w:t>
            </w:r>
          </w:p>
          <w:p w:rsidRPr="005D25AB" w:rsidR="00511472" w:rsidRDefault="00511472" w14:paraId="7CC756CE" w14:textId="77777777">
            <w:pPr>
              <w:pStyle w:val="Sinespaciado"/>
              <w:numPr>
                <w:ilvl w:val="0"/>
                <w:numId w:val="3"/>
              </w:numPr>
              <w:rPr>
                <w:rFonts w:ascii="Calibri" w:hAnsi="Calibri"/>
                <w:i/>
                <w:iCs/>
                <w:color w:val="808080" w:themeColor="background1" w:themeShade="80"/>
                <w:sz w:val="16"/>
                <w:szCs w:val="16"/>
                <w:lang w:val="es-CO"/>
              </w:rPr>
            </w:pPr>
            <w:r w:rsidRPr="16309B63">
              <w:rPr>
                <w:rFonts w:ascii="Calibri" w:hAnsi="Calibri"/>
                <w:sz w:val="18"/>
                <w:szCs w:val="18"/>
                <w:lang w:val="es-CO"/>
              </w:rPr>
              <w:t>Otra ¿Cuál?_______</w:t>
            </w:r>
          </w:p>
          <w:p w:rsidRPr="005D25AB" w:rsidR="00511472" w:rsidP="007C2547" w:rsidRDefault="00511472" w14:paraId="065A10AE" w14:textId="77777777">
            <w:pPr>
              <w:pStyle w:val="Sinespaciado"/>
              <w:rPr>
                <w:rFonts w:ascii="Calibri" w:hAnsi="Calibri"/>
                <w:b/>
                <w:i/>
                <w:color w:val="808080" w:themeColor="background1" w:themeShade="80"/>
                <w:sz w:val="16"/>
                <w:szCs w:val="24"/>
                <w:lang w:val="es-CO"/>
              </w:rPr>
            </w:pPr>
          </w:p>
          <w:p w:rsidRPr="00223655" w:rsidR="00511472" w:rsidP="007C2547" w:rsidRDefault="00511472" w14:paraId="483E8FCB" w14:textId="77777777">
            <w:pPr>
              <w:pStyle w:val="Sinespaciado"/>
              <w:rPr>
                <w:rFonts w:ascii="Calibri" w:hAnsi="Calibri"/>
                <w:i/>
                <w:color w:val="808080" w:themeColor="background1" w:themeShade="80"/>
                <w:sz w:val="22"/>
                <w:szCs w:val="24"/>
                <w:lang w:val="es-CO"/>
              </w:rPr>
            </w:pPr>
            <w:r w:rsidRPr="005D25AB">
              <w:rPr>
                <w:rFonts w:ascii="Calibri" w:hAnsi="Calibri"/>
                <w:b/>
                <w:sz w:val="18"/>
                <w:szCs w:val="24"/>
                <w:lang w:val="es-CO"/>
              </w:rPr>
              <w:t xml:space="preserve">Herramientas web externas a la plataforma </w:t>
            </w:r>
            <w:r w:rsidRPr="005D25AB">
              <w:rPr>
                <w:rFonts w:ascii="Calibri" w:hAnsi="Calibri"/>
                <w:b/>
                <w:i/>
                <w:color w:val="808080" w:themeColor="background1" w:themeShade="80"/>
                <w:sz w:val="16"/>
                <w:szCs w:val="24"/>
                <w:lang w:val="es-CO"/>
              </w:rPr>
              <w:t xml:space="preserve">[Puede consultar algunas herramientas en  </w:t>
            </w:r>
            <w:hyperlink w:history="1" r:id="rId59">
              <w:r w:rsidRPr="005D25AB">
                <w:rPr>
                  <w:rStyle w:val="Hipervnculo"/>
                  <w:rFonts w:ascii="Calibri" w:hAnsi="Calibri"/>
                  <w:b/>
                  <w:i/>
                  <w:sz w:val="16"/>
                  <w:szCs w:val="24"/>
                  <w:lang w:val="es-CO"/>
                </w:rPr>
                <w:t>https://h5p.org/h5p/embed/123342</w:t>
              </w:r>
            </w:hyperlink>
            <w:r w:rsidRPr="005D25AB">
              <w:rPr>
                <w:rFonts w:ascii="Calibri" w:hAnsi="Calibri"/>
                <w:b/>
                <w:i/>
                <w:color w:val="808080" w:themeColor="background1" w:themeShade="80"/>
                <w:sz w:val="16"/>
                <w:szCs w:val="24"/>
                <w:lang w:val="es-CO"/>
              </w:rPr>
              <w:t xml:space="preserve">] </w:t>
            </w:r>
            <w:r w:rsidRPr="005D25AB">
              <w:rPr>
                <w:rFonts w:ascii="Calibri" w:hAnsi="Calibri"/>
                <w:sz w:val="18"/>
                <w:szCs w:val="24"/>
                <w:lang w:val="es-CO"/>
              </w:rPr>
              <w:t>Indique si utilizará alguna____________</w:t>
            </w:r>
          </w:p>
        </w:tc>
      </w:tr>
      <w:tr w:rsidRPr="00337FA2" w:rsidR="00511472" w:rsidTr="007C2547" w14:paraId="23C87DEA" w14:textId="77777777">
        <w:tc>
          <w:tcPr>
            <w:tcW w:w="9380" w:type="dxa"/>
            <w:gridSpan w:val="2"/>
          </w:tcPr>
          <w:p w:rsidRPr="00932DAC" w:rsidR="00511472" w:rsidP="007C2547" w:rsidRDefault="00511472" w14:paraId="003ABF20" w14:textId="77777777">
            <w:pPr>
              <w:pStyle w:val="Sinespaciado"/>
              <w:jc w:val="left"/>
              <w:rPr>
                <w:rFonts w:ascii="Calibri" w:hAnsi="Calibri"/>
                <w:b/>
                <w:color w:val="000000" w:themeColor="text1"/>
                <w:sz w:val="22"/>
                <w:szCs w:val="24"/>
                <w:lang w:val="es-CO"/>
              </w:rPr>
            </w:pPr>
            <w:r w:rsidRPr="00932DAC">
              <w:rPr>
                <w:rFonts w:ascii="Calibri" w:hAnsi="Calibri"/>
                <w:b/>
                <w:color w:val="000000" w:themeColor="text1"/>
                <w:sz w:val="22"/>
                <w:szCs w:val="24"/>
                <w:lang w:val="es-CO"/>
              </w:rPr>
              <w:t>Lecturas complementarias</w:t>
            </w:r>
          </w:p>
          <w:p w:rsidR="00511472" w:rsidP="007C2547" w:rsidRDefault="00511472" w14:paraId="4CD6B8EF" w14:textId="77777777">
            <w:pPr>
              <w:pStyle w:val="Sinespaciado"/>
              <w:jc w:val="left"/>
              <w:rPr>
                <w:rFonts w:ascii="Calibri" w:hAnsi="Calibri"/>
                <w:i/>
                <w:color w:val="808080" w:themeColor="background1" w:themeShade="80"/>
                <w:sz w:val="22"/>
                <w:szCs w:val="24"/>
                <w:lang w:val="es-CO"/>
              </w:rPr>
            </w:pPr>
          </w:p>
          <w:p w:rsidRPr="005F4E9B" w:rsidR="00511472" w:rsidP="007C2547" w:rsidRDefault="00511472" w14:paraId="64819864" w14:textId="77777777">
            <w:pPr>
              <w:shd w:val="clear" w:color="auto" w:fill="F5F5F5"/>
              <w:spacing w:after="0" w:line="240" w:lineRule="auto"/>
              <w:textAlignment w:val="baseline"/>
              <w:rPr>
                <w:rFonts w:ascii="Helvetica" w:hAnsi="Helvetica" w:eastAsia="Times New Roman" w:cs="Helvetica"/>
                <w:color w:val="333333"/>
                <w:sz w:val="20"/>
                <w:szCs w:val="20"/>
                <w:lang w:val="es-CO"/>
              </w:rPr>
            </w:pPr>
            <w:r w:rsidRPr="005F4E9B">
              <w:rPr>
                <w:rFonts w:ascii="Helvetica" w:hAnsi="Helvetica" w:eastAsia="Times New Roman" w:cs="Helvetica"/>
                <w:color w:val="333333"/>
                <w:sz w:val="20"/>
                <w:szCs w:val="20"/>
                <w:lang w:val="es-CO"/>
              </w:rPr>
              <w:t>Referencias</w:t>
            </w:r>
          </w:p>
          <w:p w:rsidRPr="005F4E9B" w:rsidR="00511472" w:rsidP="007C2547" w:rsidRDefault="00511472" w14:paraId="7E92E35D" w14:textId="06C399B2">
            <w:pPr>
              <w:pStyle w:val="Sinespaciado"/>
              <w:jc w:val="left"/>
              <w:rPr>
                <w:rFonts w:ascii="Calibri" w:hAnsi="Calibri"/>
                <w:color w:val="808080" w:themeColor="background1" w:themeShade="80"/>
                <w:sz w:val="22"/>
                <w:szCs w:val="24"/>
                <w:lang w:val="es-CO"/>
              </w:rPr>
            </w:pPr>
          </w:p>
          <w:p w:rsidRPr="005F4E9B" w:rsidR="00037038" w:rsidP="0023183C" w:rsidRDefault="0023183C" w14:paraId="64BED88E" w14:textId="77777777">
            <w:pPr>
              <w:pStyle w:val="Sinespaciado"/>
              <w:rPr>
                <w:rFonts w:ascii="Calibri" w:hAnsi="Calibri"/>
                <w:color w:val="808080" w:themeColor="background1" w:themeShade="80"/>
                <w:sz w:val="22"/>
                <w:szCs w:val="24"/>
                <w:lang w:val="es-CO"/>
              </w:rPr>
            </w:pPr>
            <w:r w:rsidRPr="005F4E9B">
              <w:rPr>
                <w:rFonts w:ascii="Calibri" w:hAnsi="Calibri"/>
                <w:color w:val="808080" w:themeColor="background1" w:themeShade="80"/>
                <w:sz w:val="22"/>
                <w:szCs w:val="24"/>
                <w:lang w:val="es-CO"/>
              </w:rPr>
              <w:t xml:space="preserve"> </w:t>
            </w:r>
          </w:p>
          <w:p w:rsidRPr="005F4E9B" w:rsidR="00037038" w:rsidP="00037038" w:rsidRDefault="00037038" w14:paraId="33A6A37F" w14:textId="2BFF9D7F">
            <w:pPr>
              <w:pStyle w:val="Sinespaciado"/>
              <w:jc w:val="left"/>
              <w:rPr>
                <w:rFonts w:ascii="Calibri" w:hAnsi="Calibri"/>
                <w:color w:val="808080" w:themeColor="background1" w:themeShade="80"/>
                <w:sz w:val="22"/>
                <w:szCs w:val="24"/>
                <w:lang w:val="es-CO"/>
              </w:rPr>
            </w:pPr>
            <w:r w:rsidRPr="005F4E9B">
              <w:rPr>
                <w:rFonts w:ascii="Helvetica" w:hAnsi="Helvetica" w:cs="Helvetica"/>
                <w:color w:val="595959"/>
                <w:szCs w:val="20"/>
                <w:shd w:val="clear" w:color="auto" w:fill="F5F5F5"/>
                <w:lang w:val="es-CO"/>
              </w:rPr>
              <w:t>GROSSMAN S., S. I.; FLORES GODOY, J. J. </w:t>
            </w:r>
            <w:r w:rsidRPr="005F4E9B">
              <w:rPr>
                <w:rFonts w:ascii="Helvetica" w:hAnsi="Helvetica" w:cs="Helvetica"/>
                <w:b/>
                <w:bCs/>
                <w:color w:val="595959"/>
                <w:szCs w:val="20"/>
                <w:bdr w:val="none" w:color="auto" w:sz="0" w:space="0" w:frame="1"/>
                <w:shd w:val="clear" w:color="auto" w:fill="F5F5F5"/>
                <w:lang w:val="es-CO"/>
              </w:rPr>
              <w:t>Algebra lineal</w:t>
            </w:r>
            <w:r w:rsidRPr="005F4E9B">
              <w:rPr>
                <w:rFonts w:ascii="Helvetica" w:hAnsi="Helvetica" w:cs="Helvetica"/>
                <w:color w:val="595959"/>
                <w:szCs w:val="20"/>
                <w:shd w:val="clear" w:color="auto" w:fill="F5F5F5"/>
                <w:lang w:val="es-CO"/>
              </w:rPr>
              <w:t xml:space="preserve">. </w:t>
            </w:r>
            <w:r>
              <w:rPr>
                <w:rFonts w:ascii="Helvetica" w:hAnsi="Helvetica" w:cs="Helvetica"/>
                <w:color w:val="595959"/>
                <w:szCs w:val="20"/>
                <w:shd w:val="clear" w:color="auto" w:fill="F5F5F5"/>
              </w:rPr>
              <w:t>7 ed. </w:t>
            </w:r>
            <w:r>
              <w:rPr>
                <w:rFonts w:ascii="Helvetica" w:hAnsi="Helvetica" w:cs="Helvetica"/>
                <w:i/>
                <w:iCs/>
                <w:color w:val="595959"/>
                <w:szCs w:val="20"/>
                <w:bdr w:val="none" w:color="auto" w:sz="0" w:space="0" w:frame="1"/>
                <w:shd w:val="clear" w:color="auto" w:fill="F5F5F5"/>
              </w:rPr>
              <w:t>[S. l.: s. n.]</w:t>
            </w:r>
            <w:r>
              <w:rPr>
                <w:rFonts w:ascii="Helvetica" w:hAnsi="Helvetica" w:cs="Helvetica"/>
                <w:color w:val="595959"/>
                <w:szCs w:val="20"/>
                <w:shd w:val="clear" w:color="auto" w:fill="F5F5F5"/>
              </w:rPr>
              <w:t xml:space="preserve">. </w:t>
            </w:r>
            <w:r w:rsidRPr="006C7861">
              <w:rPr>
                <w:rFonts w:ascii="Helvetica" w:hAnsi="Helvetica" w:cs="Helvetica"/>
                <w:color w:val="595959"/>
                <w:szCs w:val="20"/>
                <w:shd w:val="clear" w:color="auto" w:fill="F5F5F5"/>
                <w:lang w:val="es-CO"/>
              </w:rPr>
              <w:t xml:space="preserve">ISBN 9786071507600. </w:t>
            </w:r>
            <w:r w:rsidRPr="005F4E9B">
              <w:rPr>
                <w:rFonts w:ascii="Helvetica" w:hAnsi="Helvetica" w:cs="Helvetica"/>
                <w:color w:val="595959"/>
                <w:szCs w:val="20"/>
                <w:shd w:val="clear" w:color="auto" w:fill="F5F5F5"/>
                <w:lang w:val="es-CO"/>
              </w:rPr>
              <w:t xml:space="preserve">Disponível em: https://search.ebscohost.com/login.aspx?direct=true&amp;AuthType=ip,url,uid&amp;db=cat06300a&amp;AN=sibbila.113145&amp;lang=es&amp;site=eds-live. </w:t>
            </w:r>
          </w:p>
          <w:p w:rsidRPr="005F4E9B" w:rsidR="00037038" w:rsidP="0023183C" w:rsidRDefault="00037038" w14:paraId="615FEBBE" w14:textId="77777777">
            <w:pPr>
              <w:pStyle w:val="Sinespaciado"/>
              <w:rPr>
                <w:rFonts w:ascii="Calibri" w:hAnsi="Calibri"/>
                <w:color w:val="808080" w:themeColor="background1" w:themeShade="80"/>
                <w:sz w:val="22"/>
                <w:szCs w:val="24"/>
                <w:lang w:val="es-CO"/>
              </w:rPr>
            </w:pPr>
          </w:p>
          <w:p w:rsidRPr="005F4E9B" w:rsidR="00037038" w:rsidP="0023183C" w:rsidRDefault="00037038" w14:paraId="3716C6D8" w14:textId="77777777">
            <w:pPr>
              <w:pStyle w:val="Sinespaciado"/>
              <w:rPr>
                <w:rFonts w:ascii="Calibri" w:hAnsi="Calibri"/>
                <w:color w:val="808080" w:themeColor="background1" w:themeShade="80"/>
                <w:sz w:val="22"/>
                <w:szCs w:val="24"/>
                <w:lang w:val="es-CO"/>
              </w:rPr>
            </w:pPr>
          </w:p>
          <w:p w:rsidRPr="000512E7" w:rsidR="0023183C" w:rsidP="0023183C" w:rsidRDefault="0023183C" w14:paraId="1E14DFEC" w14:textId="37E3BEAD">
            <w:pPr>
              <w:pStyle w:val="Sinespaciado"/>
              <w:rPr>
                <w:rFonts w:ascii="Helvetica" w:hAnsi="Helvetica" w:cs="Helvetica"/>
                <w:color w:val="595959"/>
                <w:szCs w:val="20"/>
                <w:shd w:val="clear" w:color="auto" w:fill="F5F5F5"/>
              </w:rPr>
            </w:pPr>
            <w:r w:rsidRPr="000512E7">
              <w:rPr>
                <w:rFonts w:ascii="Helvetica" w:hAnsi="Helvetica" w:cs="Helvetica"/>
                <w:color w:val="595959"/>
                <w:szCs w:val="20"/>
                <w:shd w:val="clear" w:color="auto" w:fill="F5F5F5"/>
              </w:rPr>
              <w:t xml:space="preserve">Fieller, </w:t>
            </w:r>
            <w:proofErr w:type="gramStart"/>
            <w:r w:rsidRPr="000512E7">
              <w:rPr>
                <w:rFonts w:ascii="Helvetica" w:hAnsi="Helvetica" w:cs="Helvetica"/>
                <w:color w:val="595959"/>
                <w:szCs w:val="20"/>
                <w:shd w:val="clear" w:color="auto" w:fill="F5F5F5"/>
              </w:rPr>
              <w:t>Nick,  2018</w:t>
            </w:r>
            <w:proofErr w:type="gramEnd"/>
            <w:r w:rsidRPr="000512E7">
              <w:rPr>
                <w:rFonts w:ascii="Helvetica" w:hAnsi="Helvetica" w:cs="Helvetica"/>
                <w:color w:val="595959"/>
                <w:szCs w:val="20"/>
                <w:shd w:val="clear" w:color="auto" w:fill="F5F5F5"/>
              </w:rPr>
              <w:t>.  Basics of Matrix Algebra for Statistics with R. CHAPMAN &amp; HALL BOOK, New York.</w:t>
            </w:r>
          </w:p>
          <w:p w:rsidR="0023183C" w:rsidP="0023183C" w:rsidRDefault="0023183C" w14:paraId="4800461A" w14:textId="516B8F3E">
            <w:pPr>
              <w:pStyle w:val="Sinespaciado"/>
              <w:rPr>
                <w:rFonts w:ascii="Calibri" w:hAnsi="Calibri"/>
                <w:color w:val="808080" w:themeColor="background1" w:themeShade="80"/>
                <w:sz w:val="22"/>
                <w:szCs w:val="24"/>
              </w:rPr>
            </w:pPr>
          </w:p>
          <w:p w:rsidRPr="0067045B" w:rsidR="0067045B" w:rsidP="0067045B" w:rsidRDefault="0067045B" w14:paraId="21C2499D" w14:textId="2197F08A">
            <w:pPr>
              <w:pStyle w:val="Ttulo1"/>
              <w:shd w:val="clear" w:color="auto" w:fill="FFFFFF"/>
              <w:spacing w:before="0" w:line="540" w:lineRule="atLeast"/>
              <w:outlineLvl w:val="0"/>
              <w:rPr>
                <w:rFonts w:ascii="Helvetica" w:hAnsi="Helvetica" w:cs="Helvetica" w:eastAsiaTheme="minorEastAsia"/>
                <w:b w:val="0"/>
                <w:color w:val="595959"/>
                <w:kern w:val="2"/>
                <w:sz w:val="20"/>
                <w:szCs w:val="20"/>
                <w:shd w:val="clear" w:color="auto" w:fill="F5F5F5"/>
                <w:lang w:val="en-US" w:eastAsia="ko-KR"/>
              </w:rPr>
            </w:pPr>
            <w:r>
              <w:rPr>
                <w:rFonts w:ascii="Helvetica" w:hAnsi="Helvetica" w:cs="Helvetica" w:eastAsiaTheme="minorEastAsia"/>
                <w:b w:val="0"/>
                <w:color w:val="595959"/>
                <w:kern w:val="2"/>
                <w:sz w:val="20"/>
                <w:szCs w:val="20"/>
                <w:shd w:val="clear" w:color="auto" w:fill="F5F5F5"/>
                <w:lang w:val="en-US" w:eastAsia="ko-KR"/>
              </w:rPr>
              <w:t>THOMAS NIELD</w:t>
            </w:r>
            <w:r w:rsidRPr="0067045B">
              <w:rPr>
                <w:rFonts w:ascii="Helvetica" w:hAnsi="Helvetica" w:cs="Helvetica" w:eastAsiaTheme="minorEastAsia"/>
                <w:b w:val="0"/>
                <w:color w:val="595959"/>
                <w:kern w:val="2"/>
                <w:sz w:val="20"/>
                <w:szCs w:val="20"/>
                <w:shd w:val="clear" w:color="auto" w:fill="F5F5F5"/>
                <w:lang w:val="en-US" w:eastAsia="ko-KR"/>
              </w:rPr>
              <w:t>Essential Math for Data Science: Take Control of Your Data with Fundam</w:t>
            </w:r>
          </w:p>
          <w:p w:rsidRPr="0067045B" w:rsidR="000512E7" w:rsidP="0023183C" w:rsidRDefault="000512E7" w14:paraId="7F15CC57" w14:textId="77777777">
            <w:pPr>
              <w:pStyle w:val="Sinespaciado"/>
              <w:rPr>
                <w:rFonts w:ascii="Calibri" w:hAnsi="Calibri"/>
                <w:color w:val="808080" w:themeColor="background1" w:themeShade="80"/>
                <w:sz w:val="22"/>
                <w:szCs w:val="24"/>
                <w:lang w:val="en-AU"/>
              </w:rPr>
            </w:pPr>
          </w:p>
          <w:p w:rsidR="000512E7" w:rsidP="0023183C" w:rsidRDefault="000512E7" w14:paraId="6376F61E" w14:textId="3B08B550">
            <w:pPr>
              <w:pStyle w:val="Sinespaciado"/>
              <w:rPr>
                <w:rFonts w:ascii="Calibri" w:hAnsi="Calibri"/>
                <w:color w:val="808080" w:themeColor="background1" w:themeShade="80"/>
                <w:sz w:val="22"/>
                <w:szCs w:val="24"/>
                <w:lang w:val="es-CO"/>
              </w:rPr>
            </w:pPr>
            <w:r>
              <w:rPr>
                <w:rFonts w:ascii="Calibri" w:hAnsi="Calibri"/>
                <w:color w:val="808080" w:themeColor="background1" w:themeShade="80"/>
                <w:sz w:val="22"/>
                <w:szCs w:val="24"/>
                <w:lang w:val="es-CO"/>
              </w:rPr>
              <w:t xml:space="preserve">Páginas </w:t>
            </w:r>
          </w:p>
          <w:p w:rsidR="0023183C" w:rsidP="0023183C" w:rsidRDefault="0023183C" w14:paraId="26632800" w14:textId="024D1DA5">
            <w:pPr>
              <w:pStyle w:val="Sinespaciado"/>
              <w:rPr>
                <w:rFonts w:ascii="Calibri" w:hAnsi="Calibri"/>
                <w:color w:val="808080" w:themeColor="background1" w:themeShade="80"/>
                <w:sz w:val="22"/>
                <w:szCs w:val="24"/>
                <w:lang w:val="es-CO"/>
              </w:rPr>
            </w:pPr>
            <w:r w:rsidRPr="0023183C">
              <w:rPr>
                <w:rFonts w:ascii="Calibri" w:hAnsi="Calibri"/>
                <w:color w:val="808080" w:themeColor="background1" w:themeShade="80"/>
                <w:sz w:val="22"/>
                <w:szCs w:val="24"/>
                <w:lang w:val="es-CO"/>
              </w:rPr>
              <w:t>Algebra l</w:t>
            </w:r>
            <w:r>
              <w:rPr>
                <w:rFonts w:ascii="Calibri" w:hAnsi="Calibri"/>
                <w:color w:val="808080" w:themeColor="background1" w:themeShade="80"/>
                <w:sz w:val="22"/>
                <w:szCs w:val="24"/>
                <w:lang w:val="es-CO"/>
              </w:rPr>
              <w:t>i</w:t>
            </w:r>
            <w:r w:rsidRPr="0023183C">
              <w:rPr>
                <w:rFonts w:ascii="Calibri" w:hAnsi="Calibri"/>
                <w:color w:val="808080" w:themeColor="background1" w:themeShade="80"/>
                <w:sz w:val="22"/>
                <w:szCs w:val="24"/>
                <w:lang w:val="es-CO"/>
              </w:rPr>
              <w:t>neal con R</w:t>
            </w:r>
          </w:p>
          <w:p w:rsidR="0023183C" w:rsidP="0023183C" w:rsidRDefault="0023183C" w14:paraId="7F89327A" w14:textId="4D626FF9">
            <w:pPr>
              <w:pStyle w:val="Sinespaciado"/>
              <w:rPr>
                <w:rFonts w:ascii="Calibri" w:hAnsi="Calibri"/>
                <w:color w:val="808080" w:themeColor="background1" w:themeShade="80"/>
                <w:sz w:val="22"/>
                <w:szCs w:val="24"/>
                <w:lang w:val="es-CO"/>
              </w:rPr>
            </w:pPr>
          </w:p>
          <w:p w:rsidR="0023183C" w:rsidP="0023183C" w:rsidRDefault="00000000" w14:paraId="546E94D3" w14:textId="0BF69F52">
            <w:pPr>
              <w:pStyle w:val="Sinespaciado"/>
              <w:rPr>
                <w:rFonts w:ascii="Calibri" w:hAnsi="Calibri"/>
                <w:color w:val="808080" w:themeColor="background1" w:themeShade="80"/>
                <w:sz w:val="22"/>
                <w:szCs w:val="24"/>
                <w:lang w:val="es-CO"/>
              </w:rPr>
            </w:pPr>
            <w:hyperlink w:history="1" r:id="rId60">
              <w:r w:rsidRPr="00A72658" w:rsidR="0023183C">
                <w:rPr>
                  <w:rStyle w:val="Hipervnculo"/>
                  <w:rFonts w:ascii="Calibri" w:hAnsi="Calibri"/>
                  <w:sz w:val="22"/>
                  <w:szCs w:val="24"/>
                  <w:lang w:val="es-CO"/>
                </w:rPr>
                <w:t>http://reyesestadistica.blogspot.com/2019/06/alge</w:t>
              </w:r>
              <w:r w:rsidRPr="00A72658" w:rsidR="0023183C">
                <w:rPr>
                  <w:rStyle w:val="Hipervnculo"/>
                  <w:rFonts w:ascii="Calibri" w:hAnsi="Calibri"/>
                  <w:sz w:val="22"/>
                  <w:szCs w:val="24"/>
                  <w:lang w:val="es-CO"/>
                </w:rPr>
                <w:t>b</w:t>
              </w:r>
              <w:r w:rsidRPr="00A72658" w:rsidR="0023183C">
                <w:rPr>
                  <w:rStyle w:val="Hipervnculo"/>
                  <w:rFonts w:ascii="Calibri" w:hAnsi="Calibri"/>
                  <w:sz w:val="22"/>
                  <w:szCs w:val="24"/>
                  <w:lang w:val="es-CO"/>
                </w:rPr>
                <w:t>ra-lineal-con-r.html</w:t>
              </w:r>
            </w:hyperlink>
          </w:p>
          <w:p w:rsidRPr="0023183C" w:rsidR="0023183C" w:rsidP="0023183C" w:rsidRDefault="0023183C" w14:paraId="6EC594BA" w14:textId="77777777">
            <w:pPr>
              <w:pStyle w:val="Sinespaciado"/>
              <w:rPr>
                <w:rFonts w:ascii="Calibri" w:hAnsi="Calibri"/>
                <w:color w:val="808080" w:themeColor="background1" w:themeShade="80"/>
                <w:sz w:val="22"/>
                <w:szCs w:val="24"/>
                <w:lang w:val="es-CO"/>
              </w:rPr>
            </w:pPr>
          </w:p>
          <w:p w:rsidRPr="0023183C" w:rsidR="0023183C" w:rsidP="0023183C" w:rsidRDefault="00000000" w14:paraId="638B8E42" w14:textId="53CE8FA4">
            <w:pPr>
              <w:pStyle w:val="Sinespaciado"/>
              <w:rPr>
                <w:rFonts w:ascii="Calibri" w:hAnsi="Calibri"/>
                <w:color w:val="808080" w:themeColor="background1" w:themeShade="80"/>
                <w:sz w:val="22"/>
                <w:szCs w:val="24"/>
                <w:lang w:val="es-CO"/>
              </w:rPr>
            </w:pPr>
            <w:hyperlink w:history="1" r:id="rId61">
              <w:r w:rsidRPr="0023183C" w:rsidR="0023183C">
                <w:rPr>
                  <w:rStyle w:val="Hipervnculo"/>
                  <w:rFonts w:ascii="Calibri" w:hAnsi="Calibri"/>
                  <w:sz w:val="22"/>
                  <w:szCs w:val="24"/>
                  <w:lang w:val="es-CO"/>
                </w:rPr>
                <w:t>http://www.philender.com/courses/multivariate/notes/matr.</w:t>
              </w:r>
              <w:r w:rsidRPr="0023183C" w:rsidR="0023183C">
                <w:rPr>
                  <w:rStyle w:val="Hipervnculo"/>
                  <w:rFonts w:ascii="Calibri" w:hAnsi="Calibri"/>
                  <w:sz w:val="22"/>
                  <w:szCs w:val="24"/>
                  <w:lang w:val="es-CO"/>
                </w:rPr>
                <w:t>h</w:t>
              </w:r>
              <w:r w:rsidRPr="0023183C" w:rsidR="0023183C">
                <w:rPr>
                  <w:rStyle w:val="Hipervnculo"/>
                  <w:rFonts w:ascii="Calibri" w:hAnsi="Calibri"/>
                  <w:sz w:val="22"/>
                  <w:szCs w:val="24"/>
                  <w:lang w:val="es-CO"/>
                </w:rPr>
                <w:t>tml</w:t>
              </w:r>
            </w:hyperlink>
          </w:p>
          <w:p w:rsidRPr="0023183C" w:rsidR="0023183C" w:rsidP="0023183C" w:rsidRDefault="0023183C" w14:paraId="3669666A" w14:textId="048AB033">
            <w:pPr>
              <w:pStyle w:val="Sinespaciado"/>
              <w:rPr>
                <w:rFonts w:ascii="Calibri" w:hAnsi="Calibri"/>
                <w:color w:val="808080" w:themeColor="background1" w:themeShade="80"/>
                <w:sz w:val="22"/>
                <w:szCs w:val="24"/>
                <w:lang w:val="es-CO"/>
              </w:rPr>
            </w:pPr>
          </w:p>
          <w:p w:rsidR="0023183C" w:rsidP="0023183C" w:rsidRDefault="0023183C" w14:paraId="57965723" w14:textId="35045B92">
            <w:pPr>
              <w:pStyle w:val="Sinespaciado"/>
              <w:rPr>
                <w:rFonts w:ascii="Calibri" w:hAnsi="Calibri"/>
                <w:color w:val="808080" w:themeColor="background1" w:themeShade="80"/>
                <w:sz w:val="22"/>
                <w:szCs w:val="24"/>
                <w:lang w:val="es-CO"/>
              </w:rPr>
            </w:pPr>
            <w:r w:rsidRPr="0023183C">
              <w:rPr>
                <w:rFonts w:ascii="Calibri" w:hAnsi="Calibri"/>
                <w:color w:val="808080" w:themeColor="background1" w:themeShade="80"/>
                <w:sz w:val="22"/>
                <w:szCs w:val="24"/>
                <w:lang w:val="es-CO"/>
              </w:rPr>
              <w:t>sistemas de ecuaciones con R</w:t>
            </w:r>
          </w:p>
          <w:p w:rsidR="0023183C" w:rsidP="0023183C" w:rsidRDefault="00000000" w14:paraId="0339B055" w14:textId="5B64E71E">
            <w:pPr>
              <w:pStyle w:val="Sinespaciado"/>
              <w:rPr>
                <w:rFonts w:ascii="Calibri" w:hAnsi="Calibri"/>
                <w:color w:val="808080" w:themeColor="background1" w:themeShade="80"/>
                <w:sz w:val="22"/>
                <w:szCs w:val="24"/>
                <w:lang w:val="es-CO"/>
              </w:rPr>
            </w:pPr>
            <w:hyperlink w:history="1" r:id="rId62">
              <w:r w:rsidRPr="00A72658" w:rsidR="0023183C">
                <w:rPr>
                  <w:rStyle w:val="Hipervnculo"/>
                  <w:rFonts w:ascii="Calibri" w:hAnsi="Calibri"/>
                  <w:sz w:val="22"/>
                  <w:szCs w:val="24"/>
                  <w:lang w:val="es-CO"/>
                </w:rPr>
                <w:t>http://reyesestadistica.blogspot.com/2019/06/solucion-de</w:t>
              </w:r>
              <w:r w:rsidRPr="00A72658" w:rsidR="0023183C">
                <w:rPr>
                  <w:rStyle w:val="Hipervnculo"/>
                  <w:rFonts w:ascii="Calibri" w:hAnsi="Calibri"/>
                  <w:sz w:val="22"/>
                  <w:szCs w:val="24"/>
                  <w:lang w:val="es-CO"/>
                </w:rPr>
                <w:t>-</w:t>
              </w:r>
              <w:r w:rsidRPr="00A72658" w:rsidR="0023183C">
                <w:rPr>
                  <w:rStyle w:val="Hipervnculo"/>
                  <w:rFonts w:ascii="Calibri" w:hAnsi="Calibri"/>
                  <w:sz w:val="22"/>
                  <w:szCs w:val="24"/>
                  <w:lang w:val="es-CO"/>
                </w:rPr>
                <w:t>ecuaciones-y-sistemas-de.html</w:t>
              </w:r>
            </w:hyperlink>
          </w:p>
          <w:p w:rsidR="0023183C" w:rsidP="0023183C" w:rsidRDefault="0023183C" w14:paraId="7044F3A4" w14:textId="088D546C">
            <w:pPr>
              <w:pStyle w:val="Sinespaciado"/>
              <w:rPr>
                <w:rFonts w:ascii="Calibri" w:hAnsi="Calibri"/>
                <w:color w:val="808080" w:themeColor="background1" w:themeShade="80"/>
                <w:sz w:val="22"/>
                <w:szCs w:val="24"/>
                <w:lang w:val="es-CO"/>
              </w:rPr>
            </w:pPr>
          </w:p>
          <w:p w:rsidR="005F4E9B" w:rsidP="0023183C" w:rsidRDefault="005F4E9B" w14:paraId="30EC6DFB" w14:textId="58BD11EB">
            <w:pPr>
              <w:pStyle w:val="Sinespaciado"/>
              <w:rPr>
                <w:rFonts w:ascii="Calibri" w:hAnsi="Calibri"/>
                <w:color w:val="808080" w:themeColor="background1" w:themeShade="80"/>
                <w:sz w:val="22"/>
                <w:szCs w:val="24"/>
                <w:lang w:val="es-CO"/>
              </w:rPr>
            </w:pPr>
            <w:r>
              <w:rPr>
                <w:rFonts w:ascii="Calibri" w:hAnsi="Calibri"/>
                <w:color w:val="808080" w:themeColor="background1" w:themeShade="80"/>
                <w:sz w:val="22"/>
                <w:szCs w:val="24"/>
                <w:lang w:val="es-CO"/>
              </w:rPr>
              <w:t>Explicación magistral de los temas de matemáticas estadística y probabilidad.</w:t>
            </w:r>
          </w:p>
          <w:p w:rsidR="005F4E9B" w:rsidP="0023183C" w:rsidRDefault="00000000" w14:paraId="68655B35" w14:textId="61DFFAA3">
            <w:pPr>
              <w:pStyle w:val="Sinespaciado"/>
              <w:rPr>
                <w:rFonts w:ascii="Calibri" w:hAnsi="Calibri"/>
                <w:color w:val="808080" w:themeColor="background1" w:themeShade="80"/>
                <w:sz w:val="22"/>
                <w:szCs w:val="24"/>
                <w:lang w:val="es-CO"/>
              </w:rPr>
            </w:pPr>
            <w:hyperlink w:history="1" r:id="rId63">
              <w:r w:rsidRPr="00220169" w:rsidR="005F4E9B">
                <w:rPr>
                  <w:rStyle w:val="Hipervnculo"/>
                  <w:rFonts w:ascii="Calibri" w:hAnsi="Calibri"/>
                  <w:sz w:val="22"/>
                  <w:szCs w:val="24"/>
                  <w:lang w:val="es-CO"/>
                </w:rPr>
                <w:t>https://www.youtube.com/@patrickjmt/v</w:t>
              </w:r>
              <w:r w:rsidRPr="00220169" w:rsidR="005F4E9B">
                <w:rPr>
                  <w:rStyle w:val="Hipervnculo"/>
                  <w:rFonts w:ascii="Calibri" w:hAnsi="Calibri"/>
                  <w:sz w:val="22"/>
                  <w:szCs w:val="24"/>
                  <w:lang w:val="es-CO"/>
                </w:rPr>
                <w:t>i</w:t>
              </w:r>
              <w:r w:rsidRPr="00220169" w:rsidR="005F4E9B">
                <w:rPr>
                  <w:rStyle w:val="Hipervnculo"/>
                  <w:rFonts w:ascii="Calibri" w:hAnsi="Calibri"/>
                  <w:sz w:val="22"/>
                  <w:szCs w:val="24"/>
                  <w:lang w:val="es-CO"/>
                </w:rPr>
                <w:t>deos</w:t>
              </w:r>
            </w:hyperlink>
          </w:p>
          <w:p w:rsidRPr="0023183C" w:rsidR="005F4E9B" w:rsidP="0023183C" w:rsidRDefault="005F4E9B" w14:paraId="0AAE774C" w14:textId="77777777">
            <w:pPr>
              <w:pStyle w:val="Sinespaciado"/>
              <w:rPr>
                <w:rFonts w:ascii="Calibri" w:hAnsi="Calibri"/>
                <w:color w:val="808080" w:themeColor="background1" w:themeShade="80"/>
                <w:sz w:val="22"/>
                <w:szCs w:val="24"/>
                <w:lang w:val="es-CO"/>
              </w:rPr>
            </w:pPr>
          </w:p>
          <w:p w:rsidRPr="0023183C" w:rsidR="0023183C" w:rsidP="0023183C" w:rsidRDefault="0023183C" w14:paraId="0A8BB3B2" w14:textId="77777777">
            <w:pPr>
              <w:pStyle w:val="Sinespaciado"/>
              <w:rPr>
                <w:rFonts w:ascii="Calibri" w:hAnsi="Calibri"/>
                <w:color w:val="808080" w:themeColor="background1" w:themeShade="80"/>
                <w:sz w:val="22"/>
                <w:szCs w:val="24"/>
                <w:lang w:val="es-CO"/>
              </w:rPr>
            </w:pPr>
          </w:p>
          <w:p w:rsidRPr="00337FA2" w:rsidR="00511472" w:rsidP="0023183C" w:rsidRDefault="00511472" w14:paraId="2DE0CA95" w14:textId="77777777">
            <w:pPr>
              <w:pStyle w:val="Sinespaciado"/>
              <w:jc w:val="left"/>
              <w:rPr>
                <w:rFonts w:ascii="Calibri" w:hAnsi="Calibri"/>
                <w:i/>
                <w:color w:val="808080" w:themeColor="background1" w:themeShade="80"/>
                <w:sz w:val="22"/>
                <w:szCs w:val="24"/>
                <w:lang w:val="es-CO"/>
              </w:rPr>
            </w:pPr>
          </w:p>
        </w:tc>
      </w:tr>
    </w:tbl>
    <w:p w:rsidRPr="00511472" w:rsidR="00511472" w:rsidP="002944DF" w:rsidRDefault="00511472" w14:paraId="32987ED9" w14:textId="77777777">
      <w:pPr>
        <w:pStyle w:val="Sinespaciado"/>
        <w:rPr>
          <w:i/>
          <w:color w:val="A6A6A6" w:themeColor="background1" w:themeShade="A6"/>
          <w:sz w:val="24"/>
          <w:szCs w:val="24"/>
          <w:lang w:val="es-ES_tradnl"/>
        </w:rPr>
      </w:pPr>
    </w:p>
    <w:p w:rsidRPr="00BE0441" w:rsidR="00867052" w:rsidP="002944DF" w:rsidRDefault="00867052" w14:paraId="2B4BB23D" w14:textId="77777777">
      <w:pPr>
        <w:pStyle w:val="Sinespaciado"/>
        <w:rPr>
          <w:i/>
          <w:color w:val="A6A6A6" w:themeColor="background1" w:themeShade="A6"/>
          <w:sz w:val="24"/>
          <w:szCs w:val="24"/>
          <w:lang w:val="es-ES_tradnl"/>
        </w:rPr>
      </w:pPr>
    </w:p>
    <w:p w:rsidRPr="002944DF" w:rsidR="002944DF" w:rsidP="002944DF" w:rsidRDefault="002944DF" w14:paraId="2652B844" w14:textId="107677CA">
      <w:pPr>
        <w:pBdr>
          <w:top w:val="single" w:color="auto" w:sz="4" w:space="1"/>
          <w:left w:val="single" w:color="auto" w:sz="4" w:space="4"/>
          <w:bottom w:val="single" w:color="auto" w:sz="4" w:space="1"/>
          <w:right w:val="single" w:color="auto" w:sz="4" w:space="4"/>
        </w:pBdr>
        <w:shd w:val="clear" w:color="auto" w:fill="E2EFD9" w:themeFill="accent6" w:themeFillTint="33"/>
      </w:pPr>
      <w:r w:rsidRPr="002944DF">
        <w:rPr>
          <w:b/>
          <w:i/>
          <w:sz w:val="24"/>
          <w:szCs w:val="24"/>
          <w:lang w:val="es-CO"/>
        </w:rPr>
        <w:t>Nota</w:t>
      </w:r>
      <w:r w:rsidRPr="002944DF">
        <w:rPr>
          <w:i/>
          <w:sz w:val="24"/>
          <w:szCs w:val="24"/>
          <w:lang w:val="es-CO"/>
        </w:rPr>
        <w:t>: a partir de esta sección, por favor construya las unidades que hagan falta utilizando la estructura que completó para la Unidad 1. Por favor tenga en cuenta que el número de unidades de aprendizaje dependerá directamente del alcance que precise cada Espacio Académico Virtual.</w:t>
      </w:r>
    </w:p>
    <w:p w:rsidRPr="002944DF" w:rsidR="002944DF" w:rsidRDefault="002944DF" w14:paraId="4C84FA29" w14:textId="6E022931">
      <w:pPr>
        <w:rPr>
          <w:rFonts w:cs="Arial"/>
          <w:i/>
          <w:color w:val="7F7F7F" w:themeColor="text1" w:themeTint="80"/>
          <w:szCs w:val="20"/>
        </w:rPr>
      </w:pPr>
      <w:r w:rsidRPr="002944DF">
        <w:rPr>
          <w:rFonts w:cs="Arial"/>
          <w:i/>
          <w:color w:val="7F7F7F" w:themeColor="text1" w:themeTint="80"/>
          <w:szCs w:val="20"/>
        </w:rPr>
        <w:t>Pegué aquí la estructura</w:t>
      </w:r>
    </w:p>
    <w:p w:rsidR="002944DF" w:rsidRDefault="002944DF" w14:paraId="59E568A3" w14:textId="77777777"/>
    <w:p w:rsidRPr="002944DF" w:rsidR="002531EC" w:rsidP="002944DF" w:rsidRDefault="002531EC" w14:paraId="0C77E6FC" w14:textId="5F299E2E">
      <w:pPr>
        <w:pBdr>
          <w:top w:val="single" w:color="auto" w:sz="4" w:space="1"/>
          <w:left w:val="single" w:color="auto" w:sz="4" w:space="4"/>
          <w:bottom w:val="single" w:color="auto" w:sz="4" w:space="1"/>
          <w:right w:val="single" w:color="auto" w:sz="4" w:space="4"/>
        </w:pBdr>
        <w:shd w:val="clear" w:color="auto" w:fill="E2EFD9" w:themeFill="accent6" w:themeFillTint="33"/>
        <w:spacing w:after="0"/>
        <w:rPr>
          <w:i/>
        </w:rPr>
      </w:pPr>
      <w:r w:rsidRPr="002944DF">
        <w:rPr>
          <w:b/>
          <w:i/>
        </w:rPr>
        <w:t>Nota:</w:t>
      </w:r>
      <w:r w:rsidRPr="002944DF">
        <w:rPr>
          <w:i/>
        </w:rPr>
        <w:t xml:space="preserve"> al finalizar la construcción de</w:t>
      </w:r>
      <w:r w:rsidRPr="002944DF" w:rsidR="00C536B6">
        <w:rPr>
          <w:i/>
        </w:rPr>
        <w:t xml:space="preserve"> todas las unidades académicas, por</w:t>
      </w:r>
      <w:r w:rsidRPr="002944DF">
        <w:rPr>
          <w:i/>
        </w:rPr>
        <w:t xml:space="preserve"> favor continúe con </w:t>
      </w:r>
      <w:r w:rsidRPr="002944DF" w:rsidR="00E00920">
        <w:rPr>
          <w:i/>
        </w:rPr>
        <w:t>la siguiente</w:t>
      </w:r>
      <w:r w:rsidRPr="002944DF">
        <w:rPr>
          <w:i/>
        </w:rPr>
        <w:t xml:space="preserve"> sección: </w:t>
      </w:r>
    </w:p>
    <w:p w:rsidR="00E00920" w:rsidP="0052173E" w:rsidRDefault="00E00920" w14:paraId="4DDAA678" w14:textId="77777777">
      <w:pPr>
        <w:spacing w:after="0"/>
      </w:pPr>
    </w:p>
    <w:tbl>
      <w:tblPr>
        <w:tblStyle w:val="Tablaconcuadrcula"/>
        <w:tblW w:w="9380" w:type="dxa"/>
        <w:tblInd w:w="108" w:type="dxa"/>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113" w:type="dxa"/>
          <w:bottom w:w="113" w:type="dxa"/>
        </w:tblCellMar>
        <w:tblLook w:val="04A0" w:firstRow="1" w:lastRow="0" w:firstColumn="1" w:lastColumn="0" w:noHBand="0" w:noVBand="1"/>
      </w:tblPr>
      <w:tblGrid>
        <w:gridCol w:w="9380"/>
      </w:tblGrid>
      <w:tr w:rsidRPr="005076C9" w:rsidR="004C1E3D" w:rsidTr="0026386B" w14:paraId="1F870893" w14:textId="77777777">
        <w:trPr>
          <w:trHeight w:val="455"/>
        </w:trPr>
        <w:tc>
          <w:tcPr>
            <w:tcW w:w="9380" w:type="dxa"/>
            <w:shd w:val="clear" w:color="auto" w:fill="F7CAAC" w:themeFill="accent2" w:themeFillTint="66"/>
          </w:tcPr>
          <w:p w:rsidRPr="00F12F54" w:rsidR="004C1E3D" w:rsidP="002944DF" w:rsidRDefault="004C1E3D" w14:paraId="6A053812" w14:textId="77777777">
            <w:pPr>
              <w:pStyle w:val="Sinespaciado"/>
              <w:jc w:val="center"/>
              <w:rPr>
                <w:rFonts w:ascii="Calibri" w:hAnsi="Calibri"/>
                <w:b/>
                <w:sz w:val="24"/>
                <w:szCs w:val="24"/>
                <w:highlight w:val="yellow"/>
                <w:lang w:val="es-CO"/>
              </w:rPr>
            </w:pPr>
            <w:r w:rsidRPr="00F12F54">
              <w:rPr>
                <w:rFonts w:ascii="Calibri" w:hAnsi="Calibri"/>
                <w:b/>
                <w:sz w:val="24"/>
                <w:szCs w:val="24"/>
                <w:highlight w:val="yellow"/>
                <w:lang w:val="es-CO"/>
              </w:rPr>
              <w:t xml:space="preserve">CIERRE DEL ESPACIO ACADÉMICO </w:t>
            </w:r>
          </w:p>
          <w:p w:rsidRPr="0052173E" w:rsidR="004C1E3D" w:rsidP="002944DF" w:rsidRDefault="0026386B" w14:paraId="6544E80C" w14:textId="01791EFC">
            <w:pPr>
              <w:pStyle w:val="Sinespaciado"/>
              <w:jc w:val="center"/>
              <w:rPr>
                <w:rFonts w:ascii="Calibri" w:hAnsi="Calibri"/>
                <w:b/>
                <w:sz w:val="24"/>
                <w:szCs w:val="24"/>
                <w:lang w:val="es-CO"/>
              </w:rPr>
            </w:pPr>
            <w:r>
              <w:rPr>
                <w:rFonts w:ascii="Calibri" w:hAnsi="Calibri"/>
                <w:b/>
                <w:i/>
                <w:color w:val="000000" w:themeColor="text1"/>
                <w:sz w:val="22"/>
                <w:szCs w:val="24"/>
                <w:lang w:val="es-CO"/>
              </w:rPr>
              <w:t xml:space="preserve">(OPCIONAL) </w:t>
            </w:r>
            <w:r w:rsidR="004C1E3D">
              <w:rPr>
                <w:rFonts w:ascii="Calibri" w:hAnsi="Calibri"/>
                <w:b/>
                <w:sz w:val="24"/>
                <w:szCs w:val="24"/>
                <w:lang w:val="es-CO"/>
              </w:rPr>
              <w:t>Glosario</w:t>
            </w:r>
            <w:r w:rsidR="00B1479A">
              <w:rPr>
                <w:rFonts w:ascii="Calibri" w:hAnsi="Calibri"/>
                <w:b/>
                <w:sz w:val="24"/>
                <w:szCs w:val="24"/>
                <w:lang w:val="es-CO"/>
              </w:rPr>
              <w:t xml:space="preserve"> </w:t>
            </w:r>
            <w:r w:rsidR="00934DEB">
              <w:rPr>
                <w:rFonts w:ascii="Calibri" w:hAnsi="Calibri"/>
                <w:b/>
                <w:sz w:val="24"/>
                <w:szCs w:val="24"/>
                <w:lang w:val="es-CO"/>
              </w:rPr>
              <w:t xml:space="preserve"> </w:t>
            </w:r>
          </w:p>
        </w:tc>
      </w:tr>
      <w:tr w:rsidRPr="005076C9" w:rsidR="004C1E3D" w:rsidTr="002944DF" w14:paraId="02F20648" w14:textId="77777777">
        <w:trPr>
          <w:trHeight w:val="455"/>
        </w:trPr>
        <w:tc>
          <w:tcPr>
            <w:tcW w:w="9380" w:type="dxa"/>
          </w:tcPr>
          <w:p w:rsidRPr="005076C9" w:rsidR="004C1E3D" w:rsidP="002944DF" w:rsidRDefault="004C1E3D" w14:paraId="1EDF01F9" w14:textId="19ED9062">
            <w:pPr>
              <w:rPr>
                <w:rFonts w:cs="Arial"/>
                <w:i/>
                <w:color w:val="7F7F7F" w:themeColor="text1" w:themeTint="80"/>
                <w:szCs w:val="20"/>
              </w:rPr>
            </w:pPr>
            <w:r>
              <w:rPr>
                <w:rFonts w:cs="Arial"/>
                <w:i/>
                <w:color w:val="7F7F7F" w:themeColor="text1" w:themeTint="80"/>
                <w:szCs w:val="20"/>
              </w:rPr>
              <w:t>I</w:t>
            </w:r>
            <w:r w:rsidR="004822F3">
              <w:rPr>
                <w:rFonts w:cs="Arial"/>
                <w:i/>
                <w:color w:val="7F7F7F" w:themeColor="text1" w:themeTint="80"/>
                <w:szCs w:val="20"/>
              </w:rPr>
              <w:t>ncluya un glosario general para el curso</w:t>
            </w:r>
            <w:r w:rsidR="005E5A63">
              <w:rPr>
                <w:rFonts w:cs="Arial"/>
                <w:i/>
                <w:color w:val="7F7F7F" w:themeColor="text1" w:themeTint="80"/>
                <w:szCs w:val="20"/>
              </w:rPr>
              <w:t xml:space="preserve"> que contenga los principales conceptos abordados por cada temática.</w:t>
            </w:r>
            <w:r w:rsidR="0073757B">
              <w:rPr>
                <w:rFonts w:cs="Arial"/>
                <w:i/>
                <w:color w:val="7F7F7F" w:themeColor="text1" w:themeTint="80"/>
                <w:szCs w:val="20"/>
              </w:rPr>
              <w:t xml:space="preserve"> Ordene alfabéticamente.</w:t>
            </w:r>
          </w:p>
          <w:p w:rsidR="004C1E3D" w:rsidP="002944DF" w:rsidRDefault="004C1E3D" w14:paraId="6C5B6D38" w14:textId="3E5D2D97">
            <w:pPr>
              <w:spacing w:after="0" w:line="240" w:lineRule="auto"/>
              <w:rPr>
                <w:rFonts w:cs="Arial"/>
                <w:i/>
                <w:color w:val="7F7F7F" w:themeColor="text1" w:themeTint="80"/>
                <w:szCs w:val="20"/>
              </w:rPr>
            </w:pPr>
            <w:r w:rsidRPr="001E38B2">
              <w:rPr>
                <w:rFonts w:cs="Arial"/>
                <w:i/>
                <w:color w:val="7F7F7F" w:themeColor="text1" w:themeTint="80"/>
                <w:szCs w:val="20"/>
              </w:rPr>
              <w:t>Ejemplo estructura de</w:t>
            </w:r>
            <w:r w:rsidR="00FC4070">
              <w:rPr>
                <w:rFonts w:cs="Arial"/>
                <w:i/>
                <w:color w:val="7F7F7F" w:themeColor="text1" w:themeTint="80"/>
                <w:szCs w:val="20"/>
              </w:rPr>
              <w:t>l glosario</w:t>
            </w:r>
          </w:p>
          <w:p w:rsidRPr="001E38B2" w:rsidR="004C1E3D" w:rsidP="002944DF" w:rsidRDefault="004C1E3D" w14:paraId="0A79ED4A" w14:textId="77777777">
            <w:pPr>
              <w:spacing w:after="0" w:line="240" w:lineRule="auto"/>
              <w:rPr>
                <w:rFonts w:cs="Arial"/>
                <w:i/>
                <w:color w:val="7F7F7F" w:themeColor="text1" w:themeTint="80"/>
                <w:szCs w:val="20"/>
              </w:rPr>
            </w:pPr>
          </w:p>
          <w:p w:rsidR="004C1E3D" w:rsidP="00FC4070" w:rsidRDefault="004C1E3D" w14:paraId="39ABF007" w14:textId="6A27F243">
            <w:pPr>
              <w:spacing w:after="0" w:line="240" w:lineRule="auto"/>
              <w:rPr>
                <w:rFonts w:cs="Arial"/>
                <w:i/>
                <w:color w:val="7F7F7F" w:themeColor="text1" w:themeTint="80"/>
                <w:szCs w:val="20"/>
              </w:rPr>
            </w:pPr>
            <w:r>
              <w:rPr>
                <w:rFonts w:cs="Arial"/>
                <w:b/>
                <w:i/>
                <w:color w:val="7F7F7F" w:themeColor="text1" w:themeTint="80"/>
                <w:szCs w:val="20"/>
              </w:rPr>
              <w:t xml:space="preserve">1. </w:t>
            </w:r>
            <w:r w:rsidR="00986C08">
              <w:rPr>
                <w:rFonts w:cs="Arial"/>
                <w:b/>
                <w:i/>
                <w:color w:val="7F7F7F" w:themeColor="text1" w:themeTint="80"/>
                <w:szCs w:val="20"/>
              </w:rPr>
              <w:t xml:space="preserve">Término: </w:t>
            </w:r>
            <w:r w:rsidRPr="0073757B" w:rsidR="00986C08">
              <w:rPr>
                <w:rFonts w:cs="Arial"/>
                <w:i/>
                <w:color w:val="7F7F7F" w:themeColor="text1" w:themeTint="80"/>
                <w:szCs w:val="20"/>
              </w:rPr>
              <w:t>Definició</w:t>
            </w:r>
            <w:r w:rsidR="0073757B">
              <w:rPr>
                <w:rFonts w:cs="Arial"/>
                <w:i/>
                <w:color w:val="7F7F7F" w:themeColor="text1" w:themeTint="80"/>
                <w:szCs w:val="20"/>
              </w:rPr>
              <w:t>n</w:t>
            </w:r>
          </w:p>
          <w:p w:rsidRPr="005076C9" w:rsidR="004C1E3D" w:rsidP="00986C08" w:rsidRDefault="004C1E3D" w14:paraId="18EACE1E" w14:textId="77777777">
            <w:pPr>
              <w:spacing w:after="0" w:line="240" w:lineRule="auto"/>
              <w:rPr>
                <w:rFonts w:cs="Arial"/>
                <w:i/>
                <w:color w:val="7F7F7F" w:themeColor="text1" w:themeTint="80"/>
                <w:szCs w:val="20"/>
              </w:rPr>
            </w:pPr>
          </w:p>
        </w:tc>
      </w:tr>
    </w:tbl>
    <w:p w:rsidR="004C1E3D" w:rsidP="0052173E" w:rsidRDefault="004C1E3D" w14:paraId="112D7DB1" w14:textId="193BBCDB">
      <w:pPr>
        <w:spacing w:after="0"/>
      </w:pPr>
    </w:p>
    <w:p w:rsidR="004C1E3D" w:rsidP="0052173E" w:rsidRDefault="004C1E3D" w14:paraId="23C8D0F6" w14:textId="77777777">
      <w:pPr>
        <w:spacing w:after="0"/>
      </w:pPr>
    </w:p>
    <w:tbl>
      <w:tblPr>
        <w:tblStyle w:val="Tablaconcuadrcula"/>
        <w:tblW w:w="9380" w:type="dxa"/>
        <w:tblInd w:w="108" w:type="dxa"/>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113" w:type="dxa"/>
          <w:bottom w:w="113" w:type="dxa"/>
        </w:tblCellMar>
        <w:tblLook w:val="04A0" w:firstRow="1" w:lastRow="0" w:firstColumn="1" w:lastColumn="0" w:noHBand="0" w:noVBand="1"/>
      </w:tblPr>
      <w:tblGrid>
        <w:gridCol w:w="9380"/>
      </w:tblGrid>
      <w:tr w:rsidRPr="005076C9" w:rsidR="004C1E3D" w:rsidTr="00C4687F" w14:paraId="14260EAD" w14:textId="77777777">
        <w:trPr>
          <w:trHeight w:val="458"/>
        </w:trPr>
        <w:tc>
          <w:tcPr>
            <w:tcW w:w="9380" w:type="dxa"/>
            <w:shd w:val="clear" w:color="auto" w:fill="FFF2CC" w:themeFill="accent4" w:themeFillTint="33"/>
          </w:tcPr>
          <w:p w:rsidRPr="00F12F54" w:rsidR="004C1E3D" w:rsidP="0026386B" w:rsidRDefault="0026386B" w14:paraId="06916D98" w14:textId="4ECE464A">
            <w:pPr>
              <w:pStyle w:val="Sinespaciado"/>
              <w:jc w:val="center"/>
              <w:rPr>
                <w:rFonts w:ascii="Calibri" w:hAnsi="Calibri"/>
                <w:b/>
                <w:sz w:val="24"/>
                <w:szCs w:val="24"/>
                <w:highlight w:val="yellow"/>
                <w:lang w:val="es-CO"/>
              </w:rPr>
            </w:pPr>
            <w:r>
              <w:rPr>
                <w:rFonts w:ascii="Calibri" w:hAnsi="Calibri"/>
                <w:b/>
                <w:i/>
                <w:color w:val="000000" w:themeColor="text1"/>
                <w:sz w:val="22"/>
                <w:szCs w:val="24"/>
                <w:lang w:val="es-CO"/>
              </w:rPr>
              <w:t xml:space="preserve">(OBLIGATORIO) </w:t>
            </w:r>
            <w:r w:rsidRPr="0010775C" w:rsidR="004C1E3D">
              <w:rPr>
                <w:rFonts w:ascii="Calibri" w:hAnsi="Calibri"/>
                <w:b/>
                <w:sz w:val="24"/>
                <w:szCs w:val="24"/>
                <w:lang w:val="es-CO"/>
              </w:rPr>
              <w:t xml:space="preserve">Evaluación </w:t>
            </w:r>
            <w:r w:rsidR="00C4687F">
              <w:rPr>
                <w:rFonts w:ascii="Calibri" w:hAnsi="Calibri"/>
                <w:b/>
                <w:sz w:val="24"/>
                <w:szCs w:val="24"/>
                <w:lang w:val="es-CO"/>
              </w:rPr>
              <w:t xml:space="preserve">final </w:t>
            </w:r>
          </w:p>
        </w:tc>
      </w:tr>
      <w:tr w:rsidRPr="005076C9" w:rsidR="009C096D" w:rsidTr="0077434C" w14:paraId="16EB0AA0" w14:textId="77777777">
        <w:trPr>
          <w:trHeight w:val="455"/>
        </w:trPr>
        <w:tc>
          <w:tcPr>
            <w:tcW w:w="9380" w:type="dxa"/>
          </w:tcPr>
          <w:p w:rsidRPr="005076C9" w:rsidR="009C096D" w:rsidP="0077434C" w:rsidRDefault="009C096D" w14:paraId="2E000451" w14:textId="43627AC5">
            <w:pPr>
              <w:rPr>
                <w:rFonts w:cs="Arial"/>
                <w:i/>
                <w:color w:val="7F7F7F" w:themeColor="text1" w:themeTint="80"/>
                <w:szCs w:val="20"/>
              </w:rPr>
            </w:pPr>
            <w:r>
              <w:rPr>
                <w:rFonts w:cs="Arial"/>
                <w:i/>
                <w:color w:val="7F7F7F" w:themeColor="text1" w:themeTint="80"/>
                <w:szCs w:val="20"/>
              </w:rPr>
              <w:t>Integre una evaluación de cierre del espacio académico virtual</w:t>
            </w:r>
            <w:r w:rsidR="00636924">
              <w:rPr>
                <w:rFonts w:cs="Arial"/>
                <w:i/>
                <w:color w:val="7F7F7F" w:themeColor="text1" w:themeTint="80"/>
                <w:szCs w:val="20"/>
              </w:rPr>
              <w:t xml:space="preserve"> que le permita validar el nivel de desarrollo de las competencias formuladas en cada unidad</w:t>
            </w:r>
            <w:r>
              <w:rPr>
                <w:rFonts w:cs="Arial"/>
                <w:i/>
                <w:color w:val="7F7F7F" w:themeColor="text1" w:themeTint="80"/>
                <w:szCs w:val="20"/>
              </w:rPr>
              <w:t>. Para dicha evaluación por favor n</w:t>
            </w:r>
            <w:r w:rsidRPr="005076C9">
              <w:rPr>
                <w:rFonts w:cs="Arial"/>
                <w:i/>
                <w:color w:val="7F7F7F" w:themeColor="text1" w:themeTint="80"/>
                <w:szCs w:val="20"/>
              </w:rPr>
              <w:t xml:space="preserve">umere cada pregunta, indique las opciones de respuesta de cada una y resalte la respuesta correcta. Puede combinar preguntas de </w:t>
            </w:r>
            <w:r>
              <w:rPr>
                <w:rFonts w:cs="Arial"/>
                <w:i/>
                <w:color w:val="7F7F7F" w:themeColor="text1" w:themeTint="80"/>
                <w:szCs w:val="20"/>
              </w:rPr>
              <w:t xml:space="preserve">opción </w:t>
            </w:r>
            <w:r w:rsidRPr="005076C9">
              <w:rPr>
                <w:rFonts w:cs="Arial"/>
                <w:i/>
                <w:color w:val="7F7F7F" w:themeColor="text1" w:themeTint="80"/>
                <w:szCs w:val="20"/>
              </w:rPr>
              <w:t>múltiple (mínimo 15 preguntas)</w:t>
            </w:r>
            <w:r>
              <w:rPr>
                <w:rFonts w:cs="Arial"/>
                <w:i/>
                <w:color w:val="7F7F7F" w:themeColor="text1" w:themeTint="80"/>
                <w:szCs w:val="20"/>
              </w:rPr>
              <w:t xml:space="preserve"> con preguntas de completar. Por favor procure que las preguntas promuevan el análisis de situaciones donde el estudiante deba tomar decisiones, o hacer inferencias (ejercicio analítico).  </w:t>
            </w:r>
          </w:p>
          <w:p w:rsidR="009C096D" w:rsidP="0077434C" w:rsidRDefault="009C096D" w14:paraId="51B25790" w14:textId="63F4C365">
            <w:pPr>
              <w:spacing w:after="0" w:line="240" w:lineRule="auto"/>
              <w:rPr>
                <w:rFonts w:cs="Arial"/>
                <w:i/>
                <w:color w:val="7F7F7F" w:themeColor="text1" w:themeTint="80"/>
                <w:szCs w:val="20"/>
              </w:rPr>
            </w:pPr>
            <w:r w:rsidRPr="001E38B2">
              <w:rPr>
                <w:rFonts w:cs="Arial"/>
                <w:i/>
                <w:color w:val="7F7F7F" w:themeColor="text1" w:themeTint="80"/>
                <w:szCs w:val="20"/>
              </w:rPr>
              <w:t>Ejemplo estructura de pregunta</w:t>
            </w:r>
          </w:p>
          <w:p w:rsidRPr="001E38B2" w:rsidR="009C096D" w:rsidP="0077434C" w:rsidRDefault="009C096D" w14:paraId="3FF8F7B9" w14:textId="77777777">
            <w:pPr>
              <w:spacing w:after="0" w:line="240" w:lineRule="auto"/>
              <w:rPr>
                <w:rFonts w:cs="Arial"/>
                <w:i/>
                <w:color w:val="7F7F7F" w:themeColor="text1" w:themeTint="80"/>
                <w:szCs w:val="20"/>
              </w:rPr>
            </w:pPr>
          </w:p>
          <w:p w:rsidRPr="005076C9" w:rsidR="009C096D" w:rsidP="0077434C" w:rsidRDefault="009C096D" w14:paraId="41D61BBC" w14:textId="77777777">
            <w:pPr>
              <w:spacing w:after="0" w:line="240" w:lineRule="auto"/>
              <w:rPr>
                <w:rFonts w:cs="Arial"/>
                <w:b/>
                <w:i/>
                <w:color w:val="7F7F7F" w:themeColor="text1" w:themeTint="80"/>
                <w:szCs w:val="20"/>
              </w:rPr>
            </w:pPr>
            <w:r>
              <w:rPr>
                <w:rFonts w:cs="Arial"/>
                <w:b/>
                <w:i/>
                <w:color w:val="7F7F7F" w:themeColor="text1" w:themeTint="80"/>
                <w:szCs w:val="20"/>
              </w:rPr>
              <w:t xml:space="preserve">1. Enunciado </w:t>
            </w:r>
            <w:r w:rsidRPr="005076C9">
              <w:rPr>
                <w:rFonts w:cs="Arial"/>
                <w:b/>
                <w:i/>
                <w:color w:val="7F7F7F" w:themeColor="text1" w:themeTint="80"/>
                <w:szCs w:val="20"/>
              </w:rPr>
              <w:t>Pregunta 1</w:t>
            </w:r>
          </w:p>
          <w:p w:rsidRPr="005076C9" w:rsidR="009C096D" w:rsidP="0077434C" w:rsidRDefault="009C096D" w14:paraId="4DF2CEC4" w14:textId="77777777">
            <w:pPr>
              <w:spacing w:after="0" w:line="240" w:lineRule="auto"/>
              <w:rPr>
                <w:rFonts w:cs="Arial"/>
                <w:i/>
                <w:color w:val="7F7F7F" w:themeColor="text1" w:themeTint="80"/>
                <w:szCs w:val="20"/>
              </w:rPr>
            </w:pPr>
            <w:r w:rsidRPr="005076C9">
              <w:rPr>
                <w:rFonts w:cs="Arial"/>
                <w:i/>
                <w:color w:val="7F7F7F" w:themeColor="text1" w:themeTint="80"/>
                <w:szCs w:val="20"/>
              </w:rPr>
              <w:t>a. Opción 1</w:t>
            </w:r>
          </w:p>
          <w:p w:rsidRPr="005076C9" w:rsidR="009C096D" w:rsidP="0077434C" w:rsidRDefault="009C096D" w14:paraId="76F31C60" w14:textId="77777777">
            <w:pPr>
              <w:spacing w:after="0" w:line="240" w:lineRule="auto"/>
              <w:rPr>
                <w:rFonts w:cs="Arial"/>
                <w:i/>
                <w:color w:val="7F7F7F" w:themeColor="text1" w:themeTint="80"/>
                <w:szCs w:val="20"/>
              </w:rPr>
            </w:pPr>
            <w:r w:rsidRPr="005076C9">
              <w:rPr>
                <w:rFonts w:cs="Arial"/>
                <w:i/>
                <w:color w:val="7F7F7F" w:themeColor="text1" w:themeTint="80"/>
                <w:szCs w:val="20"/>
              </w:rPr>
              <w:t>b. Opción 2</w:t>
            </w:r>
          </w:p>
          <w:p w:rsidRPr="005076C9" w:rsidR="009C096D" w:rsidP="0077434C" w:rsidRDefault="009C096D" w14:paraId="679493A5" w14:textId="77777777">
            <w:pPr>
              <w:spacing w:after="0" w:line="240" w:lineRule="auto"/>
              <w:rPr>
                <w:rFonts w:cs="Arial"/>
                <w:i/>
                <w:color w:val="7F7F7F" w:themeColor="text1" w:themeTint="80"/>
                <w:szCs w:val="20"/>
              </w:rPr>
            </w:pPr>
            <w:r w:rsidRPr="005076C9">
              <w:rPr>
                <w:rFonts w:cs="Arial"/>
                <w:i/>
                <w:color w:val="7F7F7F" w:themeColor="text1" w:themeTint="80"/>
                <w:szCs w:val="20"/>
              </w:rPr>
              <w:t xml:space="preserve">c. </w:t>
            </w:r>
            <w:r w:rsidRPr="00E65281">
              <w:rPr>
                <w:rFonts w:cs="Arial"/>
                <w:b/>
                <w:i/>
                <w:color w:val="7F7F7F" w:themeColor="text1" w:themeTint="80"/>
                <w:szCs w:val="20"/>
              </w:rPr>
              <w:t>Opción 3</w:t>
            </w:r>
            <w:r>
              <w:rPr>
                <w:rFonts w:cs="Arial"/>
                <w:i/>
                <w:color w:val="7F7F7F" w:themeColor="text1" w:themeTint="80"/>
                <w:szCs w:val="20"/>
              </w:rPr>
              <w:t xml:space="preserve"> (respuesta)</w:t>
            </w:r>
          </w:p>
          <w:p w:rsidR="009C096D" w:rsidP="0077434C" w:rsidRDefault="009C096D" w14:paraId="49F11C0C" w14:textId="77777777">
            <w:pPr>
              <w:spacing w:after="0" w:line="240" w:lineRule="auto"/>
              <w:rPr>
                <w:rFonts w:cs="Arial"/>
                <w:i/>
                <w:color w:val="7F7F7F" w:themeColor="text1" w:themeTint="80"/>
                <w:szCs w:val="20"/>
              </w:rPr>
            </w:pPr>
            <w:r w:rsidRPr="005076C9">
              <w:rPr>
                <w:rFonts w:cs="Arial"/>
                <w:i/>
                <w:color w:val="7F7F7F" w:themeColor="text1" w:themeTint="80"/>
                <w:szCs w:val="20"/>
              </w:rPr>
              <w:t>d. Opción 4</w:t>
            </w:r>
          </w:p>
          <w:p w:rsidR="009C096D" w:rsidP="0077434C" w:rsidRDefault="009C096D" w14:paraId="41CDE2E8" w14:textId="77777777">
            <w:pPr>
              <w:spacing w:after="0" w:line="240" w:lineRule="auto"/>
              <w:rPr>
                <w:rFonts w:cs="Arial"/>
                <w:i/>
                <w:color w:val="7F7F7F" w:themeColor="text1" w:themeTint="80"/>
                <w:szCs w:val="20"/>
              </w:rPr>
            </w:pPr>
          </w:p>
          <w:p w:rsidRPr="005076C9" w:rsidR="009C096D" w:rsidP="0077434C" w:rsidRDefault="009C096D" w14:paraId="1286C35D" w14:textId="77777777">
            <w:pPr>
              <w:spacing w:after="0" w:line="240" w:lineRule="auto"/>
              <w:rPr>
                <w:rFonts w:cs="Arial"/>
                <w:b/>
                <w:i/>
                <w:color w:val="7F7F7F" w:themeColor="text1" w:themeTint="80"/>
                <w:szCs w:val="20"/>
              </w:rPr>
            </w:pPr>
            <w:r>
              <w:rPr>
                <w:rFonts w:cs="Arial"/>
                <w:b/>
                <w:i/>
                <w:color w:val="7F7F7F" w:themeColor="text1" w:themeTint="80"/>
                <w:szCs w:val="20"/>
              </w:rPr>
              <w:t xml:space="preserve">2. Enunciado </w:t>
            </w:r>
            <w:r w:rsidRPr="005076C9">
              <w:rPr>
                <w:rFonts w:cs="Arial"/>
                <w:b/>
                <w:i/>
                <w:color w:val="7F7F7F" w:themeColor="text1" w:themeTint="80"/>
                <w:szCs w:val="20"/>
              </w:rPr>
              <w:t xml:space="preserve">Pregunta </w:t>
            </w:r>
            <w:r>
              <w:rPr>
                <w:rFonts w:cs="Arial"/>
                <w:b/>
                <w:i/>
                <w:color w:val="7F7F7F" w:themeColor="text1" w:themeTint="80"/>
                <w:szCs w:val="20"/>
              </w:rPr>
              <w:t xml:space="preserve">2 incluyendo opción _________________ para completar </w:t>
            </w:r>
          </w:p>
          <w:p w:rsidRPr="005076C9" w:rsidR="009C096D" w:rsidP="0077434C" w:rsidRDefault="009C096D" w14:paraId="57017B89" w14:textId="77777777">
            <w:pPr>
              <w:spacing w:after="0" w:line="240" w:lineRule="auto"/>
              <w:rPr>
                <w:rFonts w:cs="Arial"/>
                <w:i/>
                <w:color w:val="7F7F7F" w:themeColor="text1" w:themeTint="80"/>
                <w:szCs w:val="20"/>
              </w:rPr>
            </w:pPr>
            <w:r w:rsidRPr="005076C9">
              <w:rPr>
                <w:rFonts w:cs="Arial"/>
                <w:i/>
                <w:color w:val="7F7F7F" w:themeColor="text1" w:themeTint="80"/>
                <w:szCs w:val="20"/>
              </w:rPr>
              <w:t xml:space="preserve">a. </w:t>
            </w:r>
            <w:r>
              <w:rPr>
                <w:rFonts w:cs="Arial"/>
                <w:i/>
                <w:color w:val="7F7F7F" w:themeColor="text1" w:themeTint="80"/>
                <w:szCs w:val="20"/>
              </w:rPr>
              <w:t>(incluir respuesta)</w:t>
            </w:r>
          </w:p>
          <w:p w:rsidRPr="005076C9" w:rsidR="009C096D" w:rsidP="0077434C" w:rsidRDefault="009C096D" w14:paraId="6EED0BD0" w14:textId="77777777">
            <w:pPr>
              <w:spacing w:after="0" w:line="240" w:lineRule="auto"/>
              <w:rPr>
                <w:rFonts w:cs="Arial"/>
                <w:i/>
                <w:color w:val="7F7F7F" w:themeColor="text1" w:themeTint="80"/>
                <w:szCs w:val="20"/>
              </w:rPr>
            </w:pPr>
          </w:p>
        </w:tc>
      </w:tr>
    </w:tbl>
    <w:p w:rsidR="009C096D" w:rsidP="0052173E" w:rsidRDefault="009C096D" w14:paraId="2FB6FDE8" w14:textId="77777777">
      <w:pPr>
        <w:spacing w:after="0"/>
      </w:pPr>
    </w:p>
    <w:p w:rsidR="00E22339" w:rsidP="00E22339" w:rsidRDefault="00E22339" w14:paraId="574DE006" w14:textId="77777777">
      <w:pPr>
        <w:rPr>
          <w:sz w:val="24"/>
          <w:szCs w:val="24"/>
        </w:rPr>
      </w:pPr>
    </w:p>
    <w:p w:rsidR="009C096D" w:rsidP="00E22339" w:rsidRDefault="009C096D" w14:paraId="2EAEE3EF" w14:textId="77777777">
      <w:pPr>
        <w:rPr>
          <w:sz w:val="24"/>
          <w:szCs w:val="24"/>
        </w:rPr>
        <w:sectPr w:rsidR="009C096D" w:rsidSect="00C27AE4">
          <w:pgSz w:w="12240" w:h="15840" w:orient="portrait" w:code="1"/>
          <w:pgMar w:top="1418" w:right="1134" w:bottom="1418" w:left="1701" w:header="709" w:footer="709" w:gutter="0"/>
          <w:cols w:space="708"/>
          <w:docGrid w:linePitch="360"/>
        </w:sectPr>
      </w:pPr>
    </w:p>
    <w:p w:rsidRPr="003E3F2C" w:rsidR="00E22339" w:rsidP="0052173E" w:rsidRDefault="00FA04B6" w14:paraId="153E509B" w14:textId="32ED88E0">
      <w:pPr>
        <w:jc w:val="center"/>
        <w:rPr>
          <w:b/>
          <w:sz w:val="28"/>
        </w:rPr>
      </w:pPr>
      <w:r>
        <w:rPr>
          <w:b/>
          <w:sz w:val="28"/>
        </w:rPr>
        <w:t xml:space="preserve">Anexo </w:t>
      </w:r>
      <w:r w:rsidR="001F2E1B">
        <w:rPr>
          <w:b/>
          <w:sz w:val="28"/>
        </w:rPr>
        <w:t>A</w:t>
      </w:r>
    </w:p>
    <w:p w:rsidRPr="00CA1310" w:rsidR="00E22339" w:rsidP="4251143B" w:rsidRDefault="00E22339" w14:paraId="12A71132" w14:textId="2E08641E">
      <w:pPr>
        <w:spacing w:after="0" w:line="240" w:lineRule="auto"/>
        <w:rPr>
          <w:b w:val="1"/>
          <w:bCs w:val="1"/>
          <w:sz w:val="24"/>
          <w:szCs w:val="24"/>
          <w:lang w:val="es-ES"/>
        </w:rPr>
      </w:pPr>
      <w:r w:rsidRPr="4251143B" w:rsidR="00E22339">
        <w:rPr>
          <w:b w:val="1"/>
          <w:bCs w:val="1"/>
          <w:sz w:val="24"/>
          <w:szCs w:val="24"/>
          <w:lang w:val="es-ES"/>
        </w:rPr>
        <w:t>Herramientas y Recursos integrados en la plataforma educativa Moodlerooms</w:t>
      </w:r>
      <w:r w:rsidRPr="4251143B" w:rsidR="00E22339">
        <w:rPr>
          <w:b w:val="1"/>
          <w:bCs w:val="1"/>
          <w:sz w:val="24"/>
          <w:szCs w:val="24"/>
          <w:lang w:val="es-ES"/>
        </w:rPr>
        <w:t xml:space="preserve">. </w:t>
      </w:r>
    </w:p>
    <w:p w:rsidR="00E22339" w:rsidP="4251143B" w:rsidRDefault="00E22339" w14:paraId="4C8D3C51" w14:textId="3CFAE9F4">
      <w:pPr>
        <w:spacing w:after="0" w:line="240" w:lineRule="auto"/>
        <w:jc w:val="both"/>
        <w:rPr>
          <w:b w:val="1"/>
          <w:bCs w:val="1"/>
          <w:sz w:val="28"/>
          <w:szCs w:val="28"/>
          <w:lang w:val="es-ES"/>
        </w:rPr>
      </w:pPr>
      <w:r w:rsidRPr="4251143B" w:rsidR="00E22339">
        <w:rPr>
          <w:sz w:val="24"/>
          <w:szCs w:val="24"/>
          <w:lang w:val="es-ES"/>
        </w:rPr>
        <w:t>La siguiente lista de herramientas y recursos están disponibles dentro de la plataforma educativa MoodleRooms</w:t>
      </w:r>
      <w:r w:rsidRPr="4251143B" w:rsidR="00EF27BC">
        <w:rPr>
          <w:sz w:val="24"/>
          <w:szCs w:val="24"/>
          <w:lang w:val="es-ES"/>
        </w:rPr>
        <w:t xml:space="preserve"> (adquirida por la Universidad de La Salle)</w:t>
      </w:r>
      <w:r w:rsidRPr="4251143B" w:rsidR="00E22339">
        <w:rPr>
          <w:sz w:val="24"/>
          <w:szCs w:val="24"/>
          <w:lang w:val="es-ES"/>
        </w:rPr>
        <w:t xml:space="preserve"> como parte de las funcionalidades que tiene el docente para adecuar su espacio virtual en términos de actividades de aprendizaje (herramientas) y recursos de apoyo (recursos).</w:t>
      </w:r>
    </w:p>
    <w:p w:rsidRPr="00FA04B6" w:rsidR="00E22339" w:rsidP="00E22339" w:rsidRDefault="00E22339" w14:paraId="1E643088" w14:textId="0034ABB9">
      <w:pPr>
        <w:spacing w:after="0" w:line="240" w:lineRule="auto"/>
        <w:rPr>
          <w:b/>
          <w:sz w:val="24"/>
        </w:rPr>
      </w:pPr>
    </w:p>
    <w:tbl>
      <w:tblPr>
        <w:tblStyle w:val="Tablanormal1"/>
        <w:tblW w:w="0" w:type="auto"/>
        <w:tblLook w:val="04A0" w:firstRow="1" w:lastRow="0" w:firstColumn="1" w:lastColumn="0" w:noHBand="0" w:noVBand="1"/>
      </w:tblPr>
      <w:tblGrid>
        <w:gridCol w:w="906"/>
        <w:gridCol w:w="1783"/>
        <w:gridCol w:w="6706"/>
      </w:tblGrid>
      <w:tr w:rsidRPr="007C4E8A" w:rsidR="00E22339" w:rsidTr="4251143B" w14:paraId="5F4482B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95" w:type="dxa"/>
            <w:gridSpan w:val="3"/>
            <w:tcBorders>
              <w:top w:val="single" w:color="auto" w:sz="4" w:space="0"/>
              <w:left w:val="single" w:color="auto" w:sz="4" w:space="0"/>
              <w:bottom w:val="single" w:color="auto" w:sz="4" w:space="0"/>
              <w:right w:val="single" w:color="auto" w:sz="4" w:space="0"/>
            </w:tcBorders>
            <w:shd w:val="clear" w:color="auto" w:fill="A6A6A6" w:themeFill="background1" w:themeFillShade="A6"/>
            <w:tcMar/>
          </w:tcPr>
          <w:p w:rsidR="00E22339" w:rsidP="00E22339" w:rsidRDefault="00FA04B6" w14:paraId="4C67F13B" w14:textId="77777777">
            <w:pPr>
              <w:spacing w:after="0" w:line="240" w:lineRule="auto"/>
              <w:jc w:val="both"/>
              <w:rPr>
                <w:b w:val="0"/>
                <w:sz w:val="24"/>
              </w:rPr>
            </w:pPr>
            <w:r w:rsidRPr="00FA04B6">
              <w:rPr>
                <w:b w:val="0"/>
                <w:sz w:val="24"/>
              </w:rPr>
              <w:t>Herramientas</w:t>
            </w:r>
            <w:r>
              <w:rPr>
                <w:b w:val="0"/>
                <w:sz w:val="24"/>
              </w:rPr>
              <w:t xml:space="preserve"> para el desarrollo de actividades de aprendizaje</w:t>
            </w:r>
          </w:p>
          <w:p w:rsidRPr="007C4E8A" w:rsidR="00FA04B6" w:rsidP="00E22339" w:rsidRDefault="00FA04B6" w14:paraId="4B3C3184" w14:textId="19437839">
            <w:pPr>
              <w:spacing w:after="0" w:line="240" w:lineRule="auto"/>
              <w:jc w:val="both"/>
              <w:rPr>
                <w:rFonts w:cs="Calibri"/>
              </w:rPr>
            </w:pPr>
          </w:p>
        </w:tc>
      </w:tr>
      <w:tr w:rsidRPr="007C4E8A" w:rsidR="009C3D17" w:rsidTr="4251143B" w14:paraId="1F3B68E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6" w:type="dxa"/>
            <w:tcBorders>
              <w:top w:val="single" w:color="auto" w:sz="4" w:space="0"/>
              <w:right w:val="nil"/>
            </w:tcBorders>
            <w:tcMar/>
          </w:tcPr>
          <w:p w:rsidRPr="007C4E8A" w:rsidR="00E22339" w:rsidP="00E22339" w:rsidRDefault="00E22339" w14:paraId="72BE5502" w14:textId="41383FA2">
            <w:pPr>
              <w:spacing w:after="0" w:line="240" w:lineRule="auto"/>
              <w:jc w:val="center"/>
              <w:rPr>
                <w:noProof/>
                <w:lang w:eastAsia="es-CO"/>
              </w:rPr>
            </w:pPr>
            <w:r>
              <w:rPr>
                <w:noProof/>
                <w:lang w:val="es-CO" w:eastAsia="es-CO"/>
              </w:rPr>
              <w:drawing>
                <wp:inline distT="0" distB="0" distL="0" distR="0" wp14:anchorId="25EDF827" wp14:editId="2665BFB2">
                  <wp:extent cx="228600" cy="276225"/>
                  <wp:effectExtent l="0" t="0" r="0" b="9525"/>
                  <wp:docPr id="2020383268"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4"/>
                          <pic:cNvPicPr/>
                        </pic:nvPicPr>
                        <pic:blipFill>
                          <a:blip r:embed="rId64">
                            <a:extLst>
                              <a:ext uri="{28A0092B-C50C-407E-A947-70E740481C1C}">
                                <a14:useLocalDpi xmlns:a14="http://schemas.microsoft.com/office/drawing/2010/main" val="0"/>
                              </a:ext>
                            </a:extLst>
                          </a:blip>
                          <a:stretch>
                            <a:fillRect/>
                          </a:stretch>
                        </pic:blipFill>
                        <pic:spPr>
                          <a:xfrm>
                            <a:off x="0" y="0"/>
                            <a:ext cx="228600" cy="276225"/>
                          </a:xfrm>
                          <a:prstGeom prst="rect">
                            <a:avLst/>
                          </a:prstGeom>
                        </pic:spPr>
                      </pic:pic>
                    </a:graphicData>
                  </a:graphic>
                </wp:inline>
              </w:drawing>
            </w:r>
          </w:p>
        </w:tc>
        <w:tc>
          <w:tcPr>
            <w:cnfStyle w:val="000000000000" w:firstRow="0" w:lastRow="0" w:firstColumn="0" w:lastColumn="0" w:oddVBand="0" w:evenVBand="0" w:oddHBand="0" w:evenHBand="0" w:firstRowFirstColumn="0" w:firstRowLastColumn="0" w:lastRowFirstColumn="0" w:lastRowLastColumn="0"/>
            <w:tcW w:w="1803" w:type="dxa"/>
            <w:tcBorders>
              <w:top w:val="single" w:color="auto" w:sz="4" w:space="0"/>
              <w:left w:val="nil"/>
            </w:tcBorders>
            <w:tcMar/>
          </w:tcPr>
          <w:p w:rsidRPr="00FA04B6" w:rsidR="00E22339" w:rsidP="00E22339" w:rsidRDefault="00E22339" w14:paraId="0AD0259E" w14:textId="36226CAF">
            <w:pPr>
              <w:spacing w:after="0" w:line="240" w:lineRule="auto"/>
              <w:cnfStyle w:val="000000100000" w:firstRow="0" w:lastRow="0" w:firstColumn="0" w:lastColumn="0" w:oddVBand="0" w:evenVBand="0" w:oddHBand="1" w:evenHBand="0" w:firstRowFirstColumn="0" w:firstRowLastColumn="0" w:lastRowFirstColumn="0" w:lastRowLastColumn="0"/>
              <w:rPr>
                <w:rFonts w:cs="Calibri"/>
                <w:b/>
              </w:rPr>
            </w:pPr>
            <w:r w:rsidRPr="00FA04B6">
              <w:rPr>
                <w:rFonts w:cs="Calibri"/>
                <w:b/>
              </w:rPr>
              <w:t>Asistencia</w:t>
            </w:r>
          </w:p>
        </w:tc>
        <w:tc>
          <w:tcPr>
            <w:cnfStyle w:val="000000000000" w:firstRow="0" w:lastRow="0" w:firstColumn="0" w:lastColumn="0" w:oddVBand="0" w:evenVBand="0" w:oddHBand="0" w:evenHBand="0" w:firstRowFirstColumn="0" w:firstRowLastColumn="0" w:lastRowFirstColumn="0" w:lastRowLastColumn="0"/>
            <w:tcW w:w="6836" w:type="dxa"/>
            <w:tcBorders>
              <w:top w:val="single" w:color="auto" w:sz="4" w:space="0"/>
            </w:tcBorders>
            <w:tcMar/>
          </w:tcPr>
          <w:p w:rsidRPr="00FA04B6" w:rsidR="00E22339" w:rsidP="00E22339" w:rsidRDefault="00E22339" w14:paraId="6E3FC37C" w14:textId="61B056D4">
            <w:pPr>
              <w:spacing w:after="0" w:line="240" w:lineRule="auto"/>
              <w:jc w:val="both"/>
              <w:cnfStyle w:val="000000100000" w:firstRow="0" w:lastRow="0" w:firstColumn="0" w:lastColumn="0" w:oddVBand="0" w:evenVBand="0" w:oddHBand="1" w:evenHBand="0" w:firstRowFirstColumn="0" w:firstRowLastColumn="0" w:lastRowFirstColumn="0" w:lastRowLastColumn="0"/>
              <w:rPr>
                <w:rFonts w:cs="Calibri"/>
                <w:sz w:val="20"/>
              </w:rPr>
            </w:pPr>
            <w:r w:rsidRPr="00FA04B6">
              <w:rPr>
                <w:rFonts w:cs="Calibri"/>
                <w:sz w:val="20"/>
              </w:rPr>
              <w:t>El módulo de actividad de asistencia permite a un profesor tomar asistencia en clase y a los estudiantes ver su propio registro de asistencia.</w:t>
            </w:r>
          </w:p>
        </w:tc>
      </w:tr>
      <w:tr w:rsidRPr="007C4E8A" w:rsidR="00E22339" w:rsidTr="4251143B" w14:paraId="22A0B3CD" w14:textId="77777777">
        <w:tc>
          <w:tcPr>
            <w:cnfStyle w:val="001000000000" w:firstRow="0" w:lastRow="0" w:firstColumn="1" w:lastColumn="0" w:oddVBand="0" w:evenVBand="0" w:oddHBand="0" w:evenHBand="0" w:firstRowFirstColumn="0" w:firstRowLastColumn="0" w:lastRowFirstColumn="0" w:lastRowLastColumn="0"/>
            <w:tcW w:w="756" w:type="dxa"/>
            <w:tcBorders>
              <w:right w:val="nil"/>
            </w:tcBorders>
            <w:tcMar/>
          </w:tcPr>
          <w:p w:rsidRPr="007C4E8A" w:rsidR="00E22339" w:rsidP="00E22339" w:rsidRDefault="00E22339" w14:paraId="2070D2DF" w14:textId="77777777">
            <w:pPr>
              <w:spacing w:after="0" w:line="240" w:lineRule="auto"/>
              <w:jc w:val="center"/>
            </w:pPr>
            <w:r>
              <w:rPr>
                <w:noProof/>
                <w:lang w:val="es-CO" w:eastAsia="es-CO"/>
              </w:rPr>
              <w:drawing>
                <wp:inline distT="0" distB="0" distL="0" distR="0" wp14:anchorId="31B62896" wp14:editId="3CECA83E">
                  <wp:extent cx="266700" cy="276225"/>
                  <wp:effectExtent l="0" t="0" r="0" b="9525"/>
                  <wp:docPr id="90036532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pic:nvPicPr>
                        <pic:blipFill>
                          <a:blip r:embed="rId65">
                            <a:extLst>
                              <a:ext uri="{28A0092B-C50C-407E-A947-70E740481C1C}">
                                <a14:useLocalDpi xmlns:a14="http://schemas.microsoft.com/office/drawing/2010/main" val="0"/>
                              </a:ext>
                            </a:extLst>
                          </a:blip>
                          <a:stretch>
                            <a:fillRect/>
                          </a:stretch>
                        </pic:blipFill>
                        <pic:spPr>
                          <a:xfrm>
                            <a:off x="0" y="0"/>
                            <a:ext cx="266700" cy="276225"/>
                          </a:xfrm>
                          <a:prstGeom prst="rect">
                            <a:avLst/>
                          </a:prstGeom>
                        </pic:spPr>
                      </pic:pic>
                    </a:graphicData>
                  </a:graphic>
                </wp:inline>
              </w:drawing>
            </w:r>
          </w:p>
        </w:tc>
        <w:tc>
          <w:tcPr>
            <w:cnfStyle w:val="000000000000" w:firstRow="0" w:lastRow="0" w:firstColumn="0" w:lastColumn="0" w:oddVBand="0" w:evenVBand="0" w:oddHBand="0" w:evenHBand="0" w:firstRowFirstColumn="0" w:firstRowLastColumn="0" w:lastRowFirstColumn="0" w:lastRowLastColumn="0"/>
            <w:tcW w:w="1803" w:type="dxa"/>
            <w:tcBorders>
              <w:left w:val="nil"/>
            </w:tcBorders>
            <w:tcMar/>
          </w:tcPr>
          <w:p w:rsidRPr="007C4E8A" w:rsidR="00E22339" w:rsidP="00E22339" w:rsidRDefault="00E22339" w14:paraId="235668A4" w14:textId="77777777">
            <w:pPr>
              <w:spacing w:after="0" w:line="240" w:lineRule="auto"/>
              <w:cnfStyle w:val="000000000000" w:firstRow="0" w:lastRow="0" w:firstColumn="0" w:lastColumn="0" w:oddVBand="0" w:evenVBand="0" w:oddHBand="0" w:evenHBand="0" w:firstRowFirstColumn="0" w:firstRowLastColumn="0" w:lastRowFirstColumn="0" w:lastRowLastColumn="0"/>
              <w:rPr>
                <w:rFonts w:cs="Calibri"/>
                <w:b/>
              </w:rPr>
            </w:pPr>
            <w:r w:rsidRPr="007C4E8A">
              <w:rPr>
                <w:rFonts w:cs="Calibri"/>
                <w:b/>
              </w:rPr>
              <w:t>Base de datos</w:t>
            </w:r>
          </w:p>
        </w:tc>
        <w:tc>
          <w:tcPr>
            <w:cnfStyle w:val="000000000000" w:firstRow="0" w:lastRow="0" w:firstColumn="0" w:lastColumn="0" w:oddVBand="0" w:evenVBand="0" w:oddHBand="0" w:evenHBand="0" w:firstRowFirstColumn="0" w:firstRowLastColumn="0" w:lastRowFirstColumn="0" w:lastRowLastColumn="0"/>
            <w:tcW w:w="6836" w:type="dxa"/>
            <w:tcMar/>
          </w:tcPr>
          <w:p w:rsidRPr="00FA04B6" w:rsidR="00E22339" w:rsidP="00E22339" w:rsidRDefault="00E22339" w14:paraId="44F914D3" w14:textId="777777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cs="Calibri"/>
                <w:sz w:val="20"/>
              </w:rPr>
            </w:pPr>
            <w:r w:rsidRPr="00FA04B6">
              <w:rPr>
                <w:rFonts w:cs="Calibri"/>
                <w:sz w:val="20"/>
              </w:rPr>
              <w:t>El módulo de actividad de base de datos permite a los participantes crear, mantener y buscar información en un repositorio de registros. La estructura de las entradas la define el profesor según una lista de campos. Los tipos de campo incluyen casilla de verificación, botones de radio, menú desplegable, área de texto, URL, imagen y archivo cargado.</w:t>
            </w:r>
          </w:p>
        </w:tc>
      </w:tr>
      <w:tr w:rsidRPr="007C4E8A" w:rsidR="009C3D17" w:rsidTr="4251143B" w14:paraId="399849F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6" w:type="dxa"/>
            <w:tcBorders>
              <w:right w:val="nil"/>
            </w:tcBorders>
            <w:tcMar/>
          </w:tcPr>
          <w:p w:rsidRPr="007C4E8A" w:rsidR="00E22339" w:rsidP="00E22339" w:rsidRDefault="00E22339" w14:paraId="7D725963" w14:textId="77777777">
            <w:pPr>
              <w:spacing w:after="0" w:line="240" w:lineRule="auto"/>
              <w:jc w:val="center"/>
            </w:pPr>
            <w:r>
              <w:rPr>
                <w:noProof/>
                <w:lang w:val="es-CO" w:eastAsia="es-CO"/>
              </w:rPr>
              <w:drawing>
                <wp:inline distT="0" distB="0" distL="0" distR="0" wp14:anchorId="19C328CB" wp14:editId="10527A5B">
                  <wp:extent cx="304800" cy="314325"/>
                  <wp:effectExtent l="0" t="0" r="0" b="9525"/>
                  <wp:docPr id="1882773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pic:nvPicPr>
                        <pic:blipFill>
                          <a:blip r:embed="rId66">
                            <a:extLst>
                              <a:ext uri="{28A0092B-C50C-407E-A947-70E740481C1C}">
                                <a14:useLocalDpi xmlns:a14="http://schemas.microsoft.com/office/drawing/2010/main" val="0"/>
                              </a:ext>
                            </a:extLst>
                          </a:blip>
                          <a:stretch>
                            <a:fillRect/>
                          </a:stretch>
                        </pic:blipFill>
                        <pic:spPr>
                          <a:xfrm>
                            <a:off x="0" y="0"/>
                            <a:ext cx="304800" cy="314325"/>
                          </a:xfrm>
                          <a:prstGeom prst="rect">
                            <a:avLst/>
                          </a:prstGeom>
                        </pic:spPr>
                      </pic:pic>
                    </a:graphicData>
                  </a:graphic>
                </wp:inline>
              </w:drawing>
            </w:r>
          </w:p>
        </w:tc>
        <w:tc>
          <w:tcPr>
            <w:cnfStyle w:val="000000000000" w:firstRow="0" w:lastRow="0" w:firstColumn="0" w:lastColumn="0" w:oddVBand="0" w:evenVBand="0" w:oddHBand="0" w:evenHBand="0" w:firstRowFirstColumn="0" w:firstRowLastColumn="0" w:lastRowFirstColumn="0" w:lastRowLastColumn="0"/>
            <w:tcW w:w="1803" w:type="dxa"/>
            <w:tcBorders>
              <w:left w:val="nil"/>
            </w:tcBorders>
            <w:tcMar/>
          </w:tcPr>
          <w:p w:rsidRPr="007C4E8A" w:rsidR="00E22339" w:rsidP="00E22339" w:rsidRDefault="00E22339" w14:paraId="26DC28B2" w14:textId="77777777">
            <w:pPr>
              <w:spacing w:after="0" w:line="240" w:lineRule="auto"/>
              <w:cnfStyle w:val="000000100000" w:firstRow="0" w:lastRow="0" w:firstColumn="0" w:lastColumn="0" w:oddVBand="0" w:evenVBand="0" w:oddHBand="1" w:evenHBand="0" w:firstRowFirstColumn="0" w:firstRowLastColumn="0" w:lastRowFirstColumn="0" w:lastRowLastColumn="0"/>
              <w:rPr>
                <w:rFonts w:cs="Calibri"/>
                <w:b/>
              </w:rPr>
            </w:pPr>
            <w:r w:rsidRPr="007C4E8A">
              <w:rPr>
                <w:rFonts w:cs="Calibri"/>
                <w:b/>
              </w:rPr>
              <w:t>Chat</w:t>
            </w:r>
          </w:p>
        </w:tc>
        <w:tc>
          <w:tcPr>
            <w:cnfStyle w:val="000000000000" w:firstRow="0" w:lastRow="0" w:firstColumn="0" w:lastColumn="0" w:oddVBand="0" w:evenVBand="0" w:oddHBand="0" w:evenHBand="0" w:firstRowFirstColumn="0" w:firstRowLastColumn="0" w:lastRowFirstColumn="0" w:lastRowLastColumn="0"/>
            <w:tcW w:w="6836" w:type="dxa"/>
            <w:tcMar/>
          </w:tcPr>
          <w:p w:rsidRPr="00FA04B6" w:rsidR="00E22339" w:rsidP="00E22339" w:rsidRDefault="00E22339" w14:paraId="671206B5" w14:textId="77777777">
            <w:pPr>
              <w:spacing w:after="0" w:line="240" w:lineRule="auto"/>
              <w:jc w:val="both"/>
              <w:cnfStyle w:val="000000100000" w:firstRow="0" w:lastRow="0" w:firstColumn="0" w:lastColumn="0" w:oddVBand="0" w:evenVBand="0" w:oddHBand="1" w:evenHBand="0" w:firstRowFirstColumn="0" w:firstRowLastColumn="0" w:lastRowFirstColumn="0" w:lastRowLastColumn="0"/>
              <w:rPr>
                <w:rFonts w:cs="Calibri"/>
                <w:sz w:val="20"/>
              </w:rPr>
            </w:pPr>
            <w:r w:rsidRPr="00FA04B6">
              <w:rPr>
                <w:rFonts w:cs="Calibri"/>
                <w:sz w:val="20"/>
              </w:rPr>
              <w:t>La actividad chat permite a los participantes tener una discusión en formato texto de manera sincrónica en tiempo real.</w:t>
            </w:r>
          </w:p>
        </w:tc>
      </w:tr>
      <w:tr w:rsidRPr="007C4E8A" w:rsidR="00E22339" w:rsidTr="4251143B" w14:paraId="3EDCF029" w14:textId="77777777">
        <w:tc>
          <w:tcPr>
            <w:cnfStyle w:val="001000000000" w:firstRow="0" w:lastRow="0" w:firstColumn="1" w:lastColumn="0" w:oddVBand="0" w:evenVBand="0" w:oddHBand="0" w:evenHBand="0" w:firstRowFirstColumn="0" w:firstRowLastColumn="0" w:lastRowFirstColumn="0" w:lastRowLastColumn="0"/>
            <w:tcW w:w="756" w:type="dxa"/>
            <w:tcBorders>
              <w:right w:val="nil"/>
            </w:tcBorders>
            <w:tcMar/>
          </w:tcPr>
          <w:p w:rsidRPr="007C4E8A" w:rsidR="00E22339" w:rsidP="00E22339" w:rsidRDefault="00E22339" w14:paraId="225B2888" w14:textId="77777777">
            <w:pPr>
              <w:spacing w:after="0" w:line="240" w:lineRule="auto"/>
              <w:jc w:val="center"/>
            </w:pPr>
            <w:r>
              <w:rPr>
                <w:noProof/>
                <w:lang w:val="es-CO" w:eastAsia="es-CO"/>
              </w:rPr>
              <w:drawing>
                <wp:inline distT="0" distB="0" distL="0" distR="0" wp14:anchorId="062A923F" wp14:editId="0D9A5A63">
                  <wp:extent cx="200025" cy="238125"/>
                  <wp:effectExtent l="0" t="0" r="9525" b="9525"/>
                  <wp:docPr id="43627558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pic:nvPicPr>
                        <pic:blipFill>
                          <a:blip r:embed="rId67">
                            <a:extLst>
                              <a:ext uri="{28A0092B-C50C-407E-A947-70E740481C1C}">
                                <a14:useLocalDpi xmlns:a14="http://schemas.microsoft.com/office/drawing/2010/main" val="0"/>
                              </a:ext>
                            </a:extLst>
                          </a:blip>
                          <a:stretch>
                            <a:fillRect/>
                          </a:stretch>
                        </pic:blipFill>
                        <pic:spPr>
                          <a:xfrm>
                            <a:off x="0" y="0"/>
                            <a:ext cx="200025" cy="238125"/>
                          </a:xfrm>
                          <a:prstGeom prst="rect">
                            <a:avLst/>
                          </a:prstGeom>
                        </pic:spPr>
                      </pic:pic>
                    </a:graphicData>
                  </a:graphic>
                </wp:inline>
              </w:drawing>
            </w:r>
          </w:p>
        </w:tc>
        <w:tc>
          <w:tcPr>
            <w:cnfStyle w:val="000000000000" w:firstRow="0" w:lastRow="0" w:firstColumn="0" w:lastColumn="0" w:oddVBand="0" w:evenVBand="0" w:oddHBand="0" w:evenHBand="0" w:firstRowFirstColumn="0" w:firstRowLastColumn="0" w:lastRowFirstColumn="0" w:lastRowLastColumn="0"/>
            <w:tcW w:w="1803" w:type="dxa"/>
            <w:tcBorders>
              <w:left w:val="nil"/>
            </w:tcBorders>
            <w:tcMar/>
          </w:tcPr>
          <w:p w:rsidRPr="007C4E8A" w:rsidR="00E22339" w:rsidP="00E22339" w:rsidRDefault="00E22339" w14:paraId="1E2EB709" w14:textId="77777777">
            <w:pPr>
              <w:spacing w:after="0" w:line="240" w:lineRule="auto"/>
              <w:cnfStyle w:val="000000000000" w:firstRow="0" w:lastRow="0" w:firstColumn="0" w:lastColumn="0" w:oddVBand="0" w:evenVBand="0" w:oddHBand="0" w:evenHBand="0" w:firstRowFirstColumn="0" w:firstRowLastColumn="0" w:lastRowFirstColumn="0" w:lastRowLastColumn="0"/>
              <w:rPr>
                <w:rFonts w:cs="Calibri"/>
                <w:b/>
              </w:rPr>
            </w:pPr>
            <w:r w:rsidRPr="007C4E8A">
              <w:rPr>
                <w:rFonts w:cs="Calibri"/>
                <w:b/>
              </w:rPr>
              <w:t>Consulta</w:t>
            </w:r>
          </w:p>
        </w:tc>
        <w:tc>
          <w:tcPr>
            <w:cnfStyle w:val="000000000000" w:firstRow="0" w:lastRow="0" w:firstColumn="0" w:lastColumn="0" w:oddVBand="0" w:evenVBand="0" w:oddHBand="0" w:evenHBand="0" w:firstRowFirstColumn="0" w:firstRowLastColumn="0" w:lastRowFirstColumn="0" w:lastRowLastColumn="0"/>
            <w:tcW w:w="6836" w:type="dxa"/>
            <w:tcMar/>
          </w:tcPr>
          <w:p w:rsidRPr="00FA04B6" w:rsidR="00E22339" w:rsidP="00E22339" w:rsidRDefault="00E22339" w14:paraId="01308EA5" w14:textId="777777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cs="Calibri"/>
                <w:sz w:val="20"/>
              </w:rPr>
            </w:pPr>
            <w:r w:rsidRPr="00FA04B6">
              <w:rPr>
                <w:rFonts w:cs="Calibri"/>
                <w:sz w:val="20"/>
              </w:rPr>
              <w:t>El módulo Consulta permite al profesor hacer una pregunta especificando las posibles respuestas posibles.</w:t>
            </w:r>
          </w:p>
        </w:tc>
      </w:tr>
      <w:tr w:rsidRPr="007C4E8A" w:rsidR="009C3D17" w:rsidTr="4251143B" w14:paraId="4AA1397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6" w:type="dxa"/>
            <w:tcBorders>
              <w:right w:val="nil"/>
            </w:tcBorders>
            <w:tcMar/>
          </w:tcPr>
          <w:p w:rsidRPr="007C4E8A" w:rsidR="00E22339" w:rsidP="00E22339" w:rsidRDefault="00E22339" w14:paraId="3CF632C8" w14:textId="77777777">
            <w:pPr>
              <w:spacing w:after="0" w:line="240" w:lineRule="auto"/>
              <w:jc w:val="center"/>
            </w:pPr>
            <w:r>
              <w:rPr>
                <w:noProof/>
                <w:lang w:val="es-CO" w:eastAsia="es-CO"/>
              </w:rPr>
              <w:drawing>
                <wp:inline distT="0" distB="0" distL="0" distR="0" wp14:anchorId="6ECB766B" wp14:editId="2DA35F1C">
                  <wp:extent cx="295275" cy="276225"/>
                  <wp:effectExtent l="0" t="0" r="9525" b="9525"/>
                  <wp:docPr id="198751538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pic:nvPicPr>
                        <pic:blipFill>
                          <a:blip r:embed="rId68">
                            <a:extLst>
                              <a:ext uri="{28A0092B-C50C-407E-A947-70E740481C1C}">
                                <a14:useLocalDpi xmlns:a14="http://schemas.microsoft.com/office/drawing/2010/main" val="0"/>
                              </a:ext>
                            </a:extLst>
                          </a:blip>
                          <a:stretch>
                            <a:fillRect/>
                          </a:stretch>
                        </pic:blipFill>
                        <pic:spPr>
                          <a:xfrm>
                            <a:off x="0" y="0"/>
                            <a:ext cx="295275" cy="276225"/>
                          </a:xfrm>
                          <a:prstGeom prst="rect">
                            <a:avLst/>
                          </a:prstGeom>
                        </pic:spPr>
                      </pic:pic>
                    </a:graphicData>
                  </a:graphic>
                </wp:inline>
              </w:drawing>
            </w:r>
          </w:p>
        </w:tc>
        <w:tc>
          <w:tcPr>
            <w:cnfStyle w:val="000000000000" w:firstRow="0" w:lastRow="0" w:firstColumn="0" w:lastColumn="0" w:oddVBand="0" w:evenVBand="0" w:oddHBand="0" w:evenHBand="0" w:firstRowFirstColumn="0" w:firstRowLastColumn="0" w:lastRowFirstColumn="0" w:lastRowLastColumn="0"/>
            <w:tcW w:w="1803" w:type="dxa"/>
            <w:tcBorders>
              <w:left w:val="nil"/>
            </w:tcBorders>
            <w:tcMar/>
          </w:tcPr>
          <w:p w:rsidRPr="007C4E8A" w:rsidR="00E22339" w:rsidP="00E22339" w:rsidRDefault="00E22339" w14:paraId="4C06F873" w14:textId="77777777">
            <w:pPr>
              <w:spacing w:after="0" w:line="240" w:lineRule="auto"/>
              <w:cnfStyle w:val="000000100000" w:firstRow="0" w:lastRow="0" w:firstColumn="0" w:lastColumn="0" w:oddVBand="0" w:evenVBand="0" w:oddHBand="1" w:evenHBand="0" w:firstRowFirstColumn="0" w:firstRowLastColumn="0" w:lastRowFirstColumn="0" w:lastRowLastColumn="0"/>
              <w:rPr>
                <w:rFonts w:cs="Calibri"/>
                <w:b/>
              </w:rPr>
            </w:pPr>
            <w:r w:rsidRPr="007C4E8A">
              <w:rPr>
                <w:rFonts w:cs="Calibri"/>
                <w:b/>
                <w:shd w:val="clear" w:color="auto" w:fill="FFFFFF"/>
              </w:rPr>
              <w:t>Cuestionario</w:t>
            </w:r>
          </w:p>
        </w:tc>
        <w:tc>
          <w:tcPr>
            <w:cnfStyle w:val="000000000000" w:firstRow="0" w:lastRow="0" w:firstColumn="0" w:lastColumn="0" w:oddVBand="0" w:evenVBand="0" w:oddHBand="0" w:evenHBand="0" w:firstRowFirstColumn="0" w:firstRowLastColumn="0" w:lastRowFirstColumn="0" w:lastRowLastColumn="0"/>
            <w:tcW w:w="6836" w:type="dxa"/>
            <w:tcMar/>
          </w:tcPr>
          <w:p w:rsidRPr="00FA04B6" w:rsidR="00E22339" w:rsidP="00E22339" w:rsidRDefault="00E22339" w14:paraId="42762CCB" w14:textId="77777777">
            <w:pPr>
              <w:spacing w:after="0" w:line="240" w:lineRule="auto"/>
              <w:jc w:val="both"/>
              <w:cnfStyle w:val="000000100000" w:firstRow="0" w:lastRow="0" w:firstColumn="0" w:lastColumn="0" w:oddVBand="0" w:evenVBand="0" w:oddHBand="1" w:evenHBand="0" w:firstRowFirstColumn="0" w:firstRowLastColumn="0" w:lastRowFirstColumn="0" w:lastRowLastColumn="0"/>
              <w:rPr>
                <w:rFonts w:cs="Calibri"/>
                <w:sz w:val="20"/>
              </w:rPr>
            </w:pPr>
            <w:r w:rsidRPr="00FA04B6">
              <w:rPr>
                <w:rFonts w:cs="Calibri"/>
                <w:sz w:val="20"/>
              </w:rPr>
              <w:t>La actividad Cuestionario permite al profesor diseñar y plantear cuestionarios con preguntas tipo opción múltiple, verdadero/falso, coincidencia, respuesta corta y respuesta numérica</w:t>
            </w:r>
          </w:p>
        </w:tc>
      </w:tr>
      <w:tr w:rsidRPr="007C4E8A" w:rsidR="009C3D17" w:rsidTr="4251143B" w14:paraId="0831D2BA" w14:textId="77777777">
        <w:tc>
          <w:tcPr>
            <w:cnfStyle w:val="001000000000" w:firstRow="0" w:lastRow="0" w:firstColumn="1" w:lastColumn="0" w:oddVBand="0" w:evenVBand="0" w:oddHBand="0" w:evenHBand="0" w:firstRowFirstColumn="0" w:firstRowLastColumn="0" w:lastRowFirstColumn="0" w:lastRowLastColumn="0"/>
            <w:tcW w:w="756" w:type="dxa"/>
            <w:tcBorders>
              <w:right w:val="nil"/>
            </w:tcBorders>
            <w:tcMar/>
          </w:tcPr>
          <w:p w:rsidRPr="007C4E8A" w:rsidR="00E22339" w:rsidP="00E22339" w:rsidRDefault="00E22339" w14:paraId="290C1F16" w14:textId="77777777">
            <w:pPr>
              <w:spacing w:after="0" w:line="240" w:lineRule="auto"/>
            </w:pPr>
            <w:r>
              <w:rPr>
                <w:noProof/>
                <w:lang w:val="es-CO" w:eastAsia="es-CO"/>
              </w:rPr>
              <w:drawing>
                <wp:inline distT="0" distB="0" distL="0" distR="0" wp14:anchorId="4406AE3F" wp14:editId="30A4DB8F">
                  <wp:extent cx="238125" cy="276225"/>
                  <wp:effectExtent l="0" t="0" r="9525" b="9525"/>
                  <wp:docPr id="22295493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
                          <pic:cNvPicPr/>
                        </pic:nvPicPr>
                        <pic:blipFill>
                          <a:blip r:embed="rId69">
                            <a:extLst>
                              <a:ext uri="{28A0092B-C50C-407E-A947-70E740481C1C}">
                                <a14:useLocalDpi xmlns:a14="http://schemas.microsoft.com/office/drawing/2010/main" val="0"/>
                              </a:ext>
                            </a:extLst>
                          </a:blip>
                          <a:stretch>
                            <a:fillRect/>
                          </a:stretch>
                        </pic:blipFill>
                        <pic:spPr>
                          <a:xfrm>
                            <a:off x="0" y="0"/>
                            <a:ext cx="238125" cy="276225"/>
                          </a:xfrm>
                          <a:prstGeom prst="rect">
                            <a:avLst/>
                          </a:prstGeom>
                        </pic:spPr>
                      </pic:pic>
                    </a:graphicData>
                  </a:graphic>
                </wp:inline>
              </w:drawing>
            </w:r>
          </w:p>
        </w:tc>
        <w:tc>
          <w:tcPr>
            <w:cnfStyle w:val="000000000000" w:firstRow="0" w:lastRow="0" w:firstColumn="0" w:lastColumn="0" w:oddVBand="0" w:evenVBand="0" w:oddHBand="0" w:evenHBand="0" w:firstRowFirstColumn="0" w:firstRowLastColumn="0" w:lastRowFirstColumn="0" w:lastRowLastColumn="0"/>
            <w:tcW w:w="1803" w:type="dxa"/>
            <w:tcBorders>
              <w:left w:val="nil"/>
            </w:tcBorders>
            <w:tcMar/>
          </w:tcPr>
          <w:p w:rsidRPr="007C4E8A" w:rsidR="00E22339" w:rsidP="00E22339" w:rsidRDefault="00E22339" w14:paraId="51114F0E" w14:textId="77777777">
            <w:pPr>
              <w:spacing w:after="0" w:line="240" w:lineRule="auto"/>
              <w:cnfStyle w:val="000000000000" w:firstRow="0" w:lastRow="0" w:firstColumn="0" w:lastColumn="0" w:oddVBand="0" w:evenVBand="0" w:oddHBand="0" w:evenHBand="0" w:firstRowFirstColumn="0" w:firstRowLastColumn="0" w:lastRowFirstColumn="0" w:lastRowLastColumn="0"/>
              <w:rPr>
                <w:rFonts w:cs="Calibri"/>
                <w:b/>
              </w:rPr>
            </w:pPr>
            <w:r w:rsidRPr="007C4E8A">
              <w:rPr>
                <w:rFonts w:cs="Calibri"/>
                <w:b/>
              </w:rPr>
              <w:t>Encuesta</w:t>
            </w:r>
          </w:p>
        </w:tc>
        <w:tc>
          <w:tcPr>
            <w:cnfStyle w:val="000000000000" w:firstRow="0" w:lastRow="0" w:firstColumn="0" w:lastColumn="0" w:oddVBand="0" w:evenVBand="0" w:oddHBand="0" w:evenHBand="0" w:firstRowFirstColumn="0" w:firstRowLastColumn="0" w:lastRowFirstColumn="0" w:lastRowLastColumn="0"/>
            <w:tcW w:w="6836" w:type="dxa"/>
            <w:tcMar/>
          </w:tcPr>
          <w:p w:rsidRPr="00FA04B6" w:rsidR="00E22339" w:rsidP="525DE29D" w:rsidRDefault="00E22339" w14:paraId="2012B18B" w14:textId="777777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cs="Calibri"/>
                <w:sz w:val="20"/>
                <w:szCs w:val="20"/>
                <w:lang w:val="es-ES"/>
              </w:rPr>
            </w:pPr>
            <w:r w:rsidRPr="525DE29D" w:rsidR="00E22339">
              <w:rPr>
                <w:rFonts w:cs="Calibri"/>
                <w:sz w:val="20"/>
                <w:szCs w:val="20"/>
                <w:lang w:val="es-ES"/>
              </w:rPr>
              <w:t>El módulo Encuesta le permite construir encuestas empleando diversos tipos de preguntas, con el propósito de recopilar información de sus usuarios.</w:t>
            </w:r>
          </w:p>
        </w:tc>
      </w:tr>
      <w:tr w:rsidRPr="007C4E8A" w:rsidR="009C3D17" w:rsidTr="4251143B" w14:paraId="352DB95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6" w:type="dxa"/>
            <w:tcBorders>
              <w:right w:val="nil"/>
            </w:tcBorders>
            <w:tcMar/>
          </w:tcPr>
          <w:p w:rsidRPr="007C4E8A" w:rsidR="00E22339" w:rsidP="00E22339" w:rsidRDefault="00E22339" w14:paraId="2C24FE72" w14:textId="77777777">
            <w:pPr>
              <w:spacing w:after="0" w:line="240" w:lineRule="auto"/>
            </w:pPr>
            <w:r>
              <w:rPr>
                <w:noProof/>
                <w:lang w:val="es-CO" w:eastAsia="es-CO"/>
              </w:rPr>
              <w:drawing>
                <wp:inline distT="0" distB="0" distL="0" distR="0" wp14:anchorId="6A6127BB" wp14:editId="032B1FDE">
                  <wp:extent cx="304800" cy="276225"/>
                  <wp:effectExtent l="0" t="0" r="0" b="9525"/>
                  <wp:docPr id="30021785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
                          <pic:cNvPicPr/>
                        </pic:nvPicPr>
                        <pic:blipFill>
                          <a:blip r:embed="rId70">
                            <a:extLst>
                              <a:ext uri="{28A0092B-C50C-407E-A947-70E740481C1C}">
                                <a14:useLocalDpi xmlns:a14="http://schemas.microsoft.com/office/drawing/2010/main" val="0"/>
                              </a:ext>
                            </a:extLst>
                          </a:blip>
                          <a:stretch>
                            <a:fillRect/>
                          </a:stretch>
                        </pic:blipFill>
                        <pic:spPr>
                          <a:xfrm>
                            <a:off x="0" y="0"/>
                            <a:ext cx="304800" cy="276225"/>
                          </a:xfrm>
                          <a:prstGeom prst="rect">
                            <a:avLst/>
                          </a:prstGeom>
                        </pic:spPr>
                      </pic:pic>
                    </a:graphicData>
                  </a:graphic>
                </wp:inline>
              </w:drawing>
            </w:r>
          </w:p>
        </w:tc>
        <w:tc>
          <w:tcPr>
            <w:cnfStyle w:val="000000000000" w:firstRow="0" w:lastRow="0" w:firstColumn="0" w:lastColumn="0" w:oddVBand="0" w:evenVBand="0" w:oddHBand="0" w:evenHBand="0" w:firstRowFirstColumn="0" w:firstRowLastColumn="0" w:lastRowFirstColumn="0" w:lastRowLastColumn="0"/>
            <w:tcW w:w="1803" w:type="dxa"/>
            <w:tcBorders>
              <w:left w:val="nil"/>
            </w:tcBorders>
            <w:tcMar/>
          </w:tcPr>
          <w:p w:rsidRPr="007C4E8A" w:rsidR="00E22339" w:rsidP="00E22339" w:rsidRDefault="00E22339" w14:paraId="22423867" w14:textId="77777777">
            <w:pPr>
              <w:spacing w:after="0" w:line="240" w:lineRule="auto"/>
              <w:cnfStyle w:val="000000100000" w:firstRow="0" w:lastRow="0" w:firstColumn="0" w:lastColumn="0" w:oddVBand="0" w:evenVBand="0" w:oddHBand="1" w:evenHBand="0" w:firstRowFirstColumn="0" w:firstRowLastColumn="0" w:lastRowFirstColumn="0" w:lastRowLastColumn="0"/>
              <w:rPr>
                <w:rFonts w:cs="Calibri"/>
                <w:b/>
              </w:rPr>
            </w:pPr>
            <w:r w:rsidRPr="007C4E8A">
              <w:rPr>
                <w:rFonts w:cs="Calibri"/>
                <w:b/>
              </w:rPr>
              <w:t>Foro</w:t>
            </w:r>
          </w:p>
        </w:tc>
        <w:tc>
          <w:tcPr>
            <w:cnfStyle w:val="000000000000" w:firstRow="0" w:lastRow="0" w:firstColumn="0" w:lastColumn="0" w:oddVBand="0" w:evenVBand="0" w:oddHBand="0" w:evenHBand="0" w:firstRowFirstColumn="0" w:firstRowLastColumn="0" w:lastRowFirstColumn="0" w:lastRowLastColumn="0"/>
            <w:tcW w:w="6836" w:type="dxa"/>
            <w:tcMar/>
          </w:tcPr>
          <w:p w:rsidRPr="00FA04B6" w:rsidR="00E22339" w:rsidP="525DE29D" w:rsidRDefault="00E22339" w14:paraId="617A8ADA" w14:textId="77777777">
            <w:pPr>
              <w:spacing w:after="0" w:line="240" w:lineRule="auto"/>
              <w:jc w:val="both"/>
              <w:cnfStyle w:val="000000100000" w:firstRow="0" w:lastRow="0" w:firstColumn="0" w:lastColumn="0" w:oddVBand="0" w:evenVBand="0" w:oddHBand="1" w:evenHBand="0" w:firstRowFirstColumn="0" w:firstRowLastColumn="0" w:lastRowFirstColumn="0" w:lastRowLastColumn="0"/>
              <w:rPr>
                <w:rFonts w:cs="Calibri"/>
                <w:sz w:val="20"/>
                <w:szCs w:val="20"/>
                <w:lang w:val="es-ES"/>
              </w:rPr>
            </w:pPr>
            <w:r w:rsidRPr="525DE29D" w:rsidR="00E22339">
              <w:rPr>
                <w:rFonts w:cs="Calibri"/>
                <w:sz w:val="20"/>
                <w:szCs w:val="20"/>
                <w:lang w:val="es-ES"/>
              </w:rPr>
              <w:t>El módulo de actividad foro permite a los participantes tener discusiones asincrónicas, es decir discusiones que tienen lugar durante un período prolongado de tiempo.</w:t>
            </w:r>
          </w:p>
        </w:tc>
      </w:tr>
      <w:tr w:rsidRPr="007C4E8A" w:rsidR="009C3D17" w:rsidTr="4251143B" w14:paraId="77BB9214" w14:textId="77777777">
        <w:tc>
          <w:tcPr>
            <w:cnfStyle w:val="001000000000" w:firstRow="0" w:lastRow="0" w:firstColumn="1" w:lastColumn="0" w:oddVBand="0" w:evenVBand="0" w:oddHBand="0" w:evenHBand="0" w:firstRowFirstColumn="0" w:firstRowLastColumn="0" w:lastRowFirstColumn="0" w:lastRowLastColumn="0"/>
            <w:tcW w:w="756" w:type="dxa"/>
            <w:tcBorders>
              <w:right w:val="nil"/>
            </w:tcBorders>
            <w:tcMar/>
          </w:tcPr>
          <w:p w:rsidRPr="007C4E8A" w:rsidR="00E22339" w:rsidP="00E22339" w:rsidRDefault="009C3D17" w14:paraId="362B3663" w14:textId="672C82D0">
            <w:pPr>
              <w:spacing w:after="0" w:line="240" w:lineRule="auto"/>
            </w:pPr>
            <w:r>
              <w:rPr>
                <w:noProof/>
                <w:lang w:val="es-CO" w:eastAsia="es-CO"/>
              </w:rPr>
              <w:drawing>
                <wp:inline distT="0" distB="0" distL="0" distR="0" wp14:anchorId="31A36252" wp14:editId="171120D7">
                  <wp:extent cx="334288" cy="276510"/>
                  <wp:effectExtent l="0" t="0" r="8890" b="9525"/>
                  <wp:docPr id="598291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34288" cy="276510"/>
                          </a:xfrm>
                          <a:prstGeom prst="rect">
                            <a:avLst/>
                          </a:prstGeom>
                        </pic:spPr>
                      </pic:pic>
                    </a:graphicData>
                  </a:graphic>
                </wp:inline>
              </w:drawing>
            </w:r>
          </w:p>
        </w:tc>
        <w:tc>
          <w:tcPr>
            <w:cnfStyle w:val="000000000000" w:firstRow="0" w:lastRow="0" w:firstColumn="0" w:lastColumn="0" w:oddVBand="0" w:evenVBand="0" w:oddHBand="0" w:evenHBand="0" w:firstRowFirstColumn="0" w:firstRowLastColumn="0" w:lastRowFirstColumn="0" w:lastRowLastColumn="0"/>
            <w:tcW w:w="1803" w:type="dxa"/>
            <w:tcBorders>
              <w:left w:val="nil"/>
            </w:tcBorders>
            <w:tcMar/>
          </w:tcPr>
          <w:p w:rsidRPr="007C4E8A" w:rsidR="00E22339" w:rsidP="00E22339" w:rsidRDefault="00E22339" w14:paraId="32D24543" w14:textId="77777777">
            <w:pPr>
              <w:spacing w:after="0" w:line="240" w:lineRule="auto"/>
              <w:cnfStyle w:val="000000000000" w:firstRow="0" w:lastRow="0" w:firstColumn="0" w:lastColumn="0" w:oddVBand="0" w:evenVBand="0" w:oddHBand="0" w:evenHBand="0" w:firstRowFirstColumn="0" w:firstRowLastColumn="0" w:lastRowFirstColumn="0" w:lastRowLastColumn="0"/>
              <w:rPr>
                <w:rFonts w:cs="Calibri"/>
                <w:b/>
              </w:rPr>
            </w:pPr>
            <w:r w:rsidRPr="007C4E8A">
              <w:rPr>
                <w:rFonts w:cs="Calibri"/>
                <w:b/>
              </w:rPr>
              <w:t>Foro avanzado</w:t>
            </w:r>
          </w:p>
        </w:tc>
        <w:tc>
          <w:tcPr>
            <w:cnfStyle w:val="000000000000" w:firstRow="0" w:lastRow="0" w:firstColumn="0" w:lastColumn="0" w:oddVBand="0" w:evenVBand="0" w:oddHBand="0" w:evenHBand="0" w:firstRowFirstColumn="0" w:firstRowLastColumn="0" w:lastRowFirstColumn="0" w:lastRowLastColumn="0"/>
            <w:tcW w:w="6836" w:type="dxa"/>
            <w:tcMar/>
          </w:tcPr>
          <w:p w:rsidRPr="00FA04B6" w:rsidR="00E22339" w:rsidP="00E22339" w:rsidRDefault="00E22339" w14:paraId="47B7F840" w14:textId="777777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cs="Calibri"/>
                <w:sz w:val="20"/>
              </w:rPr>
            </w:pPr>
            <w:r w:rsidRPr="00FA04B6">
              <w:rPr>
                <w:rFonts w:cs="Calibri"/>
                <w:sz w:val="20"/>
              </w:rPr>
              <w:t>El módulo de actividad de foros avanzados permite a los participantes realizar debates asincrónicos, es decir, los debates se realizan durante un período prolongado.</w:t>
            </w:r>
          </w:p>
        </w:tc>
      </w:tr>
      <w:tr w:rsidRPr="007C4E8A" w:rsidR="009C3D17" w:rsidTr="4251143B" w14:paraId="22EC236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6" w:type="dxa"/>
            <w:tcBorders>
              <w:right w:val="nil"/>
            </w:tcBorders>
            <w:tcMar/>
          </w:tcPr>
          <w:p w:rsidRPr="007C4E8A" w:rsidR="00E22339" w:rsidP="00E22339" w:rsidRDefault="00E22339" w14:paraId="71DFF981" w14:textId="77777777">
            <w:pPr>
              <w:spacing w:after="0" w:line="240" w:lineRule="auto"/>
            </w:pPr>
            <w:r>
              <w:rPr>
                <w:noProof/>
                <w:lang w:val="es-CO" w:eastAsia="es-CO"/>
              </w:rPr>
              <w:drawing>
                <wp:inline distT="0" distB="0" distL="0" distR="0" wp14:anchorId="14BF4C7A" wp14:editId="33EE7EC9">
                  <wp:extent cx="295275" cy="342900"/>
                  <wp:effectExtent l="0" t="0" r="9525" b="0"/>
                  <wp:docPr id="162900212"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9"/>
                          <pic:cNvPicPr/>
                        </pic:nvPicPr>
                        <pic:blipFill>
                          <a:blip r:embed="rId72">
                            <a:extLst>
                              <a:ext uri="{28A0092B-C50C-407E-A947-70E740481C1C}">
                                <a14:useLocalDpi xmlns:a14="http://schemas.microsoft.com/office/drawing/2010/main" val="0"/>
                              </a:ext>
                            </a:extLst>
                          </a:blip>
                          <a:stretch>
                            <a:fillRect/>
                          </a:stretch>
                        </pic:blipFill>
                        <pic:spPr>
                          <a:xfrm>
                            <a:off x="0" y="0"/>
                            <a:ext cx="295275" cy="342900"/>
                          </a:xfrm>
                          <a:prstGeom prst="rect">
                            <a:avLst/>
                          </a:prstGeom>
                        </pic:spPr>
                      </pic:pic>
                    </a:graphicData>
                  </a:graphic>
                </wp:inline>
              </w:drawing>
            </w:r>
          </w:p>
        </w:tc>
        <w:tc>
          <w:tcPr>
            <w:cnfStyle w:val="000000000000" w:firstRow="0" w:lastRow="0" w:firstColumn="0" w:lastColumn="0" w:oddVBand="0" w:evenVBand="0" w:oddHBand="0" w:evenHBand="0" w:firstRowFirstColumn="0" w:firstRowLastColumn="0" w:lastRowFirstColumn="0" w:lastRowLastColumn="0"/>
            <w:tcW w:w="1803" w:type="dxa"/>
            <w:tcBorders>
              <w:left w:val="nil"/>
            </w:tcBorders>
            <w:tcMar/>
          </w:tcPr>
          <w:p w:rsidRPr="007C4E8A" w:rsidR="00E22339" w:rsidP="00E22339" w:rsidRDefault="00E22339" w14:paraId="3873CDF6" w14:textId="77777777">
            <w:pPr>
              <w:spacing w:after="0" w:line="240" w:lineRule="auto"/>
              <w:cnfStyle w:val="000000100000" w:firstRow="0" w:lastRow="0" w:firstColumn="0" w:lastColumn="0" w:oddVBand="0" w:evenVBand="0" w:oddHBand="1" w:evenHBand="0" w:firstRowFirstColumn="0" w:firstRowLastColumn="0" w:lastRowFirstColumn="0" w:lastRowLastColumn="0"/>
              <w:rPr>
                <w:rFonts w:cs="Calibri"/>
                <w:b/>
              </w:rPr>
            </w:pPr>
            <w:r w:rsidRPr="007C4E8A">
              <w:rPr>
                <w:rFonts w:cs="Calibri"/>
                <w:b/>
              </w:rPr>
              <w:t>Glosario</w:t>
            </w:r>
          </w:p>
        </w:tc>
        <w:tc>
          <w:tcPr>
            <w:cnfStyle w:val="000000000000" w:firstRow="0" w:lastRow="0" w:firstColumn="0" w:lastColumn="0" w:oddVBand="0" w:evenVBand="0" w:oddHBand="0" w:evenHBand="0" w:firstRowFirstColumn="0" w:firstRowLastColumn="0" w:lastRowFirstColumn="0" w:lastRowLastColumn="0"/>
            <w:tcW w:w="6836" w:type="dxa"/>
            <w:tcMar/>
          </w:tcPr>
          <w:p w:rsidRPr="00FA04B6" w:rsidR="00E22339" w:rsidP="00E22339" w:rsidRDefault="00E22339" w14:paraId="4DB13932" w14:textId="77777777">
            <w:pPr>
              <w:spacing w:after="0" w:line="240" w:lineRule="auto"/>
              <w:jc w:val="both"/>
              <w:cnfStyle w:val="000000100000" w:firstRow="0" w:lastRow="0" w:firstColumn="0" w:lastColumn="0" w:oddVBand="0" w:evenVBand="0" w:oddHBand="1" w:evenHBand="0" w:firstRowFirstColumn="0" w:firstRowLastColumn="0" w:lastRowFirstColumn="0" w:lastRowLastColumn="0"/>
              <w:rPr>
                <w:rFonts w:cs="Calibri"/>
                <w:sz w:val="20"/>
              </w:rPr>
            </w:pPr>
            <w:r w:rsidRPr="00FA04B6">
              <w:rPr>
                <w:rFonts w:cs="Calibri"/>
                <w:sz w:val="20"/>
              </w:rPr>
              <w:t>El módulo de actividad glosario permite a los participantes crear y mantener una lista de definiciones, de forma similar a un diccionario, o para recoger y organizar recursos o información.</w:t>
            </w:r>
          </w:p>
        </w:tc>
      </w:tr>
      <w:tr w:rsidRPr="007C4E8A" w:rsidR="009C3D17" w:rsidTr="4251143B" w14:paraId="12C1DED9" w14:textId="77777777">
        <w:tc>
          <w:tcPr>
            <w:cnfStyle w:val="001000000000" w:firstRow="0" w:lastRow="0" w:firstColumn="1" w:lastColumn="0" w:oddVBand="0" w:evenVBand="0" w:oddHBand="0" w:evenHBand="0" w:firstRowFirstColumn="0" w:firstRowLastColumn="0" w:lastRowFirstColumn="0" w:lastRowLastColumn="0"/>
            <w:tcW w:w="756" w:type="dxa"/>
            <w:tcBorders>
              <w:right w:val="nil"/>
            </w:tcBorders>
            <w:tcMar/>
          </w:tcPr>
          <w:p w:rsidRPr="007C4E8A" w:rsidR="00E22339" w:rsidP="00E22339" w:rsidRDefault="00E22339" w14:paraId="58172A5E" w14:textId="77777777">
            <w:pPr>
              <w:spacing w:after="0" w:line="240" w:lineRule="auto"/>
            </w:pPr>
            <w:r>
              <w:rPr>
                <w:noProof/>
                <w:lang w:val="es-CO" w:eastAsia="es-CO"/>
              </w:rPr>
              <w:drawing>
                <wp:inline distT="0" distB="0" distL="0" distR="0" wp14:anchorId="47876415" wp14:editId="17AC95D6">
                  <wp:extent cx="314325" cy="314325"/>
                  <wp:effectExtent l="0" t="0" r="9525" b="9525"/>
                  <wp:docPr id="1236529508"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73">
                            <a:extLst>
                              <a:ext uri="{28A0092B-C50C-407E-A947-70E740481C1C}">
                                <a14:useLocalDpi xmlns:a14="http://schemas.microsoft.com/office/drawing/2010/main" val="0"/>
                              </a:ext>
                            </a:extLst>
                          </a:blip>
                          <a:stretch>
                            <a:fillRect/>
                          </a:stretch>
                        </pic:blipFill>
                        <pic:spPr>
                          <a:xfrm>
                            <a:off x="0" y="0"/>
                            <a:ext cx="314325" cy="314325"/>
                          </a:xfrm>
                          <a:prstGeom prst="rect">
                            <a:avLst/>
                          </a:prstGeom>
                        </pic:spPr>
                      </pic:pic>
                    </a:graphicData>
                  </a:graphic>
                </wp:inline>
              </w:drawing>
            </w:r>
          </w:p>
        </w:tc>
        <w:tc>
          <w:tcPr>
            <w:cnfStyle w:val="000000000000" w:firstRow="0" w:lastRow="0" w:firstColumn="0" w:lastColumn="0" w:oddVBand="0" w:evenVBand="0" w:oddHBand="0" w:evenHBand="0" w:firstRowFirstColumn="0" w:firstRowLastColumn="0" w:lastRowFirstColumn="0" w:lastRowLastColumn="0"/>
            <w:tcW w:w="1803" w:type="dxa"/>
            <w:tcBorders>
              <w:left w:val="nil"/>
            </w:tcBorders>
            <w:tcMar/>
          </w:tcPr>
          <w:p w:rsidRPr="007C4E8A" w:rsidR="00E22339" w:rsidP="00E22339" w:rsidRDefault="00E22339" w14:paraId="0BC12CF9" w14:textId="77777777">
            <w:pPr>
              <w:spacing w:after="0" w:line="240" w:lineRule="auto"/>
              <w:cnfStyle w:val="000000000000" w:firstRow="0" w:lastRow="0" w:firstColumn="0" w:lastColumn="0" w:oddVBand="0" w:evenVBand="0" w:oddHBand="0" w:evenHBand="0" w:firstRowFirstColumn="0" w:firstRowLastColumn="0" w:lastRowFirstColumn="0" w:lastRowLastColumn="0"/>
              <w:rPr>
                <w:rFonts w:cs="Calibri"/>
                <w:b/>
              </w:rPr>
            </w:pPr>
            <w:r w:rsidRPr="007C4E8A">
              <w:rPr>
                <w:rFonts w:cs="Calibri"/>
                <w:b/>
              </w:rPr>
              <w:t>Herramienta Externa</w:t>
            </w:r>
          </w:p>
        </w:tc>
        <w:tc>
          <w:tcPr>
            <w:cnfStyle w:val="000000000000" w:firstRow="0" w:lastRow="0" w:firstColumn="0" w:lastColumn="0" w:oddVBand="0" w:evenVBand="0" w:oddHBand="0" w:evenHBand="0" w:firstRowFirstColumn="0" w:firstRowLastColumn="0" w:lastRowFirstColumn="0" w:lastRowLastColumn="0"/>
            <w:tcW w:w="6836" w:type="dxa"/>
            <w:tcMar/>
          </w:tcPr>
          <w:p w:rsidRPr="00FA04B6" w:rsidR="00E22339" w:rsidP="00E22339" w:rsidRDefault="00E22339" w14:paraId="0CE6F140" w14:textId="777777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cs="Calibri"/>
                <w:sz w:val="20"/>
              </w:rPr>
            </w:pPr>
            <w:r w:rsidRPr="00FA04B6">
              <w:rPr>
                <w:rFonts w:cs="Calibri"/>
                <w:sz w:val="20"/>
              </w:rPr>
              <w:t>El módulo de actividad de herramienta externa les permite a los estudiantes interactuar con recursos educativos y actividades alojadas en otros sitios de internet. Por ejemplo, una herramienta externa podría proporcionar acceso a un nuevo tipo de actividad o de materiales educativos de una editorial.</w:t>
            </w:r>
          </w:p>
        </w:tc>
      </w:tr>
      <w:tr w:rsidRPr="007C4E8A" w:rsidR="009C3D17" w:rsidTr="4251143B" w14:paraId="28512F9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6" w:type="dxa"/>
            <w:tcBorders>
              <w:right w:val="nil"/>
            </w:tcBorders>
            <w:tcMar/>
          </w:tcPr>
          <w:p w:rsidRPr="007C4E8A" w:rsidR="00E22339" w:rsidP="00E22339" w:rsidRDefault="00E22339" w14:paraId="328EDFF5" w14:textId="77777777">
            <w:pPr>
              <w:spacing w:after="0" w:line="240" w:lineRule="auto"/>
            </w:pPr>
            <w:r>
              <w:rPr>
                <w:noProof/>
                <w:lang w:val="es-CO" w:eastAsia="es-CO"/>
              </w:rPr>
              <w:drawing>
                <wp:inline distT="0" distB="0" distL="0" distR="0" wp14:anchorId="0C2BBA46" wp14:editId="36A9D8A2">
                  <wp:extent cx="276225" cy="295275"/>
                  <wp:effectExtent l="0" t="0" r="9525" b="9525"/>
                  <wp:docPr id="1132528196"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1"/>
                          <pic:cNvPicPr/>
                        </pic:nvPicPr>
                        <pic:blipFill>
                          <a:blip r:embed="rId74">
                            <a:extLst>
                              <a:ext uri="{28A0092B-C50C-407E-A947-70E740481C1C}">
                                <a14:useLocalDpi xmlns:a14="http://schemas.microsoft.com/office/drawing/2010/main" val="0"/>
                              </a:ext>
                            </a:extLst>
                          </a:blip>
                          <a:stretch>
                            <a:fillRect/>
                          </a:stretch>
                        </pic:blipFill>
                        <pic:spPr>
                          <a:xfrm>
                            <a:off x="0" y="0"/>
                            <a:ext cx="276225" cy="295275"/>
                          </a:xfrm>
                          <a:prstGeom prst="rect">
                            <a:avLst/>
                          </a:prstGeom>
                        </pic:spPr>
                      </pic:pic>
                    </a:graphicData>
                  </a:graphic>
                </wp:inline>
              </w:drawing>
            </w:r>
          </w:p>
        </w:tc>
        <w:tc>
          <w:tcPr>
            <w:cnfStyle w:val="000000000000" w:firstRow="0" w:lastRow="0" w:firstColumn="0" w:lastColumn="0" w:oddVBand="0" w:evenVBand="0" w:oddHBand="0" w:evenHBand="0" w:firstRowFirstColumn="0" w:firstRowLastColumn="0" w:lastRowFirstColumn="0" w:lastRowLastColumn="0"/>
            <w:tcW w:w="1803" w:type="dxa"/>
            <w:tcBorders>
              <w:left w:val="nil"/>
            </w:tcBorders>
            <w:tcMar/>
          </w:tcPr>
          <w:p w:rsidRPr="007C4E8A" w:rsidR="00E22339" w:rsidP="525DE29D" w:rsidRDefault="00E22339" w14:paraId="2E328B87" w14:textId="77777777">
            <w:pPr>
              <w:spacing w:after="0" w:line="240" w:lineRule="auto"/>
              <w:cnfStyle w:val="000000100000" w:firstRow="0" w:lastRow="0" w:firstColumn="0" w:lastColumn="0" w:oddVBand="0" w:evenVBand="0" w:oddHBand="1" w:evenHBand="0" w:firstRowFirstColumn="0" w:firstRowLastColumn="0" w:lastRowFirstColumn="0" w:lastRowLastColumn="0"/>
              <w:rPr>
                <w:rFonts w:cs="Calibri"/>
                <w:b w:val="1"/>
                <w:bCs w:val="1"/>
                <w:lang w:val="es-ES"/>
              </w:rPr>
            </w:pPr>
            <w:r w:rsidRPr="525DE29D" w:rsidR="00E22339">
              <w:rPr>
                <w:rFonts w:cs="Calibri"/>
                <w:b w:val="1"/>
                <w:bCs w:val="1"/>
                <w:lang w:val="es-ES"/>
              </w:rPr>
              <w:t>HotPot</w:t>
            </w:r>
          </w:p>
        </w:tc>
        <w:tc>
          <w:tcPr>
            <w:cnfStyle w:val="000000000000" w:firstRow="0" w:lastRow="0" w:firstColumn="0" w:lastColumn="0" w:oddVBand="0" w:evenVBand="0" w:oddHBand="0" w:evenHBand="0" w:firstRowFirstColumn="0" w:firstRowLastColumn="0" w:lastRowFirstColumn="0" w:lastRowLastColumn="0"/>
            <w:tcW w:w="6836" w:type="dxa"/>
            <w:tcMar/>
          </w:tcPr>
          <w:p w:rsidRPr="00FA04B6" w:rsidR="00E22339" w:rsidP="525DE29D" w:rsidRDefault="00E22339" w14:paraId="641F857E" w14:textId="77777777">
            <w:pPr>
              <w:spacing w:after="0" w:line="240" w:lineRule="auto"/>
              <w:jc w:val="both"/>
              <w:cnfStyle w:val="000000100000" w:firstRow="0" w:lastRow="0" w:firstColumn="0" w:lastColumn="0" w:oddVBand="0" w:evenVBand="0" w:oddHBand="1" w:evenHBand="0" w:firstRowFirstColumn="0" w:firstRowLastColumn="0" w:lastRowFirstColumn="0" w:lastRowLastColumn="0"/>
              <w:rPr>
                <w:rFonts w:cs="Calibri"/>
                <w:sz w:val="20"/>
                <w:szCs w:val="20"/>
                <w:lang w:val="es-ES"/>
              </w:rPr>
            </w:pPr>
            <w:r w:rsidRPr="525DE29D" w:rsidR="00E22339">
              <w:rPr>
                <w:rFonts w:cs="Calibri"/>
                <w:sz w:val="20"/>
                <w:szCs w:val="20"/>
                <w:lang w:val="es-ES"/>
              </w:rPr>
              <w:t xml:space="preserve">El módulo de actividad H5P le permite crear contenido interactivo como videos interactivos, conjuntos de preguntas, arrastrar y soltar preguntas, </w:t>
            </w:r>
            <w:r w:rsidRPr="525DE29D" w:rsidR="00E22339">
              <w:rPr>
                <w:rFonts w:cs="Calibri"/>
                <w:sz w:val="20"/>
                <w:szCs w:val="20"/>
                <w:lang w:val="es-ES"/>
              </w:rPr>
              <w:t>multi-elección</w:t>
            </w:r>
            <w:r w:rsidRPr="525DE29D" w:rsidR="00E22339">
              <w:rPr>
                <w:rFonts w:cs="Calibri"/>
                <w:sz w:val="20"/>
                <w:szCs w:val="20"/>
                <w:lang w:val="es-ES"/>
              </w:rPr>
              <w:t xml:space="preserve"> preguntas, Presentaciones y mucho más.</w:t>
            </w:r>
          </w:p>
        </w:tc>
      </w:tr>
      <w:tr w:rsidRPr="007C4E8A" w:rsidR="009C3D17" w:rsidTr="4251143B" w14:paraId="581BA745" w14:textId="77777777">
        <w:tc>
          <w:tcPr>
            <w:cnfStyle w:val="001000000000" w:firstRow="0" w:lastRow="0" w:firstColumn="1" w:lastColumn="0" w:oddVBand="0" w:evenVBand="0" w:oddHBand="0" w:evenHBand="0" w:firstRowFirstColumn="0" w:firstRowLastColumn="0" w:lastRowFirstColumn="0" w:lastRowLastColumn="0"/>
            <w:tcW w:w="756" w:type="dxa"/>
            <w:tcBorders>
              <w:right w:val="nil"/>
            </w:tcBorders>
            <w:tcMar/>
          </w:tcPr>
          <w:p w:rsidRPr="007C4E8A" w:rsidR="00E22339" w:rsidP="00E22339" w:rsidRDefault="00E22339" w14:paraId="4D9C1850" w14:textId="77777777">
            <w:pPr>
              <w:spacing w:after="0" w:line="240" w:lineRule="auto"/>
            </w:pPr>
            <w:r>
              <w:rPr>
                <w:noProof/>
                <w:lang w:val="es-CO" w:eastAsia="es-CO"/>
              </w:rPr>
              <w:drawing>
                <wp:inline distT="0" distB="0" distL="0" distR="0" wp14:anchorId="02AA95B4" wp14:editId="56A426B7">
                  <wp:extent cx="276225" cy="247650"/>
                  <wp:effectExtent l="0" t="0" r="9525" b="0"/>
                  <wp:docPr id="202623016"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75">
                            <a:extLst>
                              <a:ext uri="{28A0092B-C50C-407E-A947-70E740481C1C}">
                                <a14:useLocalDpi xmlns:a14="http://schemas.microsoft.com/office/drawing/2010/main" val="0"/>
                              </a:ext>
                            </a:extLst>
                          </a:blip>
                          <a:stretch>
                            <a:fillRect/>
                          </a:stretch>
                        </pic:blipFill>
                        <pic:spPr>
                          <a:xfrm>
                            <a:off x="0" y="0"/>
                            <a:ext cx="276225" cy="247650"/>
                          </a:xfrm>
                          <a:prstGeom prst="rect">
                            <a:avLst/>
                          </a:prstGeom>
                        </pic:spPr>
                      </pic:pic>
                    </a:graphicData>
                  </a:graphic>
                </wp:inline>
              </w:drawing>
            </w:r>
          </w:p>
        </w:tc>
        <w:tc>
          <w:tcPr>
            <w:cnfStyle w:val="000000000000" w:firstRow="0" w:lastRow="0" w:firstColumn="0" w:lastColumn="0" w:oddVBand="0" w:evenVBand="0" w:oddHBand="0" w:evenHBand="0" w:firstRowFirstColumn="0" w:firstRowLastColumn="0" w:lastRowFirstColumn="0" w:lastRowLastColumn="0"/>
            <w:tcW w:w="1803" w:type="dxa"/>
            <w:tcBorders>
              <w:left w:val="nil"/>
            </w:tcBorders>
            <w:tcMar/>
          </w:tcPr>
          <w:p w:rsidRPr="007C4E8A" w:rsidR="00E22339" w:rsidP="00E22339" w:rsidRDefault="00E22339" w14:paraId="785D8814" w14:textId="77777777">
            <w:pPr>
              <w:spacing w:after="0" w:line="240" w:lineRule="auto"/>
              <w:cnfStyle w:val="000000000000" w:firstRow="0" w:lastRow="0" w:firstColumn="0" w:lastColumn="0" w:oddVBand="0" w:evenVBand="0" w:oddHBand="0" w:evenHBand="0" w:firstRowFirstColumn="0" w:firstRowLastColumn="0" w:lastRowFirstColumn="0" w:lastRowLastColumn="0"/>
              <w:rPr>
                <w:rFonts w:cs="Calibri"/>
                <w:b/>
              </w:rPr>
            </w:pPr>
            <w:r w:rsidRPr="007C4E8A">
              <w:rPr>
                <w:rFonts w:cs="Calibri"/>
                <w:b/>
              </w:rPr>
              <w:t>Interactive Content</w:t>
            </w:r>
          </w:p>
        </w:tc>
        <w:tc>
          <w:tcPr>
            <w:cnfStyle w:val="000000000000" w:firstRow="0" w:lastRow="0" w:firstColumn="0" w:lastColumn="0" w:oddVBand="0" w:evenVBand="0" w:oddHBand="0" w:evenHBand="0" w:firstRowFirstColumn="0" w:firstRowLastColumn="0" w:lastRowFirstColumn="0" w:lastRowLastColumn="0"/>
            <w:tcW w:w="6836" w:type="dxa"/>
            <w:tcMar/>
          </w:tcPr>
          <w:p w:rsidRPr="00FA04B6" w:rsidR="00E22339" w:rsidP="4251143B" w:rsidRDefault="00E22339" w14:paraId="373A715C" w14:textId="777777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cs="Calibri"/>
                <w:sz w:val="20"/>
                <w:szCs w:val="20"/>
                <w:lang w:val="es-ES"/>
              </w:rPr>
            </w:pPr>
            <w:r w:rsidRPr="4251143B" w:rsidR="00E22339">
              <w:rPr>
                <w:rFonts w:cs="Calibri"/>
                <w:sz w:val="20"/>
                <w:szCs w:val="20"/>
                <w:lang w:val="es-ES"/>
              </w:rPr>
              <w:t>El módulo de actividad H5P le permite crear contenido interactivo como videos interactivos, conjuntos de preguntas, arrastrar y soltar preguntas, multi-elección preguntas, Presentaciones y mucho más.</w:t>
            </w:r>
          </w:p>
        </w:tc>
      </w:tr>
      <w:tr w:rsidRPr="007C4E8A" w:rsidR="009C3D17" w:rsidTr="4251143B" w14:paraId="0955361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6" w:type="dxa"/>
            <w:tcBorders>
              <w:right w:val="nil"/>
            </w:tcBorders>
            <w:tcMar/>
          </w:tcPr>
          <w:p w:rsidRPr="007C4E8A" w:rsidR="00E22339" w:rsidP="00E22339" w:rsidRDefault="00E22339" w14:paraId="37ECDB88" w14:textId="77777777">
            <w:pPr>
              <w:spacing w:after="0" w:line="240" w:lineRule="auto"/>
            </w:pPr>
            <w:r>
              <w:rPr>
                <w:noProof/>
                <w:lang w:val="es-CO" w:eastAsia="es-CO"/>
              </w:rPr>
              <w:drawing>
                <wp:inline distT="0" distB="0" distL="0" distR="0" wp14:anchorId="101AE34C" wp14:editId="08386D61">
                  <wp:extent cx="323850" cy="276225"/>
                  <wp:effectExtent l="0" t="0" r="0" b="9525"/>
                  <wp:docPr id="103989950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pic:nvPicPr>
                        <pic:blipFill>
                          <a:blip r:embed="rId76">
                            <a:extLst>
                              <a:ext uri="{28A0092B-C50C-407E-A947-70E740481C1C}">
                                <a14:useLocalDpi xmlns:a14="http://schemas.microsoft.com/office/drawing/2010/main" val="0"/>
                              </a:ext>
                            </a:extLst>
                          </a:blip>
                          <a:stretch>
                            <a:fillRect/>
                          </a:stretch>
                        </pic:blipFill>
                        <pic:spPr>
                          <a:xfrm>
                            <a:off x="0" y="0"/>
                            <a:ext cx="323850" cy="276225"/>
                          </a:xfrm>
                          <a:prstGeom prst="rect">
                            <a:avLst/>
                          </a:prstGeom>
                        </pic:spPr>
                      </pic:pic>
                    </a:graphicData>
                  </a:graphic>
                </wp:inline>
              </w:drawing>
            </w:r>
          </w:p>
        </w:tc>
        <w:tc>
          <w:tcPr>
            <w:cnfStyle w:val="000000000000" w:firstRow="0" w:lastRow="0" w:firstColumn="0" w:lastColumn="0" w:oddVBand="0" w:evenVBand="0" w:oddHBand="0" w:evenHBand="0" w:firstRowFirstColumn="0" w:firstRowLastColumn="0" w:lastRowFirstColumn="0" w:lastRowLastColumn="0"/>
            <w:tcW w:w="1803" w:type="dxa"/>
            <w:tcBorders>
              <w:left w:val="nil"/>
            </w:tcBorders>
            <w:tcMar/>
          </w:tcPr>
          <w:p w:rsidRPr="007C4E8A" w:rsidR="00E22339" w:rsidP="00E22339" w:rsidRDefault="00E22339" w14:paraId="14AEC59A" w14:textId="77777777">
            <w:pPr>
              <w:spacing w:after="0" w:line="240" w:lineRule="auto"/>
              <w:cnfStyle w:val="000000100000" w:firstRow="0" w:lastRow="0" w:firstColumn="0" w:lastColumn="0" w:oddVBand="0" w:evenVBand="0" w:oddHBand="1" w:evenHBand="0" w:firstRowFirstColumn="0" w:firstRowLastColumn="0" w:lastRowFirstColumn="0" w:lastRowLastColumn="0"/>
              <w:rPr>
                <w:rFonts w:cs="Calibri"/>
                <w:b/>
              </w:rPr>
            </w:pPr>
            <w:r w:rsidRPr="007C4E8A">
              <w:rPr>
                <w:rFonts w:cs="Calibri"/>
                <w:b/>
              </w:rPr>
              <w:t>Lección</w:t>
            </w:r>
          </w:p>
        </w:tc>
        <w:tc>
          <w:tcPr>
            <w:cnfStyle w:val="000000000000" w:firstRow="0" w:lastRow="0" w:firstColumn="0" w:lastColumn="0" w:oddVBand="0" w:evenVBand="0" w:oddHBand="0" w:evenHBand="0" w:firstRowFirstColumn="0" w:firstRowLastColumn="0" w:lastRowFirstColumn="0" w:lastRowLastColumn="0"/>
            <w:tcW w:w="6836" w:type="dxa"/>
            <w:tcMar/>
          </w:tcPr>
          <w:p w:rsidRPr="00FA04B6" w:rsidR="00E22339" w:rsidP="00E22339" w:rsidRDefault="00E22339" w14:paraId="0FDF6C94" w14:textId="77777777">
            <w:pPr>
              <w:spacing w:after="0" w:line="240" w:lineRule="auto"/>
              <w:jc w:val="both"/>
              <w:cnfStyle w:val="000000100000" w:firstRow="0" w:lastRow="0" w:firstColumn="0" w:lastColumn="0" w:oddVBand="0" w:evenVBand="0" w:oddHBand="1" w:evenHBand="0" w:firstRowFirstColumn="0" w:firstRowLastColumn="0" w:lastRowFirstColumn="0" w:lastRowLastColumn="0"/>
              <w:rPr>
                <w:rFonts w:cs="Calibri"/>
                <w:sz w:val="20"/>
              </w:rPr>
            </w:pPr>
            <w:r w:rsidRPr="00FA04B6">
              <w:rPr>
                <w:rFonts w:cs="Calibri"/>
                <w:sz w:val="20"/>
              </w:rPr>
              <w:t xml:space="preserve">La actividad lección permite a un profesor presentar contenidos y/ o actividades prácticas de forma interesante y flexible. Un profesor puede utilizar la lección para crear un conjunto lineal de páginas de contenido o actividades educativas que ofrezcan al alumno varios itinerarios u opciones. </w:t>
            </w:r>
          </w:p>
        </w:tc>
      </w:tr>
      <w:tr w:rsidRPr="007C4E8A" w:rsidR="009C3D17" w:rsidTr="4251143B" w14:paraId="2CEC6ED3" w14:textId="77777777">
        <w:tc>
          <w:tcPr>
            <w:cnfStyle w:val="001000000000" w:firstRow="0" w:lastRow="0" w:firstColumn="1" w:lastColumn="0" w:oddVBand="0" w:evenVBand="0" w:oddHBand="0" w:evenHBand="0" w:firstRowFirstColumn="0" w:firstRowLastColumn="0" w:lastRowFirstColumn="0" w:lastRowLastColumn="0"/>
            <w:tcW w:w="756" w:type="dxa"/>
            <w:tcBorders>
              <w:right w:val="nil"/>
            </w:tcBorders>
            <w:tcMar/>
          </w:tcPr>
          <w:p w:rsidRPr="007C4E8A" w:rsidR="00E22339" w:rsidP="00E22339" w:rsidRDefault="00E22339" w14:paraId="2509FA43" w14:textId="77777777">
            <w:pPr>
              <w:spacing w:after="0" w:line="240" w:lineRule="auto"/>
            </w:pPr>
            <w:r>
              <w:rPr>
                <w:noProof/>
                <w:lang w:val="es-CO" w:eastAsia="es-CO"/>
              </w:rPr>
              <w:drawing>
                <wp:inline distT="0" distB="0" distL="0" distR="0" wp14:anchorId="655D4C17" wp14:editId="503DB043">
                  <wp:extent cx="285750" cy="257175"/>
                  <wp:effectExtent l="0" t="0" r="0" b="9525"/>
                  <wp:docPr id="1231948897"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3"/>
                          <pic:cNvPicPr/>
                        </pic:nvPicPr>
                        <pic:blipFill>
                          <a:blip r:embed="rId77">
                            <a:extLst>
                              <a:ext uri="{28A0092B-C50C-407E-A947-70E740481C1C}">
                                <a14:useLocalDpi xmlns:a14="http://schemas.microsoft.com/office/drawing/2010/main" val="0"/>
                              </a:ext>
                            </a:extLst>
                          </a:blip>
                          <a:stretch>
                            <a:fillRect/>
                          </a:stretch>
                        </pic:blipFill>
                        <pic:spPr>
                          <a:xfrm>
                            <a:off x="0" y="0"/>
                            <a:ext cx="285750" cy="257175"/>
                          </a:xfrm>
                          <a:prstGeom prst="rect">
                            <a:avLst/>
                          </a:prstGeom>
                        </pic:spPr>
                      </pic:pic>
                    </a:graphicData>
                  </a:graphic>
                </wp:inline>
              </w:drawing>
            </w:r>
          </w:p>
        </w:tc>
        <w:tc>
          <w:tcPr>
            <w:cnfStyle w:val="000000000000" w:firstRow="0" w:lastRow="0" w:firstColumn="0" w:lastColumn="0" w:oddVBand="0" w:evenVBand="0" w:oddHBand="0" w:evenHBand="0" w:firstRowFirstColumn="0" w:firstRowLastColumn="0" w:lastRowFirstColumn="0" w:lastRowLastColumn="0"/>
            <w:tcW w:w="1803" w:type="dxa"/>
            <w:tcBorders>
              <w:left w:val="nil"/>
            </w:tcBorders>
            <w:tcMar/>
          </w:tcPr>
          <w:p w:rsidRPr="007C4E8A" w:rsidR="00E22339" w:rsidP="00E22339" w:rsidRDefault="00E22339" w14:paraId="0AD29C42" w14:textId="77777777">
            <w:pPr>
              <w:spacing w:after="0" w:line="240" w:lineRule="auto"/>
              <w:cnfStyle w:val="000000000000" w:firstRow="0" w:lastRow="0" w:firstColumn="0" w:lastColumn="0" w:oddVBand="0" w:evenVBand="0" w:oddHBand="0" w:evenHBand="0" w:firstRowFirstColumn="0" w:firstRowLastColumn="0" w:lastRowFirstColumn="0" w:lastRowLastColumn="0"/>
              <w:rPr>
                <w:rFonts w:cs="Calibri"/>
                <w:b/>
              </w:rPr>
            </w:pPr>
            <w:r w:rsidRPr="007C4E8A">
              <w:rPr>
                <w:rFonts w:cs="Calibri"/>
                <w:b/>
              </w:rPr>
              <w:t>Paquete SCORM</w:t>
            </w:r>
          </w:p>
        </w:tc>
        <w:tc>
          <w:tcPr>
            <w:cnfStyle w:val="000000000000" w:firstRow="0" w:lastRow="0" w:firstColumn="0" w:lastColumn="0" w:oddVBand="0" w:evenVBand="0" w:oddHBand="0" w:evenHBand="0" w:firstRowFirstColumn="0" w:firstRowLastColumn="0" w:lastRowFirstColumn="0" w:lastRowLastColumn="0"/>
            <w:tcW w:w="6836" w:type="dxa"/>
            <w:tcMar/>
          </w:tcPr>
          <w:p w:rsidRPr="00FA04B6" w:rsidR="00E22339" w:rsidP="00E22339" w:rsidRDefault="00E22339" w14:paraId="4CC14121" w14:textId="777777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cs="Calibri"/>
                <w:sz w:val="20"/>
              </w:rPr>
            </w:pPr>
            <w:r w:rsidRPr="00FA04B6">
              <w:rPr>
                <w:rFonts w:cs="Calibri"/>
                <w:sz w:val="20"/>
              </w:rPr>
              <w:t>Un paquete SCORM es un conjunto de archivos que se empaquetan conforme a una norma estándar para los objetos de aprendizaje. El módulo de actividad SCORM permite cargar y añadir a los cursos paquetes SCORM o AICC como archivos Zip.</w:t>
            </w:r>
          </w:p>
        </w:tc>
      </w:tr>
      <w:tr w:rsidRPr="007C4E8A" w:rsidR="009C3D17" w:rsidTr="4251143B" w14:paraId="62467D4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6" w:type="dxa"/>
            <w:tcBorders>
              <w:right w:val="nil"/>
            </w:tcBorders>
            <w:tcMar/>
          </w:tcPr>
          <w:p w:rsidRPr="007C4E8A" w:rsidR="00E22339" w:rsidP="00E22339" w:rsidRDefault="004C5BC5" w14:paraId="05645458" w14:textId="7F1C1E59">
            <w:pPr>
              <w:spacing w:after="0" w:line="240" w:lineRule="auto"/>
            </w:pPr>
            <w:r>
              <w:rPr>
                <w:noProof/>
                <w:lang w:val="es-CO" w:eastAsia="es-CO"/>
              </w:rPr>
              <w:drawing>
                <wp:inline distT="0" distB="0" distL="0" distR="0" wp14:anchorId="74C53F87" wp14:editId="4E232058">
                  <wp:extent cx="438150" cy="40957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38150" cy="409575"/>
                          </a:xfrm>
                          <a:prstGeom prst="rect">
                            <a:avLst/>
                          </a:prstGeom>
                        </pic:spPr>
                      </pic:pic>
                    </a:graphicData>
                  </a:graphic>
                </wp:inline>
              </w:drawing>
            </w:r>
          </w:p>
        </w:tc>
        <w:tc>
          <w:tcPr>
            <w:cnfStyle w:val="000000000000" w:firstRow="0" w:lastRow="0" w:firstColumn="0" w:lastColumn="0" w:oddVBand="0" w:evenVBand="0" w:oddHBand="0" w:evenHBand="0" w:firstRowFirstColumn="0" w:firstRowLastColumn="0" w:lastRowFirstColumn="0" w:lastRowLastColumn="0"/>
            <w:tcW w:w="1803" w:type="dxa"/>
            <w:tcBorders>
              <w:left w:val="nil"/>
            </w:tcBorders>
            <w:tcMar/>
          </w:tcPr>
          <w:p w:rsidRPr="007C4E8A" w:rsidR="00E22339" w:rsidP="4251143B" w:rsidRDefault="004C5BC5" w14:paraId="75047694" w14:textId="78734425">
            <w:pPr>
              <w:spacing w:after="0" w:line="240" w:lineRule="auto"/>
              <w:cnfStyle w:val="000000100000" w:firstRow="0" w:lastRow="0" w:firstColumn="0" w:lastColumn="0" w:oddVBand="0" w:evenVBand="0" w:oddHBand="1" w:evenHBand="0" w:firstRowFirstColumn="0" w:firstRowLastColumn="0" w:lastRowFirstColumn="0" w:lastRowLastColumn="0"/>
              <w:rPr>
                <w:rFonts w:cs="Calibri"/>
                <w:b w:val="1"/>
                <w:bCs w:val="1"/>
                <w:lang w:val="es-ES"/>
              </w:rPr>
            </w:pPr>
            <w:r w:rsidRPr="4251143B" w:rsidR="004C5BC5">
              <w:rPr>
                <w:rFonts w:cs="Calibri"/>
                <w:b w:val="1"/>
                <w:bCs w:val="1"/>
                <w:lang w:val="es-ES"/>
              </w:rPr>
              <w:t>Webex</w:t>
            </w:r>
          </w:p>
        </w:tc>
        <w:tc>
          <w:tcPr>
            <w:cnfStyle w:val="000000000000" w:firstRow="0" w:lastRow="0" w:firstColumn="0" w:lastColumn="0" w:oddVBand="0" w:evenVBand="0" w:oddHBand="0" w:evenHBand="0" w:firstRowFirstColumn="0" w:firstRowLastColumn="0" w:lastRowFirstColumn="0" w:lastRowLastColumn="0"/>
            <w:tcW w:w="6836" w:type="dxa"/>
            <w:tcMar/>
          </w:tcPr>
          <w:p w:rsidRPr="00FA04B6" w:rsidR="00E22339" w:rsidP="4251143B" w:rsidRDefault="00E22339" w14:paraId="4745F7F6" w14:textId="5C665525">
            <w:pPr>
              <w:spacing w:after="0" w:line="240" w:lineRule="auto"/>
              <w:jc w:val="both"/>
              <w:cnfStyle w:val="000000100000" w:firstRow="0" w:lastRow="0" w:firstColumn="0" w:lastColumn="0" w:oddVBand="0" w:evenVBand="0" w:oddHBand="1" w:evenHBand="0" w:firstRowFirstColumn="0" w:firstRowLastColumn="0" w:lastRowFirstColumn="0" w:lastRowLastColumn="0"/>
              <w:rPr>
                <w:rFonts w:cs="Calibri"/>
                <w:sz w:val="20"/>
                <w:szCs w:val="20"/>
                <w:lang w:val="es-ES"/>
              </w:rPr>
            </w:pPr>
            <w:r w:rsidRPr="4251143B" w:rsidR="00E22339">
              <w:rPr>
                <w:rFonts w:cs="Calibri"/>
                <w:sz w:val="20"/>
                <w:szCs w:val="20"/>
                <w:lang w:val="es-ES"/>
              </w:rPr>
              <w:t xml:space="preserve">El módulo </w:t>
            </w:r>
            <w:r w:rsidRPr="4251143B" w:rsidR="004C5BC5">
              <w:rPr>
                <w:rFonts w:cs="Calibri"/>
                <w:sz w:val="20"/>
                <w:szCs w:val="20"/>
                <w:lang w:val="es-ES"/>
              </w:rPr>
              <w:t xml:space="preserve">Cisco Webex </w:t>
            </w:r>
            <w:r w:rsidRPr="4251143B" w:rsidR="00E22339">
              <w:rPr>
                <w:rFonts w:cs="Calibri"/>
                <w:sz w:val="20"/>
                <w:szCs w:val="20"/>
                <w:lang w:val="es-ES"/>
              </w:rPr>
              <w:t xml:space="preserve">permite que profesores y estudiantes se reúnan en una clase virtual </w:t>
            </w:r>
            <w:r w:rsidRPr="4251143B" w:rsidR="004C5BC5">
              <w:rPr>
                <w:rFonts w:cs="Calibri"/>
                <w:sz w:val="20"/>
                <w:szCs w:val="20"/>
                <w:lang w:val="es-ES"/>
              </w:rPr>
              <w:t xml:space="preserve">mediante el uso de video conferencias. </w:t>
            </w:r>
            <w:r w:rsidRPr="4251143B" w:rsidR="00E22339">
              <w:rPr>
                <w:rFonts w:cs="Calibri"/>
                <w:sz w:val="20"/>
                <w:szCs w:val="20"/>
                <w:lang w:val="es-ES"/>
              </w:rPr>
              <w:t>Estas sesiones también se pueden grabar para visualizarlas y revisarlas fuera de línea</w:t>
            </w:r>
            <w:r w:rsidRPr="4251143B" w:rsidR="004C5BC5">
              <w:rPr>
                <w:rFonts w:cs="Calibri"/>
                <w:sz w:val="20"/>
                <w:szCs w:val="20"/>
                <w:lang w:val="es-ES"/>
              </w:rPr>
              <w:t>.</w:t>
            </w:r>
          </w:p>
        </w:tc>
      </w:tr>
      <w:tr w:rsidRPr="007C4E8A" w:rsidR="009C3D17" w:rsidTr="4251143B" w14:paraId="3CBF227F" w14:textId="77777777">
        <w:tc>
          <w:tcPr>
            <w:cnfStyle w:val="001000000000" w:firstRow="0" w:lastRow="0" w:firstColumn="1" w:lastColumn="0" w:oddVBand="0" w:evenVBand="0" w:oddHBand="0" w:evenHBand="0" w:firstRowFirstColumn="0" w:firstRowLastColumn="0" w:lastRowFirstColumn="0" w:lastRowLastColumn="0"/>
            <w:tcW w:w="756" w:type="dxa"/>
            <w:tcBorders>
              <w:right w:val="nil"/>
            </w:tcBorders>
            <w:tcMar/>
          </w:tcPr>
          <w:p w:rsidRPr="007C4E8A" w:rsidR="00E22339" w:rsidP="00E22339" w:rsidRDefault="00E22339" w14:paraId="454199C9" w14:textId="77777777">
            <w:pPr>
              <w:spacing w:after="0" w:line="240" w:lineRule="auto"/>
            </w:pPr>
            <w:r>
              <w:rPr>
                <w:noProof/>
                <w:lang w:val="es-CO" w:eastAsia="es-CO"/>
              </w:rPr>
              <w:drawing>
                <wp:inline distT="0" distB="0" distL="0" distR="0" wp14:anchorId="4EDDA0BE" wp14:editId="6E0694FB">
                  <wp:extent cx="295275" cy="276225"/>
                  <wp:effectExtent l="0" t="0" r="9525" b="9525"/>
                  <wp:docPr id="441708967"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5"/>
                          <pic:cNvPicPr/>
                        </pic:nvPicPr>
                        <pic:blipFill>
                          <a:blip r:embed="rId79">
                            <a:extLst>
                              <a:ext uri="{28A0092B-C50C-407E-A947-70E740481C1C}">
                                <a14:useLocalDpi xmlns:a14="http://schemas.microsoft.com/office/drawing/2010/main" val="0"/>
                              </a:ext>
                            </a:extLst>
                          </a:blip>
                          <a:stretch>
                            <a:fillRect/>
                          </a:stretch>
                        </pic:blipFill>
                        <pic:spPr>
                          <a:xfrm>
                            <a:off x="0" y="0"/>
                            <a:ext cx="295275" cy="276225"/>
                          </a:xfrm>
                          <a:prstGeom prst="rect">
                            <a:avLst/>
                          </a:prstGeom>
                        </pic:spPr>
                      </pic:pic>
                    </a:graphicData>
                  </a:graphic>
                </wp:inline>
              </w:drawing>
            </w:r>
          </w:p>
        </w:tc>
        <w:tc>
          <w:tcPr>
            <w:cnfStyle w:val="000000000000" w:firstRow="0" w:lastRow="0" w:firstColumn="0" w:lastColumn="0" w:oddVBand="0" w:evenVBand="0" w:oddHBand="0" w:evenHBand="0" w:firstRowFirstColumn="0" w:firstRowLastColumn="0" w:lastRowFirstColumn="0" w:lastRowLastColumn="0"/>
            <w:tcW w:w="1803" w:type="dxa"/>
            <w:tcBorders>
              <w:left w:val="nil"/>
            </w:tcBorders>
            <w:tcMar/>
          </w:tcPr>
          <w:p w:rsidRPr="007C4E8A" w:rsidR="00E22339" w:rsidP="00E22339" w:rsidRDefault="00E22339" w14:paraId="00B5914F" w14:textId="77777777">
            <w:pPr>
              <w:spacing w:after="0" w:line="240" w:lineRule="auto"/>
              <w:cnfStyle w:val="000000000000" w:firstRow="0" w:lastRow="0" w:firstColumn="0" w:lastColumn="0" w:oddVBand="0" w:evenVBand="0" w:oddHBand="0" w:evenHBand="0" w:firstRowFirstColumn="0" w:firstRowLastColumn="0" w:lastRowFirstColumn="0" w:lastRowLastColumn="0"/>
              <w:rPr>
                <w:rFonts w:cs="Calibri"/>
                <w:b/>
              </w:rPr>
            </w:pPr>
            <w:r w:rsidRPr="007C4E8A">
              <w:rPr>
                <w:rFonts w:cs="Calibri"/>
                <w:b/>
              </w:rPr>
              <w:t>Taller</w:t>
            </w:r>
          </w:p>
        </w:tc>
        <w:tc>
          <w:tcPr>
            <w:cnfStyle w:val="000000000000" w:firstRow="0" w:lastRow="0" w:firstColumn="0" w:lastColumn="0" w:oddVBand="0" w:evenVBand="0" w:oddHBand="0" w:evenHBand="0" w:firstRowFirstColumn="0" w:firstRowLastColumn="0" w:lastRowFirstColumn="0" w:lastRowLastColumn="0"/>
            <w:tcW w:w="6836" w:type="dxa"/>
            <w:tcMar/>
          </w:tcPr>
          <w:p w:rsidRPr="00FA04B6" w:rsidR="00E22339" w:rsidP="00E22339" w:rsidRDefault="00E22339" w14:paraId="50943CA5" w14:textId="777777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cs="Calibri"/>
                <w:sz w:val="20"/>
              </w:rPr>
            </w:pPr>
            <w:r w:rsidRPr="00FA04B6">
              <w:rPr>
                <w:rFonts w:cs="Calibri"/>
                <w:sz w:val="20"/>
              </w:rPr>
              <w:t>El módulo de actividad taller permite la recopilación, revisión y evaluación por pares del trabajo de los estudiantes.</w:t>
            </w:r>
          </w:p>
          <w:p w:rsidRPr="00FA04B6" w:rsidR="00E22339" w:rsidP="00E22339" w:rsidRDefault="00E22339" w14:paraId="61E76194" w14:textId="777777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cs="Calibri"/>
                <w:sz w:val="20"/>
              </w:rPr>
            </w:pPr>
            <w:r w:rsidRPr="00FA04B6">
              <w:rPr>
                <w:rFonts w:cs="Calibri"/>
                <w:sz w:val="20"/>
              </w:rPr>
              <w:t>Los estudiantes pueden enviar cualquier contenido digital (archivos), tales como documentos de procesador de texto o de hojas de cálculo y también pueden escribir el texto directamente en un campo empleando un editor de</w:t>
            </w:r>
          </w:p>
          <w:p w:rsidRPr="00FA04B6" w:rsidR="00E22339" w:rsidP="00E22339" w:rsidRDefault="00E22339" w14:paraId="049755B1" w14:textId="777777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cs="Calibri"/>
                <w:sz w:val="20"/>
              </w:rPr>
            </w:pPr>
            <w:r w:rsidRPr="00FA04B6">
              <w:rPr>
                <w:rFonts w:cs="Calibri"/>
                <w:sz w:val="20"/>
              </w:rPr>
              <w:t>texto (dentro de Moodle).</w:t>
            </w:r>
          </w:p>
        </w:tc>
      </w:tr>
      <w:tr w:rsidRPr="007C4E8A" w:rsidR="009C3D17" w:rsidTr="4251143B" w14:paraId="4D58CE9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6" w:type="dxa"/>
            <w:tcBorders>
              <w:right w:val="nil"/>
            </w:tcBorders>
            <w:tcMar/>
          </w:tcPr>
          <w:p w:rsidRPr="007C4E8A" w:rsidR="00E22339" w:rsidP="00E22339" w:rsidRDefault="00E22339" w14:paraId="0B9B28A6" w14:textId="77777777">
            <w:pPr>
              <w:spacing w:after="0" w:line="240" w:lineRule="auto"/>
            </w:pPr>
            <w:r>
              <w:rPr>
                <w:noProof/>
                <w:lang w:val="es-CO" w:eastAsia="es-CO"/>
              </w:rPr>
              <w:drawing>
                <wp:inline distT="0" distB="0" distL="0" distR="0" wp14:anchorId="073751AF" wp14:editId="581CDAAF">
                  <wp:extent cx="247650" cy="257175"/>
                  <wp:effectExtent l="0" t="0" r="0" b="9525"/>
                  <wp:docPr id="131068073"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6"/>
                          <pic:cNvPicPr/>
                        </pic:nvPicPr>
                        <pic:blipFill>
                          <a:blip r:embed="rId80">
                            <a:extLst>
                              <a:ext uri="{28A0092B-C50C-407E-A947-70E740481C1C}">
                                <a14:useLocalDpi xmlns:a14="http://schemas.microsoft.com/office/drawing/2010/main" val="0"/>
                              </a:ext>
                            </a:extLst>
                          </a:blip>
                          <a:stretch>
                            <a:fillRect/>
                          </a:stretch>
                        </pic:blipFill>
                        <pic:spPr>
                          <a:xfrm>
                            <a:off x="0" y="0"/>
                            <a:ext cx="247650" cy="257175"/>
                          </a:xfrm>
                          <a:prstGeom prst="rect">
                            <a:avLst/>
                          </a:prstGeom>
                        </pic:spPr>
                      </pic:pic>
                    </a:graphicData>
                  </a:graphic>
                </wp:inline>
              </w:drawing>
            </w:r>
          </w:p>
        </w:tc>
        <w:tc>
          <w:tcPr>
            <w:cnfStyle w:val="000000000000" w:firstRow="0" w:lastRow="0" w:firstColumn="0" w:lastColumn="0" w:oddVBand="0" w:evenVBand="0" w:oddHBand="0" w:evenHBand="0" w:firstRowFirstColumn="0" w:firstRowLastColumn="0" w:lastRowFirstColumn="0" w:lastRowLastColumn="0"/>
            <w:tcW w:w="1803" w:type="dxa"/>
            <w:tcBorders>
              <w:left w:val="nil"/>
            </w:tcBorders>
            <w:tcMar/>
          </w:tcPr>
          <w:p w:rsidRPr="007C4E8A" w:rsidR="00E22339" w:rsidP="00E22339" w:rsidRDefault="00E22339" w14:paraId="5A7318DB" w14:textId="77777777">
            <w:pPr>
              <w:spacing w:after="0" w:line="240" w:lineRule="auto"/>
              <w:cnfStyle w:val="000000100000" w:firstRow="0" w:lastRow="0" w:firstColumn="0" w:lastColumn="0" w:oddVBand="0" w:evenVBand="0" w:oddHBand="1" w:evenHBand="0" w:firstRowFirstColumn="0" w:firstRowLastColumn="0" w:lastRowFirstColumn="0" w:lastRowLastColumn="0"/>
              <w:rPr>
                <w:rFonts w:cs="Calibri"/>
                <w:b/>
              </w:rPr>
            </w:pPr>
            <w:r w:rsidRPr="007C4E8A">
              <w:rPr>
                <w:rFonts w:cs="Calibri"/>
                <w:b/>
              </w:rPr>
              <w:t>Tarea</w:t>
            </w:r>
          </w:p>
        </w:tc>
        <w:tc>
          <w:tcPr>
            <w:cnfStyle w:val="000000000000" w:firstRow="0" w:lastRow="0" w:firstColumn="0" w:lastColumn="0" w:oddVBand="0" w:evenVBand="0" w:oddHBand="0" w:evenHBand="0" w:firstRowFirstColumn="0" w:firstRowLastColumn="0" w:lastRowFirstColumn="0" w:lastRowLastColumn="0"/>
            <w:tcW w:w="6836" w:type="dxa"/>
            <w:tcMar/>
          </w:tcPr>
          <w:p w:rsidRPr="00FA04B6" w:rsidR="00E22339" w:rsidP="00E22339" w:rsidRDefault="00E22339" w14:paraId="0C8D7E60" w14:textId="77777777">
            <w:pPr>
              <w:spacing w:after="0" w:line="240" w:lineRule="auto"/>
              <w:jc w:val="both"/>
              <w:cnfStyle w:val="000000100000" w:firstRow="0" w:lastRow="0" w:firstColumn="0" w:lastColumn="0" w:oddVBand="0" w:evenVBand="0" w:oddHBand="1" w:evenHBand="0" w:firstRowFirstColumn="0" w:firstRowLastColumn="0" w:lastRowFirstColumn="0" w:lastRowLastColumn="0"/>
              <w:rPr>
                <w:rFonts w:cs="Calibri"/>
                <w:sz w:val="20"/>
              </w:rPr>
            </w:pPr>
            <w:r w:rsidRPr="00FA04B6">
              <w:rPr>
                <w:rFonts w:cs="Calibri"/>
                <w:sz w:val="20"/>
              </w:rPr>
              <w:t>El módulo de Tareas permite a un profesor evaluar el aprendizaje de los alumnos mediante la creación de una tarea a realizar que luego revisará, valorará y calificará.</w:t>
            </w:r>
          </w:p>
          <w:p w:rsidRPr="00FA04B6" w:rsidR="00E22339" w:rsidP="4251143B" w:rsidRDefault="00E22339" w14:paraId="2B35E32C" w14:textId="77777777">
            <w:pPr>
              <w:spacing w:after="0" w:line="240" w:lineRule="auto"/>
              <w:jc w:val="both"/>
              <w:cnfStyle w:val="000000100000" w:firstRow="0" w:lastRow="0" w:firstColumn="0" w:lastColumn="0" w:oddVBand="0" w:evenVBand="0" w:oddHBand="1" w:evenHBand="0" w:firstRowFirstColumn="0" w:firstRowLastColumn="0" w:lastRowFirstColumn="0" w:lastRowLastColumn="0"/>
              <w:rPr>
                <w:rFonts w:cs="Calibri"/>
                <w:sz w:val="20"/>
                <w:szCs w:val="20"/>
                <w:lang w:val="es-ES"/>
              </w:rPr>
            </w:pPr>
            <w:r w:rsidRPr="4251143B" w:rsidR="00E22339">
              <w:rPr>
                <w:rFonts w:cs="Calibri"/>
                <w:sz w:val="20"/>
                <w:szCs w:val="20"/>
                <w:lang w:val="es-ES"/>
              </w:rPr>
              <w:t>Los alumnos pueden presentar cualquier contenido digital (archivos), como documentos de texto, hojas de cálculo, imágenes, audio y vídeos entre otros. Alternativamente, o como complemento, la tarea puede requerir que los estudiantes escriban texto directamente en un campo utilizando el editor de texto. Una tarea también puede ser utilizada para recordar a los estudiantes tareas del "mundo real" que necesitan realizar y que no requieren la entrega de ningún tipo de contenido digital.</w:t>
            </w:r>
          </w:p>
        </w:tc>
      </w:tr>
      <w:tr w:rsidRPr="007C4E8A" w:rsidR="009C3D17" w:rsidTr="4251143B" w14:paraId="6165E28E" w14:textId="77777777">
        <w:tc>
          <w:tcPr>
            <w:cnfStyle w:val="001000000000" w:firstRow="0" w:lastRow="0" w:firstColumn="1" w:lastColumn="0" w:oddVBand="0" w:evenVBand="0" w:oddHBand="0" w:evenHBand="0" w:firstRowFirstColumn="0" w:firstRowLastColumn="0" w:lastRowFirstColumn="0" w:lastRowLastColumn="0"/>
            <w:tcW w:w="756" w:type="dxa"/>
            <w:tcBorders>
              <w:right w:val="nil"/>
            </w:tcBorders>
            <w:tcMar/>
          </w:tcPr>
          <w:p w:rsidRPr="007C4E8A" w:rsidR="00E22339" w:rsidP="00E22339" w:rsidRDefault="00E22339" w14:paraId="752F623A" w14:textId="77777777">
            <w:pPr>
              <w:spacing w:after="0" w:line="240" w:lineRule="auto"/>
            </w:pPr>
            <w:r>
              <w:rPr>
                <w:noProof/>
                <w:lang w:val="es-CO" w:eastAsia="es-CO"/>
              </w:rPr>
              <w:drawing>
                <wp:inline distT="0" distB="0" distL="0" distR="0" wp14:anchorId="24B3079E" wp14:editId="59D7F30A">
                  <wp:extent cx="295275" cy="314325"/>
                  <wp:effectExtent l="0" t="0" r="9525" b="9525"/>
                  <wp:docPr id="211226625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9"/>
                          <pic:cNvPicPr/>
                        </pic:nvPicPr>
                        <pic:blipFill>
                          <a:blip r:embed="rId81">
                            <a:extLst>
                              <a:ext uri="{28A0092B-C50C-407E-A947-70E740481C1C}">
                                <a14:useLocalDpi xmlns:a14="http://schemas.microsoft.com/office/drawing/2010/main" val="0"/>
                              </a:ext>
                            </a:extLst>
                          </a:blip>
                          <a:stretch>
                            <a:fillRect/>
                          </a:stretch>
                        </pic:blipFill>
                        <pic:spPr>
                          <a:xfrm>
                            <a:off x="0" y="0"/>
                            <a:ext cx="295275" cy="314325"/>
                          </a:xfrm>
                          <a:prstGeom prst="rect">
                            <a:avLst/>
                          </a:prstGeom>
                        </pic:spPr>
                      </pic:pic>
                    </a:graphicData>
                  </a:graphic>
                </wp:inline>
              </w:drawing>
            </w:r>
          </w:p>
        </w:tc>
        <w:tc>
          <w:tcPr>
            <w:cnfStyle w:val="000000000000" w:firstRow="0" w:lastRow="0" w:firstColumn="0" w:lastColumn="0" w:oddVBand="0" w:evenVBand="0" w:oddHBand="0" w:evenHBand="0" w:firstRowFirstColumn="0" w:firstRowLastColumn="0" w:lastRowFirstColumn="0" w:lastRowLastColumn="0"/>
            <w:tcW w:w="1803" w:type="dxa"/>
            <w:tcBorders>
              <w:left w:val="nil"/>
            </w:tcBorders>
            <w:tcMar/>
          </w:tcPr>
          <w:p w:rsidRPr="007C4E8A" w:rsidR="00E22339" w:rsidP="00E22339" w:rsidRDefault="00E22339" w14:paraId="35D845CE" w14:textId="77777777">
            <w:pPr>
              <w:spacing w:after="0" w:line="240" w:lineRule="auto"/>
              <w:cnfStyle w:val="000000000000" w:firstRow="0" w:lastRow="0" w:firstColumn="0" w:lastColumn="0" w:oddVBand="0" w:evenVBand="0" w:oddHBand="0" w:evenHBand="0" w:firstRowFirstColumn="0" w:firstRowLastColumn="0" w:lastRowFirstColumn="0" w:lastRowLastColumn="0"/>
              <w:rPr>
                <w:rFonts w:cs="Calibri"/>
                <w:b/>
              </w:rPr>
            </w:pPr>
            <w:r w:rsidRPr="007C4E8A">
              <w:rPr>
                <w:rFonts w:cs="Calibri"/>
                <w:b/>
              </w:rPr>
              <w:t>Wiki</w:t>
            </w:r>
          </w:p>
        </w:tc>
        <w:tc>
          <w:tcPr>
            <w:cnfStyle w:val="000000000000" w:firstRow="0" w:lastRow="0" w:firstColumn="0" w:lastColumn="0" w:oddVBand="0" w:evenVBand="0" w:oddHBand="0" w:evenHBand="0" w:firstRowFirstColumn="0" w:firstRowLastColumn="0" w:lastRowFirstColumn="0" w:lastRowLastColumn="0"/>
            <w:tcW w:w="6836" w:type="dxa"/>
            <w:tcMar/>
          </w:tcPr>
          <w:p w:rsidRPr="00FA04B6" w:rsidR="00E22339" w:rsidP="4251143B" w:rsidRDefault="00E22339" w14:paraId="44FAB7B1" w14:textId="777777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cs="Calibri"/>
                <w:sz w:val="20"/>
                <w:szCs w:val="20"/>
                <w:lang w:val="es-ES"/>
              </w:rPr>
            </w:pPr>
            <w:r w:rsidRPr="4251143B" w:rsidR="00E22339">
              <w:rPr>
                <w:rFonts w:cs="Calibri"/>
                <w:sz w:val="20"/>
                <w:szCs w:val="20"/>
                <w:lang w:val="es-ES"/>
              </w:rPr>
              <w:t xml:space="preserve">El módulo de actividad wiki </w:t>
            </w:r>
            <w:r w:rsidRPr="4251143B" w:rsidR="00E22339">
              <w:rPr>
                <w:rFonts w:cs="Calibri"/>
                <w:sz w:val="20"/>
                <w:szCs w:val="20"/>
                <w:lang w:val="es-ES"/>
              </w:rPr>
              <w:t>le</w:t>
            </w:r>
            <w:r w:rsidRPr="4251143B" w:rsidR="00E22339">
              <w:rPr>
                <w:rFonts w:cs="Calibri"/>
                <w:sz w:val="20"/>
                <w:szCs w:val="20"/>
                <w:lang w:val="es-ES"/>
              </w:rPr>
              <w:t xml:space="preserve"> permite a los participantes añadir y editar una colección de páginas web. Un wiki puede ser colaborativo, donde todos pueden editarlo, o puede ser individual, donde cada persona tiene su propio wiki que solamente ella podrá editar.</w:t>
            </w:r>
          </w:p>
        </w:tc>
      </w:tr>
    </w:tbl>
    <w:p w:rsidRPr="007C4E8A" w:rsidR="00E22339" w:rsidP="00E22339" w:rsidRDefault="00E22339" w14:paraId="1CB158F3" w14:textId="77777777">
      <w:pPr>
        <w:spacing w:after="0" w:line="240" w:lineRule="auto"/>
      </w:pPr>
    </w:p>
    <w:p w:rsidRPr="00FA04B6" w:rsidR="00E22339" w:rsidP="00E22339" w:rsidRDefault="00E22339" w14:paraId="5AAE2350" w14:textId="617AC9DB">
      <w:pPr>
        <w:spacing w:after="0" w:line="240" w:lineRule="auto"/>
        <w:rPr>
          <w:b/>
          <w:sz w:val="24"/>
        </w:rPr>
      </w:pPr>
    </w:p>
    <w:tbl>
      <w:tblPr>
        <w:tblStyle w:val="Tablanormal1"/>
        <w:tblW w:w="9400" w:type="dxa"/>
        <w:tblLook w:val="04A0" w:firstRow="1" w:lastRow="0" w:firstColumn="1" w:lastColumn="0" w:noHBand="0" w:noVBand="1"/>
      </w:tblPr>
      <w:tblGrid>
        <w:gridCol w:w="709"/>
        <w:gridCol w:w="1843"/>
        <w:gridCol w:w="6848"/>
      </w:tblGrid>
      <w:tr w:rsidRPr="007C4E8A" w:rsidR="00FA04B6" w:rsidTr="4251143B" w14:paraId="138CFE0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00" w:type="dxa"/>
            <w:gridSpan w:val="3"/>
            <w:tcBorders>
              <w:top w:val="single" w:color="auto" w:sz="4" w:space="0"/>
              <w:left w:val="single" w:color="auto" w:sz="4" w:space="0"/>
              <w:bottom w:val="single" w:color="auto" w:sz="4" w:space="0"/>
              <w:right w:val="single" w:color="auto" w:sz="4" w:space="0"/>
            </w:tcBorders>
            <w:shd w:val="clear" w:color="auto" w:fill="A6A6A6" w:themeFill="background1" w:themeFillShade="A6"/>
            <w:tcMar/>
          </w:tcPr>
          <w:p w:rsidR="00FA04B6" w:rsidP="00E22339" w:rsidRDefault="00FA04B6" w14:paraId="6676C846" w14:textId="2FB6055E">
            <w:pPr>
              <w:spacing w:after="0" w:line="240" w:lineRule="auto"/>
              <w:jc w:val="both"/>
              <w:rPr>
                <w:b w:val="0"/>
                <w:sz w:val="24"/>
              </w:rPr>
            </w:pPr>
            <w:r w:rsidRPr="00FA04B6">
              <w:rPr>
                <w:b w:val="0"/>
                <w:sz w:val="24"/>
              </w:rPr>
              <w:t>Recursos</w:t>
            </w:r>
            <w:r>
              <w:rPr>
                <w:b w:val="0"/>
                <w:sz w:val="24"/>
              </w:rPr>
              <w:t xml:space="preserve"> de apoyo</w:t>
            </w:r>
          </w:p>
          <w:p w:rsidRPr="00FA04B6" w:rsidR="00FA04B6" w:rsidP="00E22339" w:rsidRDefault="00FA04B6" w14:paraId="6B9A2511" w14:textId="56E33BB7">
            <w:pPr>
              <w:spacing w:after="0" w:line="240" w:lineRule="auto"/>
              <w:jc w:val="both"/>
              <w:rPr>
                <w:rFonts w:cs="Calibri"/>
                <w:b w:val="0"/>
              </w:rPr>
            </w:pPr>
          </w:p>
        </w:tc>
      </w:tr>
      <w:tr w:rsidRPr="007C4E8A" w:rsidR="00FA04B6" w:rsidTr="4251143B" w14:paraId="433C902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single" w:color="auto" w:sz="4" w:space="0"/>
              <w:left w:val="single" w:color="auto" w:sz="4" w:space="0"/>
              <w:bottom w:val="single" w:color="auto" w:sz="4" w:space="0"/>
              <w:right w:val="nil"/>
            </w:tcBorders>
            <w:tcMar/>
          </w:tcPr>
          <w:p w:rsidRPr="007C4E8A" w:rsidR="00FA04B6" w:rsidP="00FA04B6" w:rsidRDefault="00FA04B6" w14:paraId="27ED990C" w14:textId="66CB2804">
            <w:pPr>
              <w:spacing w:after="0" w:line="240" w:lineRule="auto"/>
              <w:rPr>
                <w:noProof/>
                <w:lang w:eastAsia="es-CO"/>
              </w:rPr>
            </w:pPr>
            <w:r>
              <w:rPr>
                <w:noProof/>
                <w:lang w:val="es-CO" w:eastAsia="es-CO"/>
              </w:rPr>
              <w:drawing>
                <wp:inline distT="0" distB="0" distL="0" distR="0" wp14:anchorId="1ACAFE11" wp14:editId="54C3678F">
                  <wp:extent cx="247650" cy="295275"/>
                  <wp:effectExtent l="0" t="0" r="0" b="9525"/>
                  <wp:docPr id="1766404235"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0"/>
                          <pic:cNvPicPr/>
                        </pic:nvPicPr>
                        <pic:blipFill>
                          <a:blip r:embed="rId82">
                            <a:extLst>
                              <a:ext uri="{28A0092B-C50C-407E-A947-70E740481C1C}">
                                <a14:useLocalDpi xmlns:a14="http://schemas.microsoft.com/office/drawing/2010/main" val="0"/>
                              </a:ext>
                            </a:extLst>
                          </a:blip>
                          <a:stretch>
                            <a:fillRect/>
                          </a:stretch>
                        </pic:blipFill>
                        <pic:spPr>
                          <a:xfrm>
                            <a:off x="0" y="0"/>
                            <a:ext cx="247650" cy="295275"/>
                          </a:xfrm>
                          <a:prstGeom prst="rect">
                            <a:avLst/>
                          </a:prstGeom>
                        </pic:spPr>
                      </pic:pic>
                    </a:graphicData>
                  </a:graphic>
                </wp:inline>
              </w:drawing>
            </w:r>
          </w:p>
        </w:tc>
        <w:tc>
          <w:tcPr>
            <w:cnfStyle w:val="000000000000" w:firstRow="0" w:lastRow="0" w:firstColumn="0" w:lastColumn="0" w:oddVBand="0" w:evenVBand="0" w:oddHBand="0" w:evenHBand="0" w:firstRowFirstColumn="0" w:firstRowLastColumn="0" w:lastRowFirstColumn="0" w:lastRowLastColumn="0"/>
            <w:tcW w:w="1843" w:type="dxa"/>
            <w:tcBorders>
              <w:top w:val="single" w:color="auto" w:sz="4" w:space="0"/>
              <w:left w:val="nil"/>
              <w:bottom w:val="single" w:color="auto" w:sz="4" w:space="0"/>
              <w:right w:val="single" w:color="auto" w:sz="4" w:space="0"/>
            </w:tcBorders>
            <w:tcMar/>
          </w:tcPr>
          <w:p w:rsidRPr="00FA04B6" w:rsidR="00FA04B6" w:rsidP="00FA04B6" w:rsidRDefault="00FA04B6" w14:paraId="7CBDAB7F" w14:textId="612052F6">
            <w:pPr>
              <w:spacing w:after="0" w:line="240" w:lineRule="auto"/>
              <w:cnfStyle w:val="000000100000" w:firstRow="0" w:lastRow="0" w:firstColumn="0" w:lastColumn="0" w:oddVBand="0" w:evenVBand="0" w:oddHBand="1" w:evenHBand="0" w:firstRowFirstColumn="0" w:firstRowLastColumn="0" w:lastRowFirstColumn="0" w:lastRowLastColumn="0"/>
              <w:rPr>
                <w:b/>
                <w:noProof/>
                <w:lang w:eastAsia="es-CO"/>
              </w:rPr>
            </w:pPr>
            <w:r w:rsidRPr="00FA04B6">
              <w:rPr>
                <w:rFonts w:cs="Calibri"/>
                <w:b/>
              </w:rPr>
              <w:t>Archivo</w:t>
            </w:r>
          </w:p>
        </w:tc>
        <w:tc>
          <w:tcPr>
            <w:cnfStyle w:val="000000000000" w:firstRow="0" w:lastRow="0" w:firstColumn="0" w:lastColumn="0" w:oddVBand="0" w:evenVBand="0" w:oddHBand="0" w:evenHBand="0" w:firstRowFirstColumn="0" w:firstRowLastColumn="0" w:lastRowFirstColumn="0" w:lastRowLastColumn="0"/>
            <w:tcW w:w="6848" w:type="dxa"/>
            <w:tcBorders>
              <w:top w:val="single" w:color="auto" w:sz="4" w:space="0"/>
              <w:left w:val="single" w:color="auto" w:sz="4" w:space="0"/>
              <w:bottom w:val="single" w:color="auto" w:sz="4" w:space="0"/>
              <w:right w:val="single" w:color="auto" w:sz="4" w:space="0"/>
            </w:tcBorders>
            <w:tcMar/>
          </w:tcPr>
          <w:p w:rsidRPr="00FA04B6" w:rsidR="00FA04B6" w:rsidP="4251143B" w:rsidRDefault="00FA04B6" w14:paraId="75B88337" w14:textId="77777777">
            <w:pPr>
              <w:spacing w:after="0" w:line="240" w:lineRule="auto"/>
              <w:jc w:val="both"/>
              <w:cnfStyle w:val="000000100000" w:firstRow="0" w:lastRow="0" w:firstColumn="0" w:lastColumn="0" w:oddVBand="0" w:evenVBand="0" w:oddHBand="1" w:evenHBand="0" w:firstRowFirstColumn="0" w:firstRowLastColumn="0" w:lastRowFirstColumn="0" w:lastRowLastColumn="0"/>
              <w:rPr>
                <w:rFonts w:cs="Calibri"/>
                <w:sz w:val="20"/>
                <w:szCs w:val="20"/>
                <w:lang w:val="es-ES"/>
              </w:rPr>
            </w:pPr>
            <w:r w:rsidRPr="4251143B" w:rsidR="00FA04B6">
              <w:rPr>
                <w:rFonts w:cs="Calibri"/>
                <w:sz w:val="20"/>
                <w:szCs w:val="20"/>
                <w:lang w:val="es-ES"/>
              </w:rPr>
              <w:t xml:space="preserve">El módulo Archivo permite a los profesores proveer un Archivo como un recurso del curso. Cuando sea posible, el archivo se mostrará dentro del interface del curso; si no es el caso, se </w:t>
            </w:r>
            <w:r w:rsidRPr="4251143B" w:rsidR="00FA04B6">
              <w:rPr>
                <w:rFonts w:cs="Calibri"/>
                <w:sz w:val="20"/>
                <w:szCs w:val="20"/>
                <w:lang w:val="es-ES"/>
              </w:rPr>
              <w:t>le</w:t>
            </w:r>
            <w:r w:rsidRPr="4251143B" w:rsidR="00FA04B6">
              <w:rPr>
                <w:rFonts w:cs="Calibri"/>
                <w:sz w:val="20"/>
                <w:szCs w:val="20"/>
                <w:lang w:val="es-ES"/>
              </w:rPr>
              <w:t xml:space="preserve"> preguntará a los estudiantes</w:t>
            </w:r>
          </w:p>
          <w:p w:rsidRPr="00FA04B6" w:rsidR="00FA04B6" w:rsidP="00FA04B6" w:rsidRDefault="00FA04B6" w14:paraId="136921A6" w14:textId="428EC1DA">
            <w:pPr>
              <w:spacing w:after="0" w:line="240" w:lineRule="auto"/>
              <w:jc w:val="both"/>
              <w:cnfStyle w:val="000000100000" w:firstRow="0" w:lastRow="0" w:firstColumn="0" w:lastColumn="0" w:oddVBand="0" w:evenVBand="0" w:oddHBand="1" w:evenHBand="0" w:firstRowFirstColumn="0" w:firstRowLastColumn="0" w:lastRowFirstColumn="0" w:lastRowLastColumn="0"/>
              <w:rPr>
                <w:rFonts w:cs="Calibri"/>
                <w:sz w:val="20"/>
              </w:rPr>
            </w:pPr>
            <w:r w:rsidRPr="00FA04B6">
              <w:rPr>
                <w:rFonts w:cs="Calibri"/>
                <w:sz w:val="20"/>
              </w:rPr>
              <w:t>si quieren descargarlo. El recurso Archivo puede incluir archivos de soporte, por ejemplo, una página HTML puede tener incrustadas imágenes u objetos Flash.</w:t>
            </w:r>
          </w:p>
        </w:tc>
      </w:tr>
      <w:tr w:rsidRPr="007C4E8A" w:rsidR="00FA04B6" w:rsidTr="4251143B" w14:paraId="00A8C437" w14:textId="77777777">
        <w:tc>
          <w:tcPr>
            <w:cnfStyle w:val="001000000000" w:firstRow="0" w:lastRow="0" w:firstColumn="1" w:lastColumn="0" w:oddVBand="0" w:evenVBand="0" w:oddHBand="0" w:evenHBand="0" w:firstRowFirstColumn="0" w:firstRowLastColumn="0" w:lastRowFirstColumn="0" w:lastRowLastColumn="0"/>
            <w:tcW w:w="709" w:type="dxa"/>
            <w:tcBorders>
              <w:top w:val="single" w:color="auto" w:sz="4" w:space="0"/>
              <w:left w:val="single" w:color="auto" w:sz="4" w:space="0"/>
              <w:bottom w:val="single" w:color="auto" w:sz="4" w:space="0"/>
              <w:right w:val="nil"/>
            </w:tcBorders>
            <w:tcMar/>
          </w:tcPr>
          <w:p w:rsidRPr="007C4E8A" w:rsidR="00FA04B6" w:rsidP="00FA04B6" w:rsidRDefault="00FA04B6" w14:paraId="062E0979" w14:textId="3F289C74">
            <w:pPr>
              <w:spacing w:after="0" w:line="240" w:lineRule="auto"/>
              <w:rPr>
                <w:noProof/>
                <w:lang w:eastAsia="es-CO"/>
              </w:rPr>
            </w:pPr>
            <w:r>
              <w:rPr>
                <w:noProof/>
                <w:lang w:val="es-CO" w:eastAsia="es-CO"/>
              </w:rPr>
              <w:drawing>
                <wp:inline distT="0" distB="0" distL="0" distR="0" wp14:anchorId="1406D2EE" wp14:editId="2BF4D317">
                  <wp:extent cx="285750" cy="238125"/>
                  <wp:effectExtent l="0" t="0" r="0" b="9525"/>
                  <wp:docPr id="964583059"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1"/>
                          <pic:cNvPicPr/>
                        </pic:nvPicPr>
                        <pic:blipFill>
                          <a:blip r:embed="rId83">
                            <a:extLst>
                              <a:ext uri="{28A0092B-C50C-407E-A947-70E740481C1C}">
                                <a14:useLocalDpi xmlns:a14="http://schemas.microsoft.com/office/drawing/2010/main" val="0"/>
                              </a:ext>
                            </a:extLst>
                          </a:blip>
                          <a:stretch>
                            <a:fillRect/>
                          </a:stretch>
                        </pic:blipFill>
                        <pic:spPr>
                          <a:xfrm>
                            <a:off x="0" y="0"/>
                            <a:ext cx="285750" cy="238125"/>
                          </a:xfrm>
                          <a:prstGeom prst="rect">
                            <a:avLst/>
                          </a:prstGeom>
                        </pic:spPr>
                      </pic:pic>
                    </a:graphicData>
                  </a:graphic>
                </wp:inline>
              </w:drawing>
            </w:r>
          </w:p>
        </w:tc>
        <w:tc>
          <w:tcPr>
            <w:cnfStyle w:val="000000000000" w:firstRow="0" w:lastRow="0" w:firstColumn="0" w:lastColumn="0" w:oddVBand="0" w:evenVBand="0" w:oddHBand="0" w:evenHBand="0" w:firstRowFirstColumn="0" w:firstRowLastColumn="0" w:lastRowFirstColumn="0" w:lastRowLastColumn="0"/>
            <w:tcW w:w="1843" w:type="dxa"/>
            <w:tcBorders>
              <w:top w:val="single" w:color="auto" w:sz="4" w:space="0"/>
              <w:left w:val="nil"/>
              <w:bottom w:val="single" w:color="auto" w:sz="4" w:space="0"/>
              <w:right w:val="single" w:color="auto" w:sz="4" w:space="0"/>
            </w:tcBorders>
            <w:tcMar/>
          </w:tcPr>
          <w:p w:rsidRPr="00FA04B6" w:rsidR="00FA04B6" w:rsidP="00FA04B6" w:rsidRDefault="00FA04B6" w14:paraId="22FB22C0" w14:textId="68439747">
            <w:pPr>
              <w:spacing w:after="0" w:line="240" w:lineRule="auto"/>
              <w:cnfStyle w:val="000000000000" w:firstRow="0" w:lastRow="0" w:firstColumn="0" w:lastColumn="0" w:oddVBand="0" w:evenVBand="0" w:oddHBand="0" w:evenHBand="0" w:firstRowFirstColumn="0" w:firstRowLastColumn="0" w:lastRowFirstColumn="0" w:lastRowLastColumn="0"/>
              <w:rPr>
                <w:rFonts w:cs="Calibri"/>
                <w:b/>
              </w:rPr>
            </w:pPr>
            <w:r w:rsidRPr="00FA04B6">
              <w:rPr>
                <w:rFonts w:cs="Calibri"/>
                <w:b/>
              </w:rPr>
              <w:t>Carpeta</w:t>
            </w:r>
          </w:p>
        </w:tc>
        <w:tc>
          <w:tcPr>
            <w:cnfStyle w:val="000000000000" w:firstRow="0" w:lastRow="0" w:firstColumn="0" w:lastColumn="0" w:oddVBand="0" w:evenVBand="0" w:oddHBand="0" w:evenHBand="0" w:firstRowFirstColumn="0" w:firstRowLastColumn="0" w:lastRowFirstColumn="0" w:lastRowLastColumn="0"/>
            <w:tcW w:w="6848" w:type="dxa"/>
            <w:tcBorders>
              <w:top w:val="single" w:color="auto" w:sz="4" w:space="0"/>
              <w:left w:val="single" w:color="auto" w:sz="4" w:space="0"/>
              <w:bottom w:val="single" w:color="auto" w:sz="4" w:space="0"/>
              <w:right w:val="single" w:color="auto" w:sz="4" w:space="0"/>
            </w:tcBorders>
            <w:tcMar/>
          </w:tcPr>
          <w:p w:rsidRPr="00FA04B6" w:rsidR="00FA04B6" w:rsidP="4251143B" w:rsidRDefault="00FA04B6" w14:paraId="1770D40E" w14:textId="777777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cs="Calibri"/>
                <w:sz w:val="20"/>
                <w:szCs w:val="20"/>
                <w:lang w:val="es-ES"/>
              </w:rPr>
            </w:pPr>
            <w:r w:rsidRPr="4251143B" w:rsidR="00FA04B6">
              <w:rPr>
                <w:rFonts w:cs="Calibri"/>
                <w:sz w:val="20"/>
                <w:szCs w:val="20"/>
                <w:lang w:val="es-ES"/>
              </w:rPr>
              <w:t>El recurso Carpeta permite al profesor mostrar un grupo de archivos relacionados dentro de una única carpeta. Se puede subir un archivo comprimido (zip) que se descomprimirá (unzip) posteriormente para mostrar</w:t>
            </w:r>
          </w:p>
          <w:p w:rsidRPr="00FA04B6" w:rsidR="00FA04B6" w:rsidP="00FA04B6" w:rsidRDefault="00FA04B6" w14:paraId="5E83C851" w14:textId="777777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cs="Calibri"/>
                <w:sz w:val="20"/>
              </w:rPr>
            </w:pPr>
            <w:r w:rsidRPr="00FA04B6">
              <w:rPr>
                <w:rFonts w:cs="Calibri"/>
                <w:sz w:val="20"/>
              </w:rPr>
              <w:t>su contenido, o bien, se puede crear una carpeta vacía y subir los archivos dentro de ella.</w:t>
            </w:r>
          </w:p>
        </w:tc>
      </w:tr>
      <w:tr w:rsidRPr="007C4E8A" w:rsidR="00FA04B6" w:rsidTr="4251143B" w14:paraId="6234D6D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single" w:color="auto" w:sz="4" w:space="0"/>
              <w:left w:val="single" w:color="auto" w:sz="4" w:space="0"/>
              <w:bottom w:val="single" w:color="auto" w:sz="4" w:space="0"/>
              <w:right w:val="nil"/>
            </w:tcBorders>
            <w:tcMar/>
          </w:tcPr>
          <w:p w:rsidRPr="007C4E8A" w:rsidR="00FA04B6" w:rsidP="00FA04B6" w:rsidRDefault="00FA04B6" w14:paraId="1409E4E8" w14:textId="48F28E41">
            <w:pPr>
              <w:spacing w:after="0" w:line="240" w:lineRule="auto"/>
              <w:rPr>
                <w:noProof/>
                <w:lang w:eastAsia="es-CO"/>
              </w:rPr>
            </w:pPr>
            <w:r>
              <w:rPr>
                <w:noProof/>
                <w:lang w:val="es-CO" w:eastAsia="es-CO"/>
              </w:rPr>
              <w:drawing>
                <wp:inline distT="0" distB="0" distL="0" distR="0" wp14:anchorId="1C483E63" wp14:editId="376B5870">
                  <wp:extent cx="295275" cy="295275"/>
                  <wp:effectExtent l="0" t="0" r="9525" b="9525"/>
                  <wp:docPr id="1863718333"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2"/>
                          <pic:cNvPicPr/>
                        </pic:nvPicPr>
                        <pic:blipFill>
                          <a:blip r:embed="rId84">
                            <a:extLst>
                              <a:ext uri="{28A0092B-C50C-407E-A947-70E740481C1C}">
                                <a14:useLocalDpi xmlns:a14="http://schemas.microsoft.com/office/drawing/2010/main" val="0"/>
                              </a:ext>
                            </a:extLst>
                          </a:blip>
                          <a:stretch>
                            <a:fillRect/>
                          </a:stretch>
                        </pic:blipFill>
                        <pic:spPr>
                          <a:xfrm>
                            <a:off x="0" y="0"/>
                            <a:ext cx="295275" cy="295275"/>
                          </a:xfrm>
                          <a:prstGeom prst="rect">
                            <a:avLst/>
                          </a:prstGeom>
                        </pic:spPr>
                      </pic:pic>
                    </a:graphicData>
                  </a:graphic>
                </wp:inline>
              </w:drawing>
            </w:r>
          </w:p>
        </w:tc>
        <w:tc>
          <w:tcPr>
            <w:cnfStyle w:val="000000000000" w:firstRow="0" w:lastRow="0" w:firstColumn="0" w:lastColumn="0" w:oddVBand="0" w:evenVBand="0" w:oddHBand="0" w:evenHBand="0" w:firstRowFirstColumn="0" w:firstRowLastColumn="0" w:lastRowFirstColumn="0" w:lastRowLastColumn="0"/>
            <w:tcW w:w="1843" w:type="dxa"/>
            <w:tcBorders>
              <w:top w:val="single" w:color="auto" w:sz="4" w:space="0"/>
              <w:left w:val="nil"/>
              <w:bottom w:val="single" w:color="auto" w:sz="4" w:space="0"/>
              <w:right w:val="single" w:color="auto" w:sz="4" w:space="0"/>
            </w:tcBorders>
            <w:tcMar/>
          </w:tcPr>
          <w:p w:rsidRPr="00FA04B6" w:rsidR="00FA04B6" w:rsidP="00FA04B6" w:rsidRDefault="00FA04B6" w14:paraId="657C1DF6" w14:textId="50EA8D1E">
            <w:pPr>
              <w:spacing w:after="0" w:line="240" w:lineRule="auto"/>
              <w:cnfStyle w:val="000000100000" w:firstRow="0" w:lastRow="0" w:firstColumn="0" w:lastColumn="0" w:oddVBand="0" w:evenVBand="0" w:oddHBand="1" w:evenHBand="0" w:firstRowFirstColumn="0" w:firstRowLastColumn="0" w:lastRowFirstColumn="0" w:lastRowLastColumn="0"/>
              <w:rPr>
                <w:rFonts w:cs="Calibri"/>
                <w:b/>
              </w:rPr>
            </w:pPr>
            <w:r w:rsidRPr="00FA04B6">
              <w:rPr>
                <w:rFonts w:cs="Calibri"/>
                <w:b/>
              </w:rPr>
              <w:t>Etiqueta</w:t>
            </w:r>
          </w:p>
        </w:tc>
        <w:tc>
          <w:tcPr>
            <w:cnfStyle w:val="000000000000" w:firstRow="0" w:lastRow="0" w:firstColumn="0" w:lastColumn="0" w:oddVBand="0" w:evenVBand="0" w:oddHBand="0" w:evenHBand="0" w:firstRowFirstColumn="0" w:firstRowLastColumn="0" w:lastRowFirstColumn="0" w:lastRowLastColumn="0"/>
            <w:tcW w:w="6848" w:type="dxa"/>
            <w:tcBorders>
              <w:top w:val="single" w:color="auto" w:sz="4" w:space="0"/>
              <w:left w:val="single" w:color="auto" w:sz="4" w:space="0"/>
              <w:bottom w:val="single" w:color="auto" w:sz="4" w:space="0"/>
              <w:right w:val="single" w:color="auto" w:sz="4" w:space="0"/>
            </w:tcBorders>
            <w:tcMar/>
          </w:tcPr>
          <w:p w:rsidRPr="00FA04B6" w:rsidR="00FA04B6" w:rsidP="00FA04B6" w:rsidRDefault="00FA04B6" w14:paraId="6596581C" w14:textId="77777777">
            <w:pPr>
              <w:spacing w:after="0" w:line="240" w:lineRule="auto"/>
              <w:jc w:val="both"/>
              <w:cnfStyle w:val="000000100000" w:firstRow="0" w:lastRow="0" w:firstColumn="0" w:lastColumn="0" w:oddVBand="0" w:evenVBand="0" w:oddHBand="1" w:evenHBand="0" w:firstRowFirstColumn="0" w:firstRowLastColumn="0" w:lastRowFirstColumn="0" w:lastRowLastColumn="0"/>
              <w:rPr>
                <w:rFonts w:cs="Calibri"/>
                <w:sz w:val="20"/>
              </w:rPr>
            </w:pPr>
            <w:r w:rsidRPr="00FA04B6">
              <w:rPr>
                <w:rFonts w:cs="Calibri"/>
                <w:sz w:val="20"/>
              </w:rPr>
              <w:t>El módulo etiqueta permite insertar texto y elementos multimedia en las páginas del curso entre los enlaces a otros recursos y actividades. Las etiquetas son muy versátiles y pueden ayudar a mejorar la apariencia de un</w:t>
            </w:r>
          </w:p>
          <w:p w:rsidRPr="00FA04B6" w:rsidR="00FA04B6" w:rsidP="00FA04B6" w:rsidRDefault="00FA04B6" w14:paraId="53BF0522" w14:textId="77777777">
            <w:pPr>
              <w:spacing w:after="0" w:line="240" w:lineRule="auto"/>
              <w:jc w:val="both"/>
              <w:cnfStyle w:val="000000100000" w:firstRow="0" w:lastRow="0" w:firstColumn="0" w:lastColumn="0" w:oddVBand="0" w:evenVBand="0" w:oddHBand="1" w:evenHBand="0" w:firstRowFirstColumn="0" w:firstRowLastColumn="0" w:lastRowFirstColumn="0" w:lastRowLastColumn="0"/>
              <w:rPr>
                <w:rFonts w:cs="Calibri"/>
                <w:sz w:val="20"/>
              </w:rPr>
            </w:pPr>
            <w:r w:rsidRPr="00FA04B6">
              <w:rPr>
                <w:rFonts w:cs="Calibri"/>
                <w:sz w:val="20"/>
              </w:rPr>
              <w:t>curso si se usan cuidadosamente.</w:t>
            </w:r>
          </w:p>
        </w:tc>
      </w:tr>
      <w:tr w:rsidRPr="007C4E8A" w:rsidR="00FA04B6" w:rsidTr="4251143B" w14:paraId="740B4947" w14:textId="77777777">
        <w:tc>
          <w:tcPr>
            <w:cnfStyle w:val="001000000000" w:firstRow="0" w:lastRow="0" w:firstColumn="1" w:lastColumn="0" w:oddVBand="0" w:evenVBand="0" w:oddHBand="0" w:evenHBand="0" w:firstRowFirstColumn="0" w:firstRowLastColumn="0" w:lastRowFirstColumn="0" w:lastRowLastColumn="0"/>
            <w:tcW w:w="709" w:type="dxa"/>
            <w:tcBorders>
              <w:top w:val="single" w:color="auto" w:sz="4" w:space="0"/>
              <w:left w:val="single" w:color="auto" w:sz="4" w:space="0"/>
              <w:bottom w:val="single" w:color="auto" w:sz="4" w:space="0"/>
              <w:right w:val="nil"/>
            </w:tcBorders>
            <w:tcMar/>
          </w:tcPr>
          <w:p w:rsidRPr="007C4E8A" w:rsidR="00FA04B6" w:rsidP="00FA04B6" w:rsidRDefault="00FA04B6" w14:paraId="756D7B20" w14:textId="35F2A48F">
            <w:pPr>
              <w:spacing w:after="0" w:line="240" w:lineRule="auto"/>
              <w:rPr>
                <w:noProof/>
                <w:lang w:eastAsia="es-CO"/>
              </w:rPr>
            </w:pPr>
            <w:r>
              <w:rPr>
                <w:noProof/>
                <w:lang w:val="es-CO" w:eastAsia="es-CO"/>
              </w:rPr>
              <w:drawing>
                <wp:inline distT="0" distB="0" distL="0" distR="0" wp14:anchorId="389FD3B2" wp14:editId="5680073A">
                  <wp:extent cx="238125" cy="295275"/>
                  <wp:effectExtent l="0" t="0" r="9525" b="9525"/>
                  <wp:docPr id="1671535409"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4"/>
                          <pic:cNvPicPr/>
                        </pic:nvPicPr>
                        <pic:blipFill>
                          <a:blip r:embed="rId85">
                            <a:extLst>
                              <a:ext uri="{28A0092B-C50C-407E-A947-70E740481C1C}">
                                <a14:useLocalDpi xmlns:a14="http://schemas.microsoft.com/office/drawing/2010/main" val="0"/>
                              </a:ext>
                            </a:extLst>
                          </a:blip>
                          <a:stretch>
                            <a:fillRect/>
                          </a:stretch>
                        </pic:blipFill>
                        <pic:spPr>
                          <a:xfrm>
                            <a:off x="0" y="0"/>
                            <a:ext cx="238125" cy="295275"/>
                          </a:xfrm>
                          <a:prstGeom prst="rect">
                            <a:avLst/>
                          </a:prstGeom>
                        </pic:spPr>
                      </pic:pic>
                    </a:graphicData>
                  </a:graphic>
                </wp:inline>
              </w:drawing>
            </w:r>
          </w:p>
        </w:tc>
        <w:tc>
          <w:tcPr>
            <w:cnfStyle w:val="000000000000" w:firstRow="0" w:lastRow="0" w:firstColumn="0" w:lastColumn="0" w:oddVBand="0" w:evenVBand="0" w:oddHBand="0" w:evenHBand="0" w:firstRowFirstColumn="0" w:firstRowLastColumn="0" w:lastRowFirstColumn="0" w:lastRowLastColumn="0"/>
            <w:tcW w:w="1843" w:type="dxa"/>
            <w:tcBorders>
              <w:top w:val="single" w:color="auto" w:sz="4" w:space="0"/>
              <w:left w:val="nil"/>
              <w:bottom w:val="single" w:color="auto" w:sz="4" w:space="0"/>
              <w:right w:val="single" w:color="auto" w:sz="4" w:space="0"/>
            </w:tcBorders>
            <w:tcMar/>
          </w:tcPr>
          <w:p w:rsidRPr="00FA04B6" w:rsidR="00FA04B6" w:rsidP="00FA04B6" w:rsidRDefault="00FA04B6" w14:paraId="672CCB60" w14:textId="69550879">
            <w:pPr>
              <w:spacing w:after="0" w:line="240" w:lineRule="auto"/>
              <w:cnfStyle w:val="000000000000" w:firstRow="0" w:lastRow="0" w:firstColumn="0" w:lastColumn="0" w:oddVBand="0" w:evenVBand="0" w:oddHBand="0" w:evenHBand="0" w:firstRowFirstColumn="0" w:firstRowLastColumn="0" w:lastRowFirstColumn="0" w:lastRowLastColumn="0"/>
              <w:rPr>
                <w:rFonts w:cs="Calibri"/>
                <w:b/>
              </w:rPr>
            </w:pPr>
            <w:r w:rsidRPr="00FA04B6">
              <w:rPr>
                <w:rFonts w:cs="Calibri"/>
                <w:b/>
              </w:rPr>
              <w:t>Libro</w:t>
            </w:r>
          </w:p>
        </w:tc>
        <w:tc>
          <w:tcPr>
            <w:cnfStyle w:val="000000000000" w:firstRow="0" w:lastRow="0" w:firstColumn="0" w:lastColumn="0" w:oddVBand="0" w:evenVBand="0" w:oddHBand="0" w:evenHBand="0" w:firstRowFirstColumn="0" w:firstRowLastColumn="0" w:lastRowFirstColumn="0" w:lastRowLastColumn="0"/>
            <w:tcW w:w="6848" w:type="dxa"/>
            <w:tcBorders>
              <w:top w:val="single" w:color="auto" w:sz="4" w:space="0"/>
              <w:left w:val="single" w:color="auto" w:sz="4" w:space="0"/>
              <w:bottom w:val="single" w:color="auto" w:sz="4" w:space="0"/>
              <w:right w:val="single" w:color="auto" w:sz="4" w:space="0"/>
            </w:tcBorders>
            <w:tcMar/>
          </w:tcPr>
          <w:p w:rsidRPr="00FA04B6" w:rsidR="00FA04B6" w:rsidP="00201ADE" w:rsidRDefault="00FA04B6" w14:paraId="0D439080" w14:textId="49BD9A29">
            <w:pPr>
              <w:spacing w:after="0" w:line="240" w:lineRule="auto"/>
              <w:jc w:val="both"/>
              <w:cnfStyle w:val="000000000000" w:firstRow="0" w:lastRow="0" w:firstColumn="0" w:lastColumn="0" w:oddVBand="0" w:evenVBand="0" w:oddHBand="0" w:evenHBand="0" w:firstRowFirstColumn="0" w:firstRowLastColumn="0" w:lastRowFirstColumn="0" w:lastRowLastColumn="0"/>
              <w:rPr>
                <w:rFonts w:cs="Calibri"/>
                <w:sz w:val="20"/>
              </w:rPr>
            </w:pPr>
            <w:r w:rsidRPr="00FA04B6">
              <w:rPr>
                <w:rFonts w:cs="Calibri"/>
                <w:sz w:val="20"/>
              </w:rPr>
              <w:t>El módulo libro permite crear material de estudio de múltiples páginas en formato libro, con capítulos y subcapítulos. El libro puede incluir contenido multimedia, así como texto y es útil para mostrar grandes</w:t>
            </w:r>
            <w:r w:rsidR="00201ADE">
              <w:rPr>
                <w:rFonts w:cs="Calibri"/>
                <w:sz w:val="20"/>
              </w:rPr>
              <w:t xml:space="preserve"> </w:t>
            </w:r>
            <w:r w:rsidRPr="00FA04B6">
              <w:rPr>
                <w:rFonts w:cs="Calibri"/>
                <w:sz w:val="20"/>
              </w:rPr>
              <w:t>volúmenes de información repartido en secciones.</w:t>
            </w:r>
          </w:p>
        </w:tc>
      </w:tr>
      <w:tr w:rsidRPr="007C4E8A" w:rsidR="00FA04B6" w:rsidTr="4251143B" w14:paraId="06829F5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single" w:color="auto" w:sz="4" w:space="0"/>
              <w:left w:val="single" w:color="auto" w:sz="4" w:space="0"/>
              <w:bottom w:val="single" w:color="auto" w:sz="4" w:space="0"/>
              <w:right w:val="nil"/>
            </w:tcBorders>
            <w:tcMar/>
          </w:tcPr>
          <w:p w:rsidRPr="007C4E8A" w:rsidR="00FA04B6" w:rsidP="00FA04B6" w:rsidRDefault="00FA04B6" w14:paraId="5DC108D5" w14:textId="3FB1F818">
            <w:pPr>
              <w:spacing w:after="0" w:line="240" w:lineRule="auto"/>
              <w:rPr>
                <w:noProof/>
                <w:lang w:eastAsia="es-CO"/>
              </w:rPr>
            </w:pPr>
            <w:r>
              <w:rPr>
                <w:noProof/>
                <w:lang w:val="es-CO" w:eastAsia="es-CO"/>
              </w:rPr>
              <w:drawing>
                <wp:inline distT="0" distB="0" distL="0" distR="0" wp14:anchorId="29877A13" wp14:editId="6A634BCC">
                  <wp:extent cx="238125" cy="295275"/>
                  <wp:effectExtent l="0" t="0" r="9525" b="9525"/>
                  <wp:docPr id="1615344174"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5"/>
                          <pic:cNvPicPr/>
                        </pic:nvPicPr>
                        <pic:blipFill>
                          <a:blip r:embed="rId86">
                            <a:extLst>
                              <a:ext uri="{28A0092B-C50C-407E-A947-70E740481C1C}">
                                <a14:useLocalDpi xmlns:a14="http://schemas.microsoft.com/office/drawing/2010/main" val="0"/>
                              </a:ext>
                            </a:extLst>
                          </a:blip>
                          <a:stretch>
                            <a:fillRect/>
                          </a:stretch>
                        </pic:blipFill>
                        <pic:spPr>
                          <a:xfrm>
                            <a:off x="0" y="0"/>
                            <a:ext cx="238125" cy="295275"/>
                          </a:xfrm>
                          <a:prstGeom prst="rect">
                            <a:avLst/>
                          </a:prstGeom>
                        </pic:spPr>
                      </pic:pic>
                    </a:graphicData>
                  </a:graphic>
                </wp:inline>
              </w:drawing>
            </w:r>
          </w:p>
        </w:tc>
        <w:tc>
          <w:tcPr>
            <w:cnfStyle w:val="000000000000" w:firstRow="0" w:lastRow="0" w:firstColumn="0" w:lastColumn="0" w:oddVBand="0" w:evenVBand="0" w:oddHBand="0" w:evenHBand="0" w:firstRowFirstColumn="0" w:firstRowLastColumn="0" w:lastRowFirstColumn="0" w:lastRowLastColumn="0"/>
            <w:tcW w:w="1843" w:type="dxa"/>
            <w:tcBorders>
              <w:top w:val="single" w:color="auto" w:sz="4" w:space="0"/>
              <w:left w:val="nil"/>
              <w:bottom w:val="single" w:color="auto" w:sz="4" w:space="0"/>
              <w:right w:val="single" w:color="auto" w:sz="4" w:space="0"/>
            </w:tcBorders>
            <w:tcMar/>
          </w:tcPr>
          <w:p w:rsidRPr="00FA04B6" w:rsidR="00FA04B6" w:rsidP="00FA04B6" w:rsidRDefault="00FA04B6" w14:paraId="70070D45" w14:textId="16DF0721">
            <w:pPr>
              <w:spacing w:after="0" w:line="240" w:lineRule="auto"/>
              <w:cnfStyle w:val="000000100000" w:firstRow="0" w:lastRow="0" w:firstColumn="0" w:lastColumn="0" w:oddVBand="0" w:evenVBand="0" w:oddHBand="1" w:evenHBand="0" w:firstRowFirstColumn="0" w:firstRowLastColumn="0" w:lastRowFirstColumn="0" w:lastRowLastColumn="0"/>
              <w:rPr>
                <w:rFonts w:cs="Calibri"/>
                <w:b/>
              </w:rPr>
            </w:pPr>
            <w:r w:rsidRPr="00FA04B6">
              <w:rPr>
                <w:rFonts w:cs="Calibri"/>
                <w:b/>
              </w:rPr>
              <w:t>Página</w:t>
            </w:r>
          </w:p>
        </w:tc>
        <w:tc>
          <w:tcPr>
            <w:cnfStyle w:val="000000000000" w:firstRow="0" w:lastRow="0" w:firstColumn="0" w:lastColumn="0" w:oddVBand="0" w:evenVBand="0" w:oddHBand="0" w:evenHBand="0" w:firstRowFirstColumn="0" w:firstRowLastColumn="0" w:lastRowFirstColumn="0" w:lastRowLastColumn="0"/>
            <w:tcW w:w="6848" w:type="dxa"/>
            <w:tcBorders>
              <w:top w:val="single" w:color="auto" w:sz="4" w:space="0"/>
              <w:left w:val="single" w:color="auto" w:sz="4" w:space="0"/>
              <w:bottom w:val="single" w:color="auto" w:sz="4" w:space="0"/>
              <w:right w:val="single" w:color="auto" w:sz="4" w:space="0"/>
            </w:tcBorders>
            <w:tcMar/>
          </w:tcPr>
          <w:p w:rsidRPr="00FA04B6" w:rsidR="00FA04B6" w:rsidP="00201ADE" w:rsidRDefault="00FA04B6" w14:paraId="4436D47D" w14:textId="06F1C964">
            <w:pPr>
              <w:spacing w:after="0" w:line="240" w:lineRule="auto"/>
              <w:jc w:val="both"/>
              <w:cnfStyle w:val="000000100000" w:firstRow="0" w:lastRow="0" w:firstColumn="0" w:lastColumn="0" w:oddVBand="0" w:evenVBand="0" w:oddHBand="1" w:evenHBand="0" w:firstRowFirstColumn="0" w:firstRowLastColumn="0" w:lastRowFirstColumn="0" w:lastRowLastColumn="0"/>
              <w:rPr>
                <w:rFonts w:cs="Calibri"/>
                <w:sz w:val="20"/>
              </w:rPr>
            </w:pPr>
            <w:r w:rsidRPr="00FA04B6">
              <w:rPr>
                <w:rFonts w:cs="Calibri"/>
                <w:sz w:val="20"/>
              </w:rPr>
              <w:t>El recurso Página permite a los profesores crear una página web mediante el editor de textos. Una Página puede mostrar texto, imágenes, sonido, vídeo, enlaces web y código incrustado (como por ejemplo los mapas de</w:t>
            </w:r>
            <w:r w:rsidR="00201ADE">
              <w:rPr>
                <w:rFonts w:cs="Calibri"/>
                <w:sz w:val="20"/>
              </w:rPr>
              <w:t xml:space="preserve"> </w:t>
            </w:r>
            <w:r w:rsidRPr="00FA04B6">
              <w:rPr>
                <w:rFonts w:cs="Calibri"/>
                <w:sz w:val="20"/>
              </w:rPr>
              <w:t>Google) entre otros.</w:t>
            </w:r>
          </w:p>
        </w:tc>
      </w:tr>
      <w:tr w:rsidRPr="007C4E8A" w:rsidR="00FA04B6" w:rsidTr="4251143B" w14:paraId="59599A46" w14:textId="77777777">
        <w:tc>
          <w:tcPr>
            <w:cnfStyle w:val="001000000000" w:firstRow="0" w:lastRow="0" w:firstColumn="1" w:lastColumn="0" w:oddVBand="0" w:evenVBand="0" w:oddHBand="0" w:evenHBand="0" w:firstRowFirstColumn="0" w:firstRowLastColumn="0" w:lastRowFirstColumn="0" w:lastRowLastColumn="0"/>
            <w:tcW w:w="709" w:type="dxa"/>
            <w:tcBorders>
              <w:top w:val="single" w:color="auto" w:sz="4" w:space="0"/>
              <w:left w:val="single" w:color="auto" w:sz="4" w:space="0"/>
              <w:bottom w:val="single" w:color="auto" w:sz="4" w:space="0"/>
              <w:right w:val="nil"/>
            </w:tcBorders>
            <w:tcMar/>
          </w:tcPr>
          <w:p w:rsidRPr="007C4E8A" w:rsidR="00FA04B6" w:rsidP="00FA04B6" w:rsidRDefault="00FA04B6" w14:paraId="3BB6F959" w14:textId="42D8110E">
            <w:pPr>
              <w:spacing w:after="0" w:line="240" w:lineRule="auto"/>
              <w:rPr>
                <w:noProof/>
                <w:lang w:eastAsia="es-CO"/>
              </w:rPr>
            </w:pPr>
            <w:r>
              <w:rPr>
                <w:noProof/>
                <w:lang w:val="es-CO" w:eastAsia="es-CO"/>
              </w:rPr>
              <w:drawing>
                <wp:inline distT="0" distB="0" distL="0" distR="0" wp14:anchorId="761314D5" wp14:editId="4F4E6A4A">
                  <wp:extent cx="238125" cy="247650"/>
                  <wp:effectExtent l="0" t="0" r="9525" b="0"/>
                  <wp:docPr id="661133711"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6"/>
                          <pic:cNvPicPr/>
                        </pic:nvPicPr>
                        <pic:blipFill>
                          <a:blip r:embed="rId87">
                            <a:extLst>
                              <a:ext uri="{28A0092B-C50C-407E-A947-70E740481C1C}">
                                <a14:useLocalDpi xmlns:a14="http://schemas.microsoft.com/office/drawing/2010/main" val="0"/>
                              </a:ext>
                            </a:extLst>
                          </a:blip>
                          <a:stretch>
                            <a:fillRect/>
                          </a:stretch>
                        </pic:blipFill>
                        <pic:spPr>
                          <a:xfrm>
                            <a:off x="0" y="0"/>
                            <a:ext cx="238125" cy="247650"/>
                          </a:xfrm>
                          <a:prstGeom prst="rect">
                            <a:avLst/>
                          </a:prstGeom>
                        </pic:spPr>
                      </pic:pic>
                    </a:graphicData>
                  </a:graphic>
                </wp:inline>
              </w:drawing>
            </w:r>
          </w:p>
        </w:tc>
        <w:tc>
          <w:tcPr>
            <w:cnfStyle w:val="000000000000" w:firstRow="0" w:lastRow="0" w:firstColumn="0" w:lastColumn="0" w:oddVBand="0" w:evenVBand="0" w:oddHBand="0" w:evenHBand="0" w:firstRowFirstColumn="0" w:firstRowLastColumn="0" w:lastRowFirstColumn="0" w:lastRowLastColumn="0"/>
            <w:tcW w:w="1843" w:type="dxa"/>
            <w:tcBorders>
              <w:top w:val="single" w:color="auto" w:sz="4" w:space="0"/>
              <w:left w:val="nil"/>
              <w:bottom w:val="single" w:color="auto" w:sz="4" w:space="0"/>
              <w:right w:val="single" w:color="auto" w:sz="4" w:space="0"/>
            </w:tcBorders>
            <w:tcMar/>
          </w:tcPr>
          <w:p w:rsidRPr="00FA04B6" w:rsidR="00FA04B6" w:rsidP="00FA04B6" w:rsidRDefault="00FA04B6" w14:paraId="5C26D372" w14:textId="03C99EB9">
            <w:pPr>
              <w:spacing w:after="0" w:line="240" w:lineRule="auto"/>
              <w:cnfStyle w:val="000000000000" w:firstRow="0" w:lastRow="0" w:firstColumn="0" w:lastColumn="0" w:oddVBand="0" w:evenVBand="0" w:oddHBand="0" w:evenHBand="0" w:firstRowFirstColumn="0" w:firstRowLastColumn="0" w:lastRowFirstColumn="0" w:lastRowLastColumn="0"/>
              <w:rPr>
                <w:rFonts w:cs="Calibri"/>
                <w:b/>
              </w:rPr>
            </w:pPr>
            <w:r w:rsidRPr="00FA04B6">
              <w:rPr>
                <w:rFonts w:cs="Calibri"/>
                <w:b/>
              </w:rPr>
              <w:t>Paquete de contenido IMS</w:t>
            </w:r>
          </w:p>
        </w:tc>
        <w:tc>
          <w:tcPr>
            <w:cnfStyle w:val="000000000000" w:firstRow="0" w:lastRow="0" w:firstColumn="0" w:lastColumn="0" w:oddVBand="0" w:evenVBand="0" w:oddHBand="0" w:evenHBand="0" w:firstRowFirstColumn="0" w:firstRowLastColumn="0" w:lastRowFirstColumn="0" w:lastRowLastColumn="0"/>
            <w:tcW w:w="6848" w:type="dxa"/>
            <w:tcBorders>
              <w:top w:val="single" w:color="auto" w:sz="4" w:space="0"/>
              <w:left w:val="single" w:color="auto" w:sz="4" w:space="0"/>
              <w:bottom w:val="single" w:color="auto" w:sz="4" w:space="0"/>
              <w:right w:val="single" w:color="auto" w:sz="4" w:space="0"/>
            </w:tcBorders>
            <w:tcMar/>
          </w:tcPr>
          <w:p w:rsidRPr="00FA04B6" w:rsidR="00FA04B6" w:rsidP="00FA04B6" w:rsidRDefault="00FA04B6" w14:paraId="588AA144" w14:textId="77777777">
            <w:pPr>
              <w:spacing w:after="0" w:line="240" w:lineRule="auto"/>
              <w:jc w:val="both"/>
              <w:cnfStyle w:val="000000000000" w:firstRow="0" w:lastRow="0" w:firstColumn="0" w:lastColumn="0" w:oddVBand="0" w:evenVBand="0" w:oddHBand="0" w:evenHBand="0" w:firstRowFirstColumn="0" w:firstRowLastColumn="0" w:lastRowFirstColumn="0" w:lastRowLastColumn="0"/>
              <w:rPr>
                <w:rFonts w:cs="Calibri"/>
                <w:sz w:val="20"/>
              </w:rPr>
            </w:pPr>
            <w:r w:rsidRPr="00FA04B6">
              <w:rPr>
                <w:rFonts w:cs="Calibri"/>
                <w:sz w:val="20"/>
              </w:rPr>
              <w:t>Un paquete de contenidos IMS permite mostrar dentro del curso paquetes de contenidos creados conforme a la especificación IMS CONTENT PACKAGING.</w:t>
            </w:r>
          </w:p>
        </w:tc>
      </w:tr>
      <w:tr w:rsidRPr="007C4E8A" w:rsidR="00FA04B6" w:rsidTr="4251143B" w14:paraId="0285A35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single" w:color="auto" w:sz="4" w:space="0"/>
              <w:left w:val="single" w:color="auto" w:sz="4" w:space="0"/>
              <w:bottom w:val="single" w:color="auto" w:sz="4" w:space="0"/>
              <w:right w:val="nil"/>
            </w:tcBorders>
            <w:tcMar/>
          </w:tcPr>
          <w:p w:rsidRPr="007C4E8A" w:rsidR="00FA04B6" w:rsidP="00FA04B6" w:rsidRDefault="00FA04B6" w14:paraId="3BF6F0B0" w14:textId="3C425021">
            <w:pPr>
              <w:spacing w:after="0" w:line="240" w:lineRule="auto"/>
              <w:rPr>
                <w:noProof/>
                <w:lang w:eastAsia="es-CO"/>
              </w:rPr>
            </w:pPr>
            <w:r>
              <w:rPr>
                <w:noProof/>
                <w:lang w:val="es-CO" w:eastAsia="es-CO"/>
              </w:rPr>
              <w:drawing>
                <wp:inline distT="0" distB="0" distL="0" distR="0" wp14:anchorId="5708D60F" wp14:editId="4876E999">
                  <wp:extent cx="266700" cy="276225"/>
                  <wp:effectExtent l="0" t="0" r="0" b="9525"/>
                  <wp:docPr id="278652204"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0"/>
                          <pic:cNvPicPr/>
                        </pic:nvPicPr>
                        <pic:blipFill>
                          <a:blip r:embed="rId88">
                            <a:extLst>
                              <a:ext uri="{28A0092B-C50C-407E-A947-70E740481C1C}">
                                <a14:useLocalDpi xmlns:a14="http://schemas.microsoft.com/office/drawing/2010/main" val="0"/>
                              </a:ext>
                            </a:extLst>
                          </a:blip>
                          <a:stretch>
                            <a:fillRect/>
                          </a:stretch>
                        </pic:blipFill>
                        <pic:spPr>
                          <a:xfrm>
                            <a:off x="0" y="0"/>
                            <a:ext cx="266700" cy="276225"/>
                          </a:xfrm>
                          <a:prstGeom prst="rect">
                            <a:avLst/>
                          </a:prstGeom>
                        </pic:spPr>
                      </pic:pic>
                    </a:graphicData>
                  </a:graphic>
                </wp:inline>
              </w:drawing>
            </w:r>
          </w:p>
        </w:tc>
        <w:tc>
          <w:tcPr>
            <w:cnfStyle w:val="000000000000" w:firstRow="0" w:lastRow="0" w:firstColumn="0" w:lastColumn="0" w:oddVBand="0" w:evenVBand="0" w:oddHBand="0" w:evenHBand="0" w:firstRowFirstColumn="0" w:firstRowLastColumn="0" w:lastRowFirstColumn="0" w:lastRowLastColumn="0"/>
            <w:tcW w:w="1843" w:type="dxa"/>
            <w:tcBorders>
              <w:top w:val="single" w:color="auto" w:sz="4" w:space="0"/>
              <w:left w:val="nil"/>
              <w:bottom w:val="single" w:color="auto" w:sz="4" w:space="0"/>
              <w:right w:val="single" w:color="auto" w:sz="4" w:space="0"/>
            </w:tcBorders>
            <w:tcMar/>
          </w:tcPr>
          <w:p w:rsidRPr="00FA04B6" w:rsidR="00FA04B6" w:rsidP="00FA04B6" w:rsidRDefault="00FA04B6" w14:paraId="6618025D" w14:textId="435CAF5F">
            <w:pPr>
              <w:spacing w:after="0" w:line="240" w:lineRule="auto"/>
              <w:cnfStyle w:val="000000100000" w:firstRow="0" w:lastRow="0" w:firstColumn="0" w:lastColumn="0" w:oddVBand="0" w:evenVBand="0" w:oddHBand="1" w:evenHBand="0" w:firstRowFirstColumn="0" w:firstRowLastColumn="0" w:lastRowFirstColumn="0" w:lastRowLastColumn="0"/>
              <w:rPr>
                <w:rFonts w:cs="Calibri"/>
                <w:b/>
              </w:rPr>
            </w:pPr>
            <w:r w:rsidRPr="00FA04B6">
              <w:rPr>
                <w:rFonts w:cs="Calibri"/>
                <w:b/>
              </w:rPr>
              <w:t>URL</w:t>
            </w:r>
          </w:p>
        </w:tc>
        <w:tc>
          <w:tcPr>
            <w:cnfStyle w:val="000000000000" w:firstRow="0" w:lastRow="0" w:firstColumn="0" w:lastColumn="0" w:oddVBand="0" w:evenVBand="0" w:oddHBand="0" w:evenHBand="0" w:firstRowFirstColumn="0" w:firstRowLastColumn="0" w:lastRowFirstColumn="0" w:lastRowLastColumn="0"/>
            <w:tcW w:w="6848" w:type="dxa"/>
            <w:tcBorders>
              <w:top w:val="single" w:color="auto" w:sz="4" w:space="0"/>
              <w:left w:val="single" w:color="auto" w:sz="4" w:space="0"/>
              <w:bottom w:val="single" w:color="auto" w:sz="4" w:space="0"/>
              <w:right w:val="single" w:color="auto" w:sz="4" w:space="0"/>
            </w:tcBorders>
            <w:tcMar/>
          </w:tcPr>
          <w:p w:rsidRPr="00FA04B6" w:rsidR="00FA04B6" w:rsidP="00FA04B6" w:rsidRDefault="00FA04B6" w14:paraId="421F94DC" w14:textId="77777777">
            <w:pPr>
              <w:spacing w:after="0" w:line="240" w:lineRule="auto"/>
              <w:jc w:val="both"/>
              <w:cnfStyle w:val="000000100000" w:firstRow="0" w:lastRow="0" w:firstColumn="0" w:lastColumn="0" w:oddVBand="0" w:evenVBand="0" w:oddHBand="1" w:evenHBand="0" w:firstRowFirstColumn="0" w:firstRowLastColumn="0" w:lastRowFirstColumn="0" w:lastRowLastColumn="0"/>
              <w:rPr>
                <w:rFonts w:cs="Calibri"/>
                <w:sz w:val="20"/>
              </w:rPr>
            </w:pPr>
            <w:r w:rsidRPr="00FA04B6">
              <w:rPr>
                <w:rFonts w:cs="Calibri"/>
                <w:sz w:val="20"/>
              </w:rPr>
              <w:t>El recurso URL permite que el profesor pueda proporcionar un enlace de Internet como un recurso del curso. Todo aquello que esté disponible en línea, como documentos o imágenes, puede ser vinculado; la URL no tiene</w:t>
            </w:r>
          </w:p>
          <w:p w:rsidRPr="00FA04B6" w:rsidR="00FA04B6" w:rsidP="00FA04B6" w:rsidRDefault="00FA04B6" w14:paraId="509E850D" w14:textId="77777777">
            <w:pPr>
              <w:spacing w:after="0" w:line="240" w:lineRule="auto"/>
              <w:jc w:val="both"/>
              <w:cnfStyle w:val="000000100000" w:firstRow="0" w:lastRow="0" w:firstColumn="0" w:lastColumn="0" w:oddVBand="0" w:evenVBand="0" w:oddHBand="1" w:evenHBand="0" w:firstRowFirstColumn="0" w:firstRowLastColumn="0" w:lastRowFirstColumn="0" w:lastRowLastColumn="0"/>
              <w:rPr>
                <w:rFonts w:cs="Calibri"/>
                <w:sz w:val="20"/>
              </w:rPr>
            </w:pPr>
            <w:r w:rsidRPr="00FA04B6">
              <w:rPr>
                <w:rFonts w:cs="Calibri"/>
                <w:sz w:val="20"/>
              </w:rPr>
              <w:t>por qué ser la página principal de un sitio web. La dirección URL de una página web en particular puede ser copiada y pegada por el profesor, o bien, este puede utilizar el selector de archivo y seleccionar una URL</w:t>
            </w:r>
          </w:p>
          <w:p w:rsidRPr="00FA04B6" w:rsidR="00FA04B6" w:rsidP="00FA04B6" w:rsidRDefault="00FA04B6" w14:paraId="6C632859" w14:textId="77777777">
            <w:pPr>
              <w:spacing w:after="0" w:line="240" w:lineRule="auto"/>
              <w:jc w:val="both"/>
              <w:cnfStyle w:val="000000100000" w:firstRow="0" w:lastRow="0" w:firstColumn="0" w:lastColumn="0" w:oddVBand="0" w:evenVBand="0" w:oddHBand="1" w:evenHBand="0" w:firstRowFirstColumn="0" w:firstRowLastColumn="0" w:lastRowFirstColumn="0" w:lastRowLastColumn="0"/>
              <w:rPr>
                <w:rFonts w:cs="Calibri"/>
                <w:sz w:val="20"/>
              </w:rPr>
            </w:pPr>
            <w:r w:rsidRPr="00FA04B6">
              <w:rPr>
                <w:rFonts w:cs="Calibri"/>
                <w:sz w:val="20"/>
              </w:rPr>
              <w:t>desde un repositorio, como Flickr, YouTube o Wikimedia (dependiendo de qué repositorios están habilitados para el sitio).</w:t>
            </w:r>
          </w:p>
          <w:p w:rsidRPr="00FA04B6" w:rsidR="00FA04B6" w:rsidP="00FA04B6" w:rsidRDefault="00FA04B6" w14:paraId="330FDC5D" w14:textId="77777777">
            <w:pPr>
              <w:spacing w:after="0" w:line="240" w:lineRule="auto"/>
              <w:jc w:val="both"/>
              <w:cnfStyle w:val="000000100000" w:firstRow="0" w:lastRow="0" w:firstColumn="0" w:lastColumn="0" w:oddVBand="0" w:evenVBand="0" w:oddHBand="1" w:evenHBand="0" w:firstRowFirstColumn="0" w:firstRowLastColumn="0" w:lastRowFirstColumn="0" w:lastRowLastColumn="0"/>
              <w:rPr>
                <w:rFonts w:cs="Calibri"/>
                <w:sz w:val="20"/>
              </w:rPr>
            </w:pPr>
          </w:p>
        </w:tc>
      </w:tr>
    </w:tbl>
    <w:p w:rsidRPr="007C4E8A" w:rsidR="00E22339" w:rsidP="00E22339" w:rsidRDefault="00E22339" w14:paraId="5BD82C5A" w14:textId="77777777">
      <w:pPr>
        <w:pStyle w:val="Ttulo2"/>
        <w:spacing w:before="0" w:line="240" w:lineRule="auto"/>
        <w:rPr>
          <w:rFonts w:asciiTheme="minorHAnsi" w:hAnsiTheme="minorHAnsi"/>
        </w:rPr>
      </w:pPr>
    </w:p>
    <w:p w:rsidR="00E22339" w:rsidRDefault="00E22339" w14:paraId="4B8A5727" w14:textId="2E833D39">
      <w:pPr>
        <w:rPr>
          <w:b/>
          <w:sz w:val="28"/>
        </w:rPr>
      </w:pPr>
    </w:p>
    <w:p w:rsidR="00682282" w:rsidRDefault="00682282" w14:paraId="7BD07AD0" w14:textId="080465DE">
      <w:pPr>
        <w:rPr>
          <w:b/>
          <w:sz w:val="28"/>
        </w:rPr>
      </w:pPr>
    </w:p>
    <w:p w:rsidRPr="00C26F7D" w:rsidR="00682282" w:rsidP="00682282" w:rsidRDefault="00682282" w14:paraId="31B30CA5" w14:textId="77777777">
      <w:pPr>
        <w:widowControl w:val="0"/>
        <w:spacing w:after="120" w:line="240" w:lineRule="auto"/>
        <w:rPr>
          <w:rFonts w:cs="Arial"/>
          <w:i/>
          <w:iCs/>
          <w:sz w:val="20"/>
        </w:rPr>
      </w:pPr>
    </w:p>
    <w:p w:rsidRPr="00682282" w:rsidR="00743468" w:rsidRDefault="00EF6973" w14:paraId="48D2E5CB" w14:textId="365FAA9D">
      <w:pPr>
        <w:rPr>
          <w:b/>
          <w:sz w:val="28"/>
          <w:lang w:val="es-CO"/>
        </w:rPr>
      </w:pPr>
      <w:ins w:author="Yiny Paola Cardenas Rodriguez" w:date="2022-12-13T14:20:00Z" w:id="4">
        <w:r>
          <w:rPr>
            <w:rFonts w:cs="Arial"/>
            <w:i/>
            <w:iCs/>
            <w:sz w:val="20"/>
          </w:rPr>
          <w:t>¡</w:t>
        </w:r>
      </w:ins>
    </w:p>
    <w:sectPr w:rsidRPr="00682282" w:rsidR="00743468" w:rsidSect="00C27AE4">
      <w:pgSz w:w="12240" w:h="15840" w:orient="portrait" w:code="1"/>
      <w:pgMar w:top="1418"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80A99" w:rsidP="009E7D2C" w:rsidRDefault="00D80A99" w14:paraId="561B9456" w14:textId="77777777">
      <w:pPr>
        <w:spacing w:after="0" w:line="240" w:lineRule="auto"/>
      </w:pPr>
      <w:r>
        <w:separator/>
      </w:r>
    </w:p>
  </w:endnote>
  <w:endnote w:type="continuationSeparator" w:id="0">
    <w:p w:rsidR="00D80A99" w:rsidP="009E7D2C" w:rsidRDefault="00D80A99" w14:paraId="2BF516B0" w14:textId="77777777">
      <w:pPr>
        <w:spacing w:after="0" w:line="240" w:lineRule="auto"/>
      </w:pPr>
      <w:r>
        <w:continuationSeparator/>
      </w:r>
    </w:p>
  </w:endnote>
  <w:endnote w:type="continuationNotice" w:id="1">
    <w:p w:rsidR="00D80A99" w:rsidRDefault="00D80A99" w14:paraId="260BC751"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80A99" w:rsidP="009E7D2C" w:rsidRDefault="00D80A99" w14:paraId="3D3FAC0A" w14:textId="77777777">
      <w:pPr>
        <w:spacing w:after="0" w:line="240" w:lineRule="auto"/>
      </w:pPr>
      <w:r>
        <w:separator/>
      </w:r>
    </w:p>
  </w:footnote>
  <w:footnote w:type="continuationSeparator" w:id="0">
    <w:p w:rsidR="00D80A99" w:rsidP="009E7D2C" w:rsidRDefault="00D80A99" w14:paraId="7D93B3FB" w14:textId="77777777">
      <w:pPr>
        <w:spacing w:after="0" w:line="240" w:lineRule="auto"/>
      </w:pPr>
      <w:r>
        <w:continuationSeparator/>
      </w:r>
    </w:p>
  </w:footnote>
  <w:footnote w:type="continuationNotice" w:id="1">
    <w:p w:rsidR="00D80A99" w:rsidRDefault="00D80A99" w14:paraId="2DC38021"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tbl>
    <w:tblPr>
      <w:tblStyle w:val="Tablaconcuadrcula"/>
      <w:tblW w:w="949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261"/>
      <w:gridCol w:w="6237"/>
    </w:tblGrid>
    <w:tr w:rsidRPr="003C238A" w:rsidR="00567DC4" w:rsidTr="44A8C53A" w14:paraId="286EBE1B" w14:textId="77777777">
      <w:tc>
        <w:tcPr>
          <w:tcW w:w="3261" w:type="dxa"/>
        </w:tcPr>
        <w:p w:rsidR="00567DC4" w:rsidRDefault="00567DC4" w14:paraId="4FB3A9C9" w14:textId="77777777">
          <w:pPr>
            <w:pStyle w:val="Encabezado"/>
          </w:pPr>
          <w:r>
            <w:rPr>
              <w:noProof/>
              <w:lang w:val="es-CO" w:eastAsia="es-CO"/>
            </w:rPr>
            <w:drawing>
              <wp:inline distT="0" distB="0" distL="0" distR="0" wp14:anchorId="77BC2700" wp14:editId="463A8430">
                <wp:extent cx="1139951" cy="323850"/>
                <wp:effectExtent l="0" t="0" r="3175" b="0"/>
                <wp:docPr id="1807542533" name="Imagen 47" descr="D:\UNISALLE\CPD\2016 - 2017\z_PLANTILLAS_IMAGENES\LOGOS\Nuevo logo Sal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7"/>
                        <pic:cNvPicPr/>
                      </pic:nvPicPr>
                      <pic:blipFill>
                        <a:blip r:embed="rId1">
                          <a:extLst>
                            <a:ext uri="{28A0092B-C50C-407E-A947-70E740481C1C}">
                              <a14:useLocalDpi xmlns:a14="http://schemas.microsoft.com/office/drawing/2010/main" val="0"/>
                            </a:ext>
                          </a:extLst>
                        </a:blip>
                        <a:stretch>
                          <a:fillRect/>
                        </a:stretch>
                      </pic:blipFill>
                      <pic:spPr>
                        <a:xfrm>
                          <a:off x="0" y="0"/>
                          <a:ext cx="1139951" cy="323850"/>
                        </a:xfrm>
                        <a:prstGeom prst="rect">
                          <a:avLst/>
                        </a:prstGeom>
                      </pic:spPr>
                    </pic:pic>
                  </a:graphicData>
                </a:graphic>
              </wp:inline>
            </w:drawing>
          </w:r>
        </w:p>
      </w:tc>
      <w:tc>
        <w:tcPr>
          <w:tcW w:w="6237" w:type="dxa"/>
          <w:vAlign w:val="center"/>
        </w:tcPr>
        <w:p w:rsidRPr="003C238A" w:rsidR="00567DC4" w:rsidP="003C238A" w:rsidRDefault="00567DC4" w14:paraId="3A855731" w14:textId="0D87F88B">
          <w:pPr>
            <w:pStyle w:val="Encabezado"/>
            <w:jc w:val="right"/>
            <w:rPr>
              <w:i/>
              <w:sz w:val="20"/>
            </w:rPr>
          </w:pPr>
          <w:r w:rsidRPr="003C238A">
            <w:rPr>
              <w:i/>
              <w:sz w:val="20"/>
            </w:rPr>
            <w:t>Guía para el diseño de Espacios Académicos Virtuales (EAV)</w:t>
          </w:r>
          <w:r w:rsidRPr="003C238A">
            <w:rPr>
              <w:i/>
              <w:sz w:val="20"/>
            </w:rPr>
            <w:br/>
          </w:r>
          <w:r w:rsidRPr="003C238A">
            <w:rPr>
              <w:i/>
              <w:sz w:val="20"/>
            </w:rPr>
            <w:t>Dirección de Educación E-learning (DEE)</w:t>
          </w:r>
          <w:r w:rsidRPr="003C238A">
            <w:rPr>
              <w:i/>
              <w:sz w:val="20"/>
            </w:rPr>
            <w:br/>
          </w:r>
          <w:r w:rsidRPr="003C238A">
            <w:rPr>
              <w:i/>
              <w:sz w:val="20"/>
            </w:rPr>
            <w:t>Vicerrectoría Académica</w:t>
          </w:r>
        </w:p>
      </w:tc>
    </w:tr>
  </w:tbl>
  <w:p w:rsidR="00567DC4" w:rsidRDefault="00567DC4" w14:paraId="3B7FDA57"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349BD"/>
    <w:multiLevelType w:val="hybridMultilevel"/>
    <w:tmpl w:val="35AEDCD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 w15:restartNumberingAfterBreak="0">
    <w:nsid w:val="02940A7E"/>
    <w:multiLevelType w:val="hybridMultilevel"/>
    <w:tmpl w:val="866412C6"/>
    <w:lvl w:ilvl="0" w:tplc="0C0A0001">
      <w:start w:val="1"/>
      <w:numFmt w:val="bullet"/>
      <w:lvlText w:val=""/>
      <w:lvlJc w:val="left"/>
      <w:pPr>
        <w:ind w:left="765" w:hanging="360"/>
      </w:pPr>
      <w:rPr>
        <w:rFonts w:hint="default" w:ascii="Symbol" w:hAnsi="Symbol"/>
      </w:rPr>
    </w:lvl>
    <w:lvl w:ilvl="1" w:tplc="0C0A0003" w:tentative="1">
      <w:start w:val="1"/>
      <w:numFmt w:val="bullet"/>
      <w:lvlText w:val="o"/>
      <w:lvlJc w:val="left"/>
      <w:pPr>
        <w:ind w:left="1485" w:hanging="360"/>
      </w:pPr>
      <w:rPr>
        <w:rFonts w:hint="default" w:ascii="Courier New" w:hAnsi="Courier New" w:cs="Courier New"/>
      </w:rPr>
    </w:lvl>
    <w:lvl w:ilvl="2" w:tplc="0C0A0005" w:tentative="1">
      <w:start w:val="1"/>
      <w:numFmt w:val="bullet"/>
      <w:lvlText w:val=""/>
      <w:lvlJc w:val="left"/>
      <w:pPr>
        <w:ind w:left="2205" w:hanging="360"/>
      </w:pPr>
      <w:rPr>
        <w:rFonts w:hint="default" w:ascii="Wingdings" w:hAnsi="Wingdings"/>
      </w:rPr>
    </w:lvl>
    <w:lvl w:ilvl="3" w:tplc="0C0A0001" w:tentative="1">
      <w:start w:val="1"/>
      <w:numFmt w:val="bullet"/>
      <w:lvlText w:val=""/>
      <w:lvlJc w:val="left"/>
      <w:pPr>
        <w:ind w:left="2925" w:hanging="360"/>
      </w:pPr>
      <w:rPr>
        <w:rFonts w:hint="default" w:ascii="Symbol" w:hAnsi="Symbol"/>
      </w:rPr>
    </w:lvl>
    <w:lvl w:ilvl="4" w:tplc="0C0A0003" w:tentative="1">
      <w:start w:val="1"/>
      <w:numFmt w:val="bullet"/>
      <w:lvlText w:val="o"/>
      <w:lvlJc w:val="left"/>
      <w:pPr>
        <w:ind w:left="3645" w:hanging="360"/>
      </w:pPr>
      <w:rPr>
        <w:rFonts w:hint="default" w:ascii="Courier New" w:hAnsi="Courier New" w:cs="Courier New"/>
      </w:rPr>
    </w:lvl>
    <w:lvl w:ilvl="5" w:tplc="0C0A0005" w:tentative="1">
      <w:start w:val="1"/>
      <w:numFmt w:val="bullet"/>
      <w:lvlText w:val=""/>
      <w:lvlJc w:val="left"/>
      <w:pPr>
        <w:ind w:left="4365" w:hanging="360"/>
      </w:pPr>
      <w:rPr>
        <w:rFonts w:hint="default" w:ascii="Wingdings" w:hAnsi="Wingdings"/>
      </w:rPr>
    </w:lvl>
    <w:lvl w:ilvl="6" w:tplc="0C0A0001" w:tentative="1">
      <w:start w:val="1"/>
      <w:numFmt w:val="bullet"/>
      <w:lvlText w:val=""/>
      <w:lvlJc w:val="left"/>
      <w:pPr>
        <w:ind w:left="5085" w:hanging="360"/>
      </w:pPr>
      <w:rPr>
        <w:rFonts w:hint="default" w:ascii="Symbol" w:hAnsi="Symbol"/>
      </w:rPr>
    </w:lvl>
    <w:lvl w:ilvl="7" w:tplc="0C0A0003" w:tentative="1">
      <w:start w:val="1"/>
      <w:numFmt w:val="bullet"/>
      <w:lvlText w:val="o"/>
      <w:lvlJc w:val="left"/>
      <w:pPr>
        <w:ind w:left="5805" w:hanging="360"/>
      </w:pPr>
      <w:rPr>
        <w:rFonts w:hint="default" w:ascii="Courier New" w:hAnsi="Courier New" w:cs="Courier New"/>
      </w:rPr>
    </w:lvl>
    <w:lvl w:ilvl="8" w:tplc="0C0A0005" w:tentative="1">
      <w:start w:val="1"/>
      <w:numFmt w:val="bullet"/>
      <w:lvlText w:val=""/>
      <w:lvlJc w:val="left"/>
      <w:pPr>
        <w:ind w:left="6525" w:hanging="360"/>
      </w:pPr>
      <w:rPr>
        <w:rFonts w:hint="default" w:ascii="Wingdings" w:hAnsi="Wingdings"/>
      </w:rPr>
    </w:lvl>
  </w:abstractNum>
  <w:abstractNum w:abstractNumId="2" w15:restartNumberingAfterBreak="0">
    <w:nsid w:val="084273E8"/>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C6F3003"/>
    <w:multiLevelType w:val="hybridMultilevel"/>
    <w:tmpl w:val="3E907528"/>
    <w:lvl w:ilvl="0" w:tplc="E12033FC">
      <w:start w:val="1"/>
      <w:numFmt w:val="bullet"/>
      <w:lvlText w:val="•"/>
      <w:lvlJc w:val="left"/>
      <w:pPr>
        <w:tabs>
          <w:tab w:val="num" w:pos="720"/>
        </w:tabs>
        <w:ind w:left="720" w:hanging="360"/>
      </w:pPr>
      <w:rPr>
        <w:rFonts w:hint="default" w:ascii="Arial" w:hAnsi="Arial"/>
      </w:rPr>
    </w:lvl>
    <w:lvl w:ilvl="1" w:tplc="929CD9F2" w:tentative="1">
      <w:start w:val="1"/>
      <w:numFmt w:val="bullet"/>
      <w:lvlText w:val="•"/>
      <w:lvlJc w:val="left"/>
      <w:pPr>
        <w:tabs>
          <w:tab w:val="num" w:pos="1440"/>
        </w:tabs>
        <w:ind w:left="1440" w:hanging="360"/>
      </w:pPr>
      <w:rPr>
        <w:rFonts w:hint="default" w:ascii="Arial" w:hAnsi="Arial"/>
      </w:rPr>
    </w:lvl>
    <w:lvl w:ilvl="2" w:tplc="D64C99C0" w:tentative="1">
      <w:start w:val="1"/>
      <w:numFmt w:val="bullet"/>
      <w:lvlText w:val="•"/>
      <w:lvlJc w:val="left"/>
      <w:pPr>
        <w:tabs>
          <w:tab w:val="num" w:pos="2160"/>
        </w:tabs>
        <w:ind w:left="2160" w:hanging="360"/>
      </w:pPr>
      <w:rPr>
        <w:rFonts w:hint="default" w:ascii="Arial" w:hAnsi="Arial"/>
      </w:rPr>
    </w:lvl>
    <w:lvl w:ilvl="3" w:tplc="E0D4DF7C" w:tentative="1">
      <w:start w:val="1"/>
      <w:numFmt w:val="bullet"/>
      <w:lvlText w:val="•"/>
      <w:lvlJc w:val="left"/>
      <w:pPr>
        <w:tabs>
          <w:tab w:val="num" w:pos="2880"/>
        </w:tabs>
        <w:ind w:left="2880" w:hanging="360"/>
      </w:pPr>
      <w:rPr>
        <w:rFonts w:hint="default" w:ascii="Arial" w:hAnsi="Arial"/>
      </w:rPr>
    </w:lvl>
    <w:lvl w:ilvl="4" w:tplc="5DB0964A" w:tentative="1">
      <w:start w:val="1"/>
      <w:numFmt w:val="bullet"/>
      <w:lvlText w:val="•"/>
      <w:lvlJc w:val="left"/>
      <w:pPr>
        <w:tabs>
          <w:tab w:val="num" w:pos="3600"/>
        </w:tabs>
        <w:ind w:left="3600" w:hanging="360"/>
      </w:pPr>
      <w:rPr>
        <w:rFonts w:hint="default" w:ascii="Arial" w:hAnsi="Arial"/>
      </w:rPr>
    </w:lvl>
    <w:lvl w:ilvl="5" w:tplc="FD7AECC0" w:tentative="1">
      <w:start w:val="1"/>
      <w:numFmt w:val="bullet"/>
      <w:lvlText w:val="•"/>
      <w:lvlJc w:val="left"/>
      <w:pPr>
        <w:tabs>
          <w:tab w:val="num" w:pos="4320"/>
        </w:tabs>
        <w:ind w:left="4320" w:hanging="360"/>
      </w:pPr>
      <w:rPr>
        <w:rFonts w:hint="default" w:ascii="Arial" w:hAnsi="Arial"/>
      </w:rPr>
    </w:lvl>
    <w:lvl w:ilvl="6" w:tplc="34F607C8" w:tentative="1">
      <w:start w:val="1"/>
      <w:numFmt w:val="bullet"/>
      <w:lvlText w:val="•"/>
      <w:lvlJc w:val="left"/>
      <w:pPr>
        <w:tabs>
          <w:tab w:val="num" w:pos="5040"/>
        </w:tabs>
        <w:ind w:left="5040" w:hanging="360"/>
      </w:pPr>
      <w:rPr>
        <w:rFonts w:hint="default" w:ascii="Arial" w:hAnsi="Arial"/>
      </w:rPr>
    </w:lvl>
    <w:lvl w:ilvl="7" w:tplc="FF5875F2" w:tentative="1">
      <w:start w:val="1"/>
      <w:numFmt w:val="bullet"/>
      <w:lvlText w:val="•"/>
      <w:lvlJc w:val="left"/>
      <w:pPr>
        <w:tabs>
          <w:tab w:val="num" w:pos="5760"/>
        </w:tabs>
        <w:ind w:left="5760" w:hanging="360"/>
      </w:pPr>
      <w:rPr>
        <w:rFonts w:hint="default" w:ascii="Arial" w:hAnsi="Arial"/>
      </w:rPr>
    </w:lvl>
    <w:lvl w:ilvl="8" w:tplc="28EA2440" w:tentative="1">
      <w:start w:val="1"/>
      <w:numFmt w:val="bullet"/>
      <w:lvlText w:val="•"/>
      <w:lvlJc w:val="left"/>
      <w:pPr>
        <w:tabs>
          <w:tab w:val="num" w:pos="6480"/>
        </w:tabs>
        <w:ind w:left="6480" w:hanging="360"/>
      </w:pPr>
      <w:rPr>
        <w:rFonts w:hint="default" w:ascii="Arial" w:hAnsi="Arial"/>
      </w:rPr>
    </w:lvl>
  </w:abstractNum>
  <w:abstractNum w:abstractNumId="4" w15:restartNumberingAfterBreak="0">
    <w:nsid w:val="0CA13BD7"/>
    <w:multiLevelType w:val="hybridMultilevel"/>
    <w:tmpl w:val="55F27EC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7DD1C5F"/>
    <w:multiLevelType w:val="hybridMultilevel"/>
    <w:tmpl w:val="F4727CD8"/>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6" w15:restartNumberingAfterBreak="0">
    <w:nsid w:val="1CCD1B8B"/>
    <w:multiLevelType w:val="hybridMultilevel"/>
    <w:tmpl w:val="ED86C24A"/>
    <w:lvl w:ilvl="0" w:tplc="FC16991A">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7" w15:restartNumberingAfterBreak="0">
    <w:nsid w:val="1E5E3FE2"/>
    <w:multiLevelType w:val="hybridMultilevel"/>
    <w:tmpl w:val="0F522F6E"/>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8" w15:restartNumberingAfterBreak="0">
    <w:nsid w:val="20187907"/>
    <w:multiLevelType w:val="hybridMultilevel"/>
    <w:tmpl w:val="99200300"/>
    <w:lvl w:ilvl="0" w:tplc="0C0A0001">
      <w:start w:val="1"/>
      <w:numFmt w:val="bullet"/>
      <w:lvlText w:val=""/>
      <w:lvlJc w:val="left"/>
      <w:pPr>
        <w:ind w:left="1080" w:hanging="360"/>
      </w:pPr>
      <w:rPr>
        <w:rFonts w:hint="default" w:ascii="Symbol" w:hAnsi="Symbol"/>
      </w:rPr>
    </w:lvl>
    <w:lvl w:ilvl="1" w:tplc="0C0A0003" w:tentative="1">
      <w:start w:val="1"/>
      <w:numFmt w:val="bullet"/>
      <w:lvlText w:val="o"/>
      <w:lvlJc w:val="left"/>
      <w:pPr>
        <w:ind w:left="1800" w:hanging="360"/>
      </w:pPr>
      <w:rPr>
        <w:rFonts w:hint="default" w:ascii="Courier New" w:hAnsi="Courier New" w:cs="Courier New"/>
      </w:rPr>
    </w:lvl>
    <w:lvl w:ilvl="2" w:tplc="0C0A0005" w:tentative="1">
      <w:start w:val="1"/>
      <w:numFmt w:val="bullet"/>
      <w:lvlText w:val=""/>
      <w:lvlJc w:val="left"/>
      <w:pPr>
        <w:ind w:left="2520" w:hanging="360"/>
      </w:pPr>
      <w:rPr>
        <w:rFonts w:hint="default" w:ascii="Wingdings" w:hAnsi="Wingdings"/>
      </w:rPr>
    </w:lvl>
    <w:lvl w:ilvl="3" w:tplc="0C0A0001" w:tentative="1">
      <w:start w:val="1"/>
      <w:numFmt w:val="bullet"/>
      <w:lvlText w:val=""/>
      <w:lvlJc w:val="left"/>
      <w:pPr>
        <w:ind w:left="3240" w:hanging="360"/>
      </w:pPr>
      <w:rPr>
        <w:rFonts w:hint="default" w:ascii="Symbol" w:hAnsi="Symbol"/>
      </w:rPr>
    </w:lvl>
    <w:lvl w:ilvl="4" w:tplc="0C0A0003" w:tentative="1">
      <w:start w:val="1"/>
      <w:numFmt w:val="bullet"/>
      <w:lvlText w:val="o"/>
      <w:lvlJc w:val="left"/>
      <w:pPr>
        <w:ind w:left="3960" w:hanging="360"/>
      </w:pPr>
      <w:rPr>
        <w:rFonts w:hint="default" w:ascii="Courier New" w:hAnsi="Courier New" w:cs="Courier New"/>
      </w:rPr>
    </w:lvl>
    <w:lvl w:ilvl="5" w:tplc="0C0A0005" w:tentative="1">
      <w:start w:val="1"/>
      <w:numFmt w:val="bullet"/>
      <w:lvlText w:val=""/>
      <w:lvlJc w:val="left"/>
      <w:pPr>
        <w:ind w:left="4680" w:hanging="360"/>
      </w:pPr>
      <w:rPr>
        <w:rFonts w:hint="default" w:ascii="Wingdings" w:hAnsi="Wingdings"/>
      </w:rPr>
    </w:lvl>
    <w:lvl w:ilvl="6" w:tplc="0C0A0001" w:tentative="1">
      <w:start w:val="1"/>
      <w:numFmt w:val="bullet"/>
      <w:lvlText w:val=""/>
      <w:lvlJc w:val="left"/>
      <w:pPr>
        <w:ind w:left="5400" w:hanging="360"/>
      </w:pPr>
      <w:rPr>
        <w:rFonts w:hint="default" w:ascii="Symbol" w:hAnsi="Symbol"/>
      </w:rPr>
    </w:lvl>
    <w:lvl w:ilvl="7" w:tplc="0C0A0003" w:tentative="1">
      <w:start w:val="1"/>
      <w:numFmt w:val="bullet"/>
      <w:lvlText w:val="o"/>
      <w:lvlJc w:val="left"/>
      <w:pPr>
        <w:ind w:left="6120" w:hanging="360"/>
      </w:pPr>
      <w:rPr>
        <w:rFonts w:hint="default" w:ascii="Courier New" w:hAnsi="Courier New" w:cs="Courier New"/>
      </w:rPr>
    </w:lvl>
    <w:lvl w:ilvl="8" w:tplc="0C0A0005" w:tentative="1">
      <w:start w:val="1"/>
      <w:numFmt w:val="bullet"/>
      <w:lvlText w:val=""/>
      <w:lvlJc w:val="left"/>
      <w:pPr>
        <w:ind w:left="6840" w:hanging="360"/>
      </w:pPr>
      <w:rPr>
        <w:rFonts w:hint="default" w:ascii="Wingdings" w:hAnsi="Wingdings"/>
      </w:rPr>
    </w:lvl>
  </w:abstractNum>
  <w:abstractNum w:abstractNumId="9" w15:restartNumberingAfterBreak="0">
    <w:nsid w:val="28D1238C"/>
    <w:multiLevelType w:val="hybridMultilevel"/>
    <w:tmpl w:val="E98AF2F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0" w15:restartNumberingAfterBreak="0">
    <w:nsid w:val="2A595789"/>
    <w:multiLevelType w:val="hybridMultilevel"/>
    <w:tmpl w:val="B864469E"/>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1" w15:restartNumberingAfterBreak="0">
    <w:nsid w:val="2DBA72CE"/>
    <w:multiLevelType w:val="hybridMultilevel"/>
    <w:tmpl w:val="6C907360"/>
    <w:lvl w:ilvl="0" w:tplc="F7BEFDB4">
      <w:start w:val="1"/>
      <w:numFmt w:val="bullet"/>
      <w:lvlText w:val="-"/>
      <w:lvlJc w:val="left"/>
      <w:pPr>
        <w:ind w:left="720" w:hanging="360"/>
      </w:pPr>
      <w:rPr>
        <w:rFonts w:hint="default" w:ascii="Calibri" w:hAnsi="Calibri" w:cs="Calibri" w:eastAsiaTheme="minorEastAsia"/>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 w15:restartNumberingAfterBreak="0">
    <w:nsid w:val="2E56617A"/>
    <w:multiLevelType w:val="hybridMultilevel"/>
    <w:tmpl w:val="AAA6433C"/>
    <w:lvl w:ilvl="0" w:tplc="D702F556">
      <w:start w:val="1"/>
      <w:numFmt w:val="bullet"/>
      <w:lvlText w:val="•"/>
      <w:lvlJc w:val="left"/>
      <w:pPr>
        <w:tabs>
          <w:tab w:val="num" w:pos="720"/>
        </w:tabs>
        <w:ind w:left="720" w:hanging="360"/>
      </w:pPr>
      <w:rPr>
        <w:rFonts w:hint="default" w:ascii="Arial" w:hAnsi="Arial"/>
      </w:rPr>
    </w:lvl>
    <w:lvl w:ilvl="1" w:tplc="707CCBD4" w:tentative="1">
      <w:start w:val="1"/>
      <w:numFmt w:val="bullet"/>
      <w:lvlText w:val="•"/>
      <w:lvlJc w:val="left"/>
      <w:pPr>
        <w:tabs>
          <w:tab w:val="num" w:pos="1440"/>
        </w:tabs>
        <w:ind w:left="1440" w:hanging="360"/>
      </w:pPr>
      <w:rPr>
        <w:rFonts w:hint="default" w:ascii="Arial" w:hAnsi="Arial"/>
      </w:rPr>
    </w:lvl>
    <w:lvl w:ilvl="2" w:tplc="3E5CAE82" w:tentative="1">
      <w:start w:val="1"/>
      <w:numFmt w:val="bullet"/>
      <w:lvlText w:val="•"/>
      <w:lvlJc w:val="left"/>
      <w:pPr>
        <w:tabs>
          <w:tab w:val="num" w:pos="2160"/>
        </w:tabs>
        <w:ind w:left="2160" w:hanging="360"/>
      </w:pPr>
      <w:rPr>
        <w:rFonts w:hint="default" w:ascii="Arial" w:hAnsi="Arial"/>
      </w:rPr>
    </w:lvl>
    <w:lvl w:ilvl="3" w:tplc="6560A67C" w:tentative="1">
      <w:start w:val="1"/>
      <w:numFmt w:val="bullet"/>
      <w:lvlText w:val="•"/>
      <w:lvlJc w:val="left"/>
      <w:pPr>
        <w:tabs>
          <w:tab w:val="num" w:pos="2880"/>
        </w:tabs>
        <w:ind w:left="2880" w:hanging="360"/>
      </w:pPr>
      <w:rPr>
        <w:rFonts w:hint="default" w:ascii="Arial" w:hAnsi="Arial"/>
      </w:rPr>
    </w:lvl>
    <w:lvl w:ilvl="4" w:tplc="61E647EC" w:tentative="1">
      <w:start w:val="1"/>
      <w:numFmt w:val="bullet"/>
      <w:lvlText w:val="•"/>
      <w:lvlJc w:val="left"/>
      <w:pPr>
        <w:tabs>
          <w:tab w:val="num" w:pos="3600"/>
        </w:tabs>
        <w:ind w:left="3600" w:hanging="360"/>
      </w:pPr>
      <w:rPr>
        <w:rFonts w:hint="default" w:ascii="Arial" w:hAnsi="Arial"/>
      </w:rPr>
    </w:lvl>
    <w:lvl w:ilvl="5" w:tplc="7F28C726" w:tentative="1">
      <w:start w:val="1"/>
      <w:numFmt w:val="bullet"/>
      <w:lvlText w:val="•"/>
      <w:lvlJc w:val="left"/>
      <w:pPr>
        <w:tabs>
          <w:tab w:val="num" w:pos="4320"/>
        </w:tabs>
        <w:ind w:left="4320" w:hanging="360"/>
      </w:pPr>
      <w:rPr>
        <w:rFonts w:hint="default" w:ascii="Arial" w:hAnsi="Arial"/>
      </w:rPr>
    </w:lvl>
    <w:lvl w:ilvl="6" w:tplc="6F405214" w:tentative="1">
      <w:start w:val="1"/>
      <w:numFmt w:val="bullet"/>
      <w:lvlText w:val="•"/>
      <w:lvlJc w:val="left"/>
      <w:pPr>
        <w:tabs>
          <w:tab w:val="num" w:pos="5040"/>
        </w:tabs>
        <w:ind w:left="5040" w:hanging="360"/>
      </w:pPr>
      <w:rPr>
        <w:rFonts w:hint="default" w:ascii="Arial" w:hAnsi="Arial"/>
      </w:rPr>
    </w:lvl>
    <w:lvl w:ilvl="7" w:tplc="3B50B97E" w:tentative="1">
      <w:start w:val="1"/>
      <w:numFmt w:val="bullet"/>
      <w:lvlText w:val="•"/>
      <w:lvlJc w:val="left"/>
      <w:pPr>
        <w:tabs>
          <w:tab w:val="num" w:pos="5760"/>
        </w:tabs>
        <w:ind w:left="5760" w:hanging="360"/>
      </w:pPr>
      <w:rPr>
        <w:rFonts w:hint="default" w:ascii="Arial" w:hAnsi="Arial"/>
      </w:rPr>
    </w:lvl>
    <w:lvl w:ilvl="8" w:tplc="A52AE99E" w:tentative="1">
      <w:start w:val="1"/>
      <w:numFmt w:val="bullet"/>
      <w:lvlText w:val="•"/>
      <w:lvlJc w:val="left"/>
      <w:pPr>
        <w:tabs>
          <w:tab w:val="num" w:pos="6480"/>
        </w:tabs>
        <w:ind w:left="6480" w:hanging="360"/>
      </w:pPr>
      <w:rPr>
        <w:rFonts w:hint="default" w:ascii="Arial" w:hAnsi="Arial"/>
      </w:rPr>
    </w:lvl>
  </w:abstractNum>
  <w:abstractNum w:abstractNumId="13" w15:restartNumberingAfterBreak="0">
    <w:nsid w:val="2FBC6D76"/>
    <w:multiLevelType w:val="multilevel"/>
    <w:tmpl w:val="17382464"/>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3202247A"/>
    <w:multiLevelType w:val="multilevel"/>
    <w:tmpl w:val="1C80C014"/>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359729A0"/>
    <w:multiLevelType w:val="hybridMultilevel"/>
    <w:tmpl w:val="8550F14C"/>
    <w:lvl w:ilvl="0" w:tplc="240A000B">
      <w:start w:val="1"/>
      <w:numFmt w:val="bullet"/>
      <w:lvlText w:val=""/>
      <w:lvlJc w:val="left"/>
      <w:pPr>
        <w:ind w:left="1080" w:hanging="360"/>
      </w:pPr>
      <w:rPr>
        <w:rFonts w:hint="default" w:ascii="Wingdings" w:hAnsi="Wingdings"/>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16" w15:restartNumberingAfterBreak="0">
    <w:nsid w:val="37877F9D"/>
    <w:multiLevelType w:val="hybridMultilevel"/>
    <w:tmpl w:val="ECC870F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7" w15:restartNumberingAfterBreak="0">
    <w:nsid w:val="3AEC1F9B"/>
    <w:multiLevelType w:val="hybridMultilevel"/>
    <w:tmpl w:val="FC0E6BAC"/>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start w:val="1"/>
      <w:numFmt w:val="bullet"/>
      <w:lvlText w:val=""/>
      <w:lvlJc w:val="left"/>
      <w:pPr>
        <w:ind w:left="2880" w:hanging="360"/>
      </w:pPr>
      <w:rPr>
        <w:rFonts w:hint="default" w:ascii="Symbol" w:hAnsi="Symbol"/>
      </w:rPr>
    </w:lvl>
    <w:lvl w:ilvl="4" w:tplc="240A0003">
      <w:start w:val="1"/>
      <w:numFmt w:val="bullet"/>
      <w:lvlText w:val="o"/>
      <w:lvlJc w:val="left"/>
      <w:pPr>
        <w:ind w:left="3600" w:hanging="360"/>
      </w:pPr>
      <w:rPr>
        <w:rFonts w:hint="default" w:ascii="Courier New" w:hAnsi="Courier New" w:cs="Courier New"/>
      </w:rPr>
    </w:lvl>
    <w:lvl w:ilvl="5" w:tplc="240A0005">
      <w:start w:val="1"/>
      <w:numFmt w:val="bullet"/>
      <w:lvlText w:val=""/>
      <w:lvlJc w:val="left"/>
      <w:pPr>
        <w:ind w:left="4320" w:hanging="360"/>
      </w:pPr>
      <w:rPr>
        <w:rFonts w:hint="default" w:ascii="Wingdings" w:hAnsi="Wingdings"/>
      </w:rPr>
    </w:lvl>
    <w:lvl w:ilvl="6" w:tplc="240A0001">
      <w:start w:val="1"/>
      <w:numFmt w:val="bullet"/>
      <w:lvlText w:val=""/>
      <w:lvlJc w:val="left"/>
      <w:pPr>
        <w:ind w:left="5040" w:hanging="360"/>
      </w:pPr>
      <w:rPr>
        <w:rFonts w:hint="default" w:ascii="Symbol" w:hAnsi="Symbol"/>
      </w:rPr>
    </w:lvl>
    <w:lvl w:ilvl="7" w:tplc="240A0003">
      <w:start w:val="1"/>
      <w:numFmt w:val="bullet"/>
      <w:lvlText w:val="o"/>
      <w:lvlJc w:val="left"/>
      <w:pPr>
        <w:ind w:left="5760" w:hanging="360"/>
      </w:pPr>
      <w:rPr>
        <w:rFonts w:hint="default" w:ascii="Courier New" w:hAnsi="Courier New" w:cs="Courier New"/>
      </w:rPr>
    </w:lvl>
    <w:lvl w:ilvl="8" w:tplc="240A0005">
      <w:start w:val="1"/>
      <w:numFmt w:val="bullet"/>
      <w:lvlText w:val=""/>
      <w:lvlJc w:val="left"/>
      <w:pPr>
        <w:ind w:left="6480" w:hanging="360"/>
      </w:pPr>
      <w:rPr>
        <w:rFonts w:hint="default" w:ascii="Wingdings" w:hAnsi="Wingdings"/>
      </w:rPr>
    </w:lvl>
  </w:abstractNum>
  <w:abstractNum w:abstractNumId="18" w15:restartNumberingAfterBreak="0">
    <w:nsid w:val="3B2709F8"/>
    <w:multiLevelType w:val="multilevel"/>
    <w:tmpl w:val="2506DA9C"/>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3E3008B8"/>
    <w:multiLevelType w:val="hybridMultilevel"/>
    <w:tmpl w:val="A2229CD2"/>
    <w:lvl w:ilvl="0" w:tplc="0C0A000B">
      <w:start w:val="1"/>
      <w:numFmt w:val="bullet"/>
      <w:lvlText w:val=""/>
      <w:lvlJc w:val="left"/>
      <w:pPr>
        <w:ind w:left="1440" w:hanging="360"/>
      </w:pPr>
      <w:rPr>
        <w:rFonts w:hint="default" w:ascii="Wingdings" w:hAnsi="Wingdings"/>
      </w:rPr>
    </w:lvl>
    <w:lvl w:ilvl="1" w:tplc="0C0A0003" w:tentative="1">
      <w:start w:val="1"/>
      <w:numFmt w:val="bullet"/>
      <w:lvlText w:val="o"/>
      <w:lvlJc w:val="left"/>
      <w:pPr>
        <w:ind w:left="2160" w:hanging="360"/>
      </w:pPr>
      <w:rPr>
        <w:rFonts w:hint="default" w:ascii="Courier New" w:hAnsi="Courier New" w:cs="Courier New"/>
      </w:rPr>
    </w:lvl>
    <w:lvl w:ilvl="2" w:tplc="0C0A0005" w:tentative="1">
      <w:start w:val="1"/>
      <w:numFmt w:val="bullet"/>
      <w:lvlText w:val=""/>
      <w:lvlJc w:val="left"/>
      <w:pPr>
        <w:ind w:left="2880" w:hanging="360"/>
      </w:pPr>
      <w:rPr>
        <w:rFonts w:hint="default" w:ascii="Wingdings" w:hAnsi="Wingdings"/>
      </w:rPr>
    </w:lvl>
    <w:lvl w:ilvl="3" w:tplc="0C0A0001" w:tentative="1">
      <w:start w:val="1"/>
      <w:numFmt w:val="bullet"/>
      <w:lvlText w:val=""/>
      <w:lvlJc w:val="left"/>
      <w:pPr>
        <w:ind w:left="3600" w:hanging="360"/>
      </w:pPr>
      <w:rPr>
        <w:rFonts w:hint="default" w:ascii="Symbol" w:hAnsi="Symbol"/>
      </w:rPr>
    </w:lvl>
    <w:lvl w:ilvl="4" w:tplc="0C0A0003" w:tentative="1">
      <w:start w:val="1"/>
      <w:numFmt w:val="bullet"/>
      <w:lvlText w:val="o"/>
      <w:lvlJc w:val="left"/>
      <w:pPr>
        <w:ind w:left="4320" w:hanging="360"/>
      </w:pPr>
      <w:rPr>
        <w:rFonts w:hint="default" w:ascii="Courier New" w:hAnsi="Courier New" w:cs="Courier New"/>
      </w:rPr>
    </w:lvl>
    <w:lvl w:ilvl="5" w:tplc="0C0A0005" w:tentative="1">
      <w:start w:val="1"/>
      <w:numFmt w:val="bullet"/>
      <w:lvlText w:val=""/>
      <w:lvlJc w:val="left"/>
      <w:pPr>
        <w:ind w:left="5040" w:hanging="360"/>
      </w:pPr>
      <w:rPr>
        <w:rFonts w:hint="default" w:ascii="Wingdings" w:hAnsi="Wingdings"/>
      </w:rPr>
    </w:lvl>
    <w:lvl w:ilvl="6" w:tplc="0C0A0001" w:tentative="1">
      <w:start w:val="1"/>
      <w:numFmt w:val="bullet"/>
      <w:lvlText w:val=""/>
      <w:lvlJc w:val="left"/>
      <w:pPr>
        <w:ind w:left="5760" w:hanging="360"/>
      </w:pPr>
      <w:rPr>
        <w:rFonts w:hint="default" w:ascii="Symbol" w:hAnsi="Symbol"/>
      </w:rPr>
    </w:lvl>
    <w:lvl w:ilvl="7" w:tplc="0C0A0003" w:tentative="1">
      <w:start w:val="1"/>
      <w:numFmt w:val="bullet"/>
      <w:lvlText w:val="o"/>
      <w:lvlJc w:val="left"/>
      <w:pPr>
        <w:ind w:left="6480" w:hanging="360"/>
      </w:pPr>
      <w:rPr>
        <w:rFonts w:hint="default" w:ascii="Courier New" w:hAnsi="Courier New" w:cs="Courier New"/>
      </w:rPr>
    </w:lvl>
    <w:lvl w:ilvl="8" w:tplc="0C0A0005" w:tentative="1">
      <w:start w:val="1"/>
      <w:numFmt w:val="bullet"/>
      <w:lvlText w:val=""/>
      <w:lvlJc w:val="left"/>
      <w:pPr>
        <w:ind w:left="7200" w:hanging="360"/>
      </w:pPr>
      <w:rPr>
        <w:rFonts w:hint="default" w:ascii="Wingdings" w:hAnsi="Wingdings"/>
      </w:rPr>
    </w:lvl>
  </w:abstractNum>
  <w:abstractNum w:abstractNumId="20" w15:restartNumberingAfterBreak="0">
    <w:nsid w:val="3FA1333B"/>
    <w:multiLevelType w:val="hybridMultilevel"/>
    <w:tmpl w:val="ABCE6B6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1" w15:restartNumberingAfterBreak="0">
    <w:nsid w:val="42190178"/>
    <w:multiLevelType w:val="multilevel"/>
    <w:tmpl w:val="2794C98C"/>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44B17201"/>
    <w:multiLevelType w:val="hybridMultilevel"/>
    <w:tmpl w:val="66E6F32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46351A9D"/>
    <w:multiLevelType w:val="hybridMultilevel"/>
    <w:tmpl w:val="54E2CA0C"/>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24" w15:restartNumberingAfterBreak="0">
    <w:nsid w:val="4D94684B"/>
    <w:multiLevelType w:val="hybridMultilevel"/>
    <w:tmpl w:val="B838C834"/>
    <w:lvl w:ilvl="0" w:tplc="FEC8E2A2">
      <w:start w:val="1"/>
      <w:numFmt w:val="bullet"/>
      <w:lvlText w:val="•"/>
      <w:lvlJc w:val="left"/>
      <w:pPr>
        <w:tabs>
          <w:tab w:val="num" w:pos="720"/>
        </w:tabs>
        <w:ind w:left="720" w:hanging="360"/>
      </w:pPr>
      <w:rPr>
        <w:rFonts w:hint="default" w:ascii="Arial" w:hAnsi="Arial"/>
      </w:rPr>
    </w:lvl>
    <w:lvl w:ilvl="1" w:tplc="129648B2" w:tentative="1">
      <w:start w:val="1"/>
      <w:numFmt w:val="bullet"/>
      <w:lvlText w:val="•"/>
      <w:lvlJc w:val="left"/>
      <w:pPr>
        <w:tabs>
          <w:tab w:val="num" w:pos="1440"/>
        </w:tabs>
        <w:ind w:left="1440" w:hanging="360"/>
      </w:pPr>
      <w:rPr>
        <w:rFonts w:hint="default" w:ascii="Arial" w:hAnsi="Arial"/>
      </w:rPr>
    </w:lvl>
    <w:lvl w:ilvl="2" w:tplc="3E2A4396" w:tentative="1">
      <w:start w:val="1"/>
      <w:numFmt w:val="bullet"/>
      <w:lvlText w:val="•"/>
      <w:lvlJc w:val="left"/>
      <w:pPr>
        <w:tabs>
          <w:tab w:val="num" w:pos="2160"/>
        </w:tabs>
        <w:ind w:left="2160" w:hanging="360"/>
      </w:pPr>
      <w:rPr>
        <w:rFonts w:hint="default" w:ascii="Arial" w:hAnsi="Arial"/>
      </w:rPr>
    </w:lvl>
    <w:lvl w:ilvl="3" w:tplc="1F5C860E" w:tentative="1">
      <w:start w:val="1"/>
      <w:numFmt w:val="bullet"/>
      <w:lvlText w:val="•"/>
      <w:lvlJc w:val="left"/>
      <w:pPr>
        <w:tabs>
          <w:tab w:val="num" w:pos="2880"/>
        </w:tabs>
        <w:ind w:left="2880" w:hanging="360"/>
      </w:pPr>
      <w:rPr>
        <w:rFonts w:hint="default" w:ascii="Arial" w:hAnsi="Arial"/>
      </w:rPr>
    </w:lvl>
    <w:lvl w:ilvl="4" w:tplc="36060D30" w:tentative="1">
      <w:start w:val="1"/>
      <w:numFmt w:val="bullet"/>
      <w:lvlText w:val="•"/>
      <w:lvlJc w:val="left"/>
      <w:pPr>
        <w:tabs>
          <w:tab w:val="num" w:pos="3600"/>
        </w:tabs>
        <w:ind w:left="3600" w:hanging="360"/>
      </w:pPr>
      <w:rPr>
        <w:rFonts w:hint="default" w:ascii="Arial" w:hAnsi="Arial"/>
      </w:rPr>
    </w:lvl>
    <w:lvl w:ilvl="5" w:tplc="6DC8F6C6" w:tentative="1">
      <w:start w:val="1"/>
      <w:numFmt w:val="bullet"/>
      <w:lvlText w:val="•"/>
      <w:lvlJc w:val="left"/>
      <w:pPr>
        <w:tabs>
          <w:tab w:val="num" w:pos="4320"/>
        </w:tabs>
        <w:ind w:left="4320" w:hanging="360"/>
      </w:pPr>
      <w:rPr>
        <w:rFonts w:hint="default" w:ascii="Arial" w:hAnsi="Arial"/>
      </w:rPr>
    </w:lvl>
    <w:lvl w:ilvl="6" w:tplc="A1083D88" w:tentative="1">
      <w:start w:val="1"/>
      <w:numFmt w:val="bullet"/>
      <w:lvlText w:val="•"/>
      <w:lvlJc w:val="left"/>
      <w:pPr>
        <w:tabs>
          <w:tab w:val="num" w:pos="5040"/>
        </w:tabs>
        <w:ind w:left="5040" w:hanging="360"/>
      </w:pPr>
      <w:rPr>
        <w:rFonts w:hint="default" w:ascii="Arial" w:hAnsi="Arial"/>
      </w:rPr>
    </w:lvl>
    <w:lvl w:ilvl="7" w:tplc="11E870BC" w:tentative="1">
      <w:start w:val="1"/>
      <w:numFmt w:val="bullet"/>
      <w:lvlText w:val="•"/>
      <w:lvlJc w:val="left"/>
      <w:pPr>
        <w:tabs>
          <w:tab w:val="num" w:pos="5760"/>
        </w:tabs>
        <w:ind w:left="5760" w:hanging="360"/>
      </w:pPr>
      <w:rPr>
        <w:rFonts w:hint="default" w:ascii="Arial" w:hAnsi="Arial"/>
      </w:rPr>
    </w:lvl>
    <w:lvl w:ilvl="8" w:tplc="5AB423F2" w:tentative="1">
      <w:start w:val="1"/>
      <w:numFmt w:val="bullet"/>
      <w:lvlText w:val="•"/>
      <w:lvlJc w:val="left"/>
      <w:pPr>
        <w:tabs>
          <w:tab w:val="num" w:pos="6480"/>
        </w:tabs>
        <w:ind w:left="6480" w:hanging="360"/>
      </w:pPr>
      <w:rPr>
        <w:rFonts w:hint="default" w:ascii="Arial" w:hAnsi="Arial"/>
      </w:rPr>
    </w:lvl>
  </w:abstractNum>
  <w:abstractNum w:abstractNumId="25" w15:restartNumberingAfterBreak="0">
    <w:nsid w:val="4FBA59E3"/>
    <w:multiLevelType w:val="hybridMultilevel"/>
    <w:tmpl w:val="680E492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6" w15:restartNumberingAfterBreak="0">
    <w:nsid w:val="50702A00"/>
    <w:multiLevelType w:val="hybridMultilevel"/>
    <w:tmpl w:val="EF809664"/>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27" w15:restartNumberingAfterBreak="0">
    <w:nsid w:val="655F3A41"/>
    <w:multiLevelType w:val="hybridMultilevel"/>
    <w:tmpl w:val="1C4E25F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8" w15:restartNumberingAfterBreak="0">
    <w:nsid w:val="6DA5344F"/>
    <w:multiLevelType w:val="multilevel"/>
    <w:tmpl w:val="FDE4CF6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E307687"/>
    <w:multiLevelType w:val="multilevel"/>
    <w:tmpl w:val="DA58082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760A2C27"/>
    <w:multiLevelType w:val="hybridMultilevel"/>
    <w:tmpl w:val="F1AC14D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1" w15:restartNumberingAfterBreak="0">
    <w:nsid w:val="77067B4C"/>
    <w:multiLevelType w:val="hybridMultilevel"/>
    <w:tmpl w:val="B5306D5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2" w15:restartNumberingAfterBreak="0">
    <w:nsid w:val="79C83E22"/>
    <w:multiLevelType w:val="hybridMultilevel"/>
    <w:tmpl w:val="DC9E2F8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3" w15:restartNumberingAfterBreak="0">
    <w:nsid w:val="7D3A5F6E"/>
    <w:multiLevelType w:val="hybridMultilevel"/>
    <w:tmpl w:val="707A7AF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16cid:durableId="1845825988">
    <w:abstractNumId w:val="16"/>
  </w:num>
  <w:num w:numId="2" w16cid:durableId="181210402">
    <w:abstractNumId w:val="23"/>
  </w:num>
  <w:num w:numId="3" w16cid:durableId="1965765820">
    <w:abstractNumId w:val="26"/>
  </w:num>
  <w:num w:numId="4" w16cid:durableId="1354630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83737346">
    <w:abstractNumId w:val="14"/>
  </w:num>
  <w:num w:numId="6" w16cid:durableId="1670865863">
    <w:abstractNumId w:val="1"/>
  </w:num>
  <w:num w:numId="7" w16cid:durableId="1164472381">
    <w:abstractNumId w:val="5"/>
  </w:num>
  <w:num w:numId="8" w16cid:durableId="686954878">
    <w:abstractNumId w:val="8"/>
  </w:num>
  <w:num w:numId="9" w16cid:durableId="1226375416">
    <w:abstractNumId w:val="21"/>
  </w:num>
  <w:num w:numId="10" w16cid:durableId="1027096467">
    <w:abstractNumId w:val="7"/>
  </w:num>
  <w:num w:numId="11" w16cid:durableId="783959462">
    <w:abstractNumId w:val="17"/>
  </w:num>
  <w:num w:numId="12" w16cid:durableId="913667029">
    <w:abstractNumId w:val="28"/>
  </w:num>
  <w:num w:numId="13" w16cid:durableId="799107470">
    <w:abstractNumId w:val="10"/>
  </w:num>
  <w:num w:numId="14" w16cid:durableId="623660411">
    <w:abstractNumId w:val="9"/>
  </w:num>
  <w:num w:numId="15" w16cid:durableId="1530218525">
    <w:abstractNumId w:val="19"/>
  </w:num>
  <w:num w:numId="16" w16cid:durableId="1419061146">
    <w:abstractNumId w:val="0"/>
  </w:num>
  <w:num w:numId="17" w16cid:durableId="1278836275">
    <w:abstractNumId w:val="22"/>
  </w:num>
  <w:num w:numId="18" w16cid:durableId="1002897823">
    <w:abstractNumId w:val="29"/>
  </w:num>
  <w:num w:numId="19" w16cid:durableId="1307586328">
    <w:abstractNumId w:val="13"/>
  </w:num>
  <w:num w:numId="20" w16cid:durableId="126434403">
    <w:abstractNumId w:val="18"/>
  </w:num>
  <w:num w:numId="21" w16cid:durableId="1085951962">
    <w:abstractNumId w:val="4"/>
  </w:num>
  <w:num w:numId="22" w16cid:durableId="1369530450">
    <w:abstractNumId w:val="11"/>
  </w:num>
  <w:num w:numId="23" w16cid:durableId="671226355">
    <w:abstractNumId w:val="15"/>
  </w:num>
  <w:num w:numId="24" w16cid:durableId="1493449884">
    <w:abstractNumId w:val="6"/>
  </w:num>
  <w:num w:numId="25" w16cid:durableId="812136276">
    <w:abstractNumId w:val="3"/>
  </w:num>
  <w:num w:numId="26" w16cid:durableId="684211090">
    <w:abstractNumId w:val="33"/>
  </w:num>
  <w:num w:numId="27" w16cid:durableId="801575865">
    <w:abstractNumId w:val="25"/>
  </w:num>
  <w:num w:numId="28" w16cid:durableId="317467433">
    <w:abstractNumId w:val="32"/>
  </w:num>
  <w:num w:numId="29" w16cid:durableId="314336822">
    <w:abstractNumId w:val="27"/>
  </w:num>
  <w:num w:numId="30" w16cid:durableId="1034189201">
    <w:abstractNumId w:val="30"/>
  </w:num>
  <w:num w:numId="31" w16cid:durableId="378238559">
    <w:abstractNumId w:val="31"/>
  </w:num>
  <w:num w:numId="32" w16cid:durableId="2116092508">
    <w:abstractNumId w:val="20"/>
  </w:num>
  <w:num w:numId="33" w16cid:durableId="269631133">
    <w:abstractNumId w:val="24"/>
  </w:num>
  <w:num w:numId="34" w16cid:durableId="880554225">
    <w:abstractNumId w:val="12"/>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Yiny Paola Cardenas Rodriguez">
    <w15:presenceInfo w15:providerId="AD" w15:userId="S::ycardenas@lasalle.edu.co::3d89ba75-13c5-4c9b-9436-03840c2d958d"/>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68"/>
  <w:activeWritingStyle w:lang="pt-BR" w:vendorID="64" w:dllVersion="0" w:nlCheck="1" w:checkStyle="0" w:appName="MSWord"/>
  <w:trackRevisions w:val="true"/>
  <w:defaultTabStop w:val="708"/>
  <w:autoHyphenation/>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A19"/>
    <w:rsid w:val="000003F9"/>
    <w:rsid w:val="00001F82"/>
    <w:rsid w:val="0000357C"/>
    <w:rsid w:val="00003E64"/>
    <w:rsid w:val="000067EC"/>
    <w:rsid w:val="0000744A"/>
    <w:rsid w:val="00007B45"/>
    <w:rsid w:val="00010D95"/>
    <w:rsid w:val="000158D5"/>
    <w:rsid w:val="00015D21"/>
    <w:rsid w:val="00017315"/>
    <w:rsid w:val="00022D37"/>
    <w:rsid w:val="000277C1"/>
    <w:rsid w:val="00027A4A"/>
    <w:rsid w:val="00037038"/>
    <w:rsid w:val="00042804"/>
    <w:rsid w:val="00043E1A"/>
    <w:rsid w:val="000512E7"/>
    <w:rsid w:val="00052EE5"/>
    <w:rsid w:val="0005309F"/>
    <w:rsid w:val="00053C49"/>
    <w:rsid w:val="00054BCA"/>
    <w:rsid w:val="000552C4"/>
    <w:rsid w:val="00056D04"/>
    <w:rsid w:val="000610E9"/>
    <w:rsid w:val="00062116"/>
    <w:rsid w:val="00065B70"/>
    <w:rsid w:val="0006639A"/>
    <w:rsid w:val="00066758"/>
    <w:rsid w:val="00066D76"/>
    <w:rsid w:val="00067B69"/>
    <w:rsid w:val="00070386"/>
    <w:rsid w:val="00074ADB"/>
    <w:rsid w:val="00074B01"/>
    <w:rsid w:val="00075113"/>
    <w:rsid w:val="000767C2"/>
    <w:rsid w:val="000770B8"/>
    <w:rsid w:val="00081724"/>
    <w:rsid w:val="00083011"/>
    <w:rsid w:val="0008323F"/>
    <w:rsid w:val="0008431E"/>
    <w:rsid w:val="00084DC0"/>
    <w:rsid w:val="000878F7"/>
    <w:rsid w:val="0009020F"/>
    <w:rsid w:val="00090C88"/>
    <w:rsid w:val="00091BDA"/>
    <w:rsid w:val="000920A1"/>
    <w:rsid w:val="00092DD9"/>
    <w:rsid w:val="00094EEC"/>
    <w:rsid w:val="00096DBC"/>
    <w:rsid w:val="00096F8C"/>
    <w:rsid w:val="000A3B73"/>
    <w:rsid w:val="000A6A88"/>
    <w:rsid w:val="000B215F"/>
    <w:rsid w:val="000B46A7"/>
    <w:rsid w:val="000B69C7"/>
    <w:rsid w:val="000B7DD9"/>
    <w:rsid w:val="000C11DB"/>
    <w:rsid w:val="000C55A3"/>
    <w:rsid w:val="000D0C88"/>
    <w:rsid w:val="000E3BCE"/>
    <w:rsid w:val="000E5500"/>
    <w:rsid w:val="000E6470"/>
    <w:rsid w:val="000E67B1"/>
    <w:rsid w:val="000F027B"/>
    <w:rsid w:val="000F055E"/>
    <w:rsid w:val="000F0A45"/>
    <w:rsid w:val="000F1944"/>
    <w:rsid w:val="000F3C2F"/>
    <w:rsid w:val="000F7086"/>
    <w:rsid w:val="0010220E"/>
    <w:rsid w:val="0010775C"/>
    <w:rsid w:val="00110DAB"/>
    <w:rsid w:val="00113CAA"/>
    <w:rsid w:val="00116136"/>
    <w:rsid w:val="00120C41"/>
    <w:rsid w:val="00120D97"/>
    <w:rsid w:val="0012163A"/>
    <w:rsid w:val="001218FC"/>
    <w:rsid w:val="00121EAB"/>
    <w:rsid w:val="00126AE6"/>
    <w:rsid w:val="00126BCE"/>
    <w:rsid w:val="00133506"/>
    <w:rsid w:val="00134972"/>
    <w:rsid w:val="001364F9"/>
    <w:rsid w:val="00140F23"/>
    <w:rsid w:val="00141792"/>
    <w:rsid w:val="001468A7"/>
    <w:rsid w:val="00146D6B"/>
    <w:rsid w:val="00151B8C"/>
    <w:rsid w:val="00151EC6"/>
    <w:rsid w:val="00154CBF"/>
    <w:rsid w:val="00155825"/>
    <w:rsid w:val="00160315"/>
    <w:rsid w:val="0016196E"/>
    <w:rsid w:val="00162DBA"/>
    <w:rsid w:val="001744F4"/>
    <w:rsid w:val="0017598D"/>
    <w:rsid w:val="001759FC"/>
    <w:rsid w:val="00181C58"/>
    <w:rsid w:val="00182FA7"/>
    <w:rsid w:val="001836CA"/>
    <w:rsid w:val="00187EEB"/>
    <w:rsid w:val="001A07A1"/>
    <w:rsid w:val="001A248B"/>
    <w:rsid w:val="001A2ED8"/>
    <w:rsid w:val="001A4921"/>
    <w:rsid w:val="001B3607"/>
    <w:rsid w:val="001B3B0C"/>
    <w:rsid w:val="001B406B"/>
    <w:rsid w:val="001B7228"/>
    <w:rsid w:val="001C0A30"/>
    <w:rsid w:val="001C2036"/>
    <w:rsid w:val="001C3C5C"/>
    <w:rsid w:val="001C3D29"/>
    <w:rsid w:val="001C6379"/>
    <w:rsid w:val="001D102C"/>
    <w:rsid w:val="001D2720"/>
    <w:rsid w:val="001D29B9"/>
    <w:rsid w:val="001D42DF"/>
    <w:rsid w:val="001D50E6"/>
    <w:rsid w:val="001E14B2"/>
    <w:rsid w:val="001E38B2"/>
    <w:rsid w:val="001E53F8"/>
    <w:rsid w:val="001E5AC3"/>
    <w:rsid w:val="001E6C22"/>
    <w:rsid w:val="001E6D8C"/>
    <w:rsid w:val="001F0536"/>
    <w:rsid w:val="001F0E53"/>
    <w:rsid w:val="001F2E1B"/>
    <w:rsid w:val="001F5494"/>
    <w:rsid w:val="00201AAC"/>
    <w:rsid w:val="00201ADE"/>
    <w:rsid w:val="002021A8"/>
    <w:rsid w:val="00205819"/>
    <w:rsid w:val="00206477"/>
    <w:rsid w:val="00216C40"/>
    <w:rsid w:val="00217ABE"/>
    <w:rsid w:val="0022136C"/>
    <w:rsid w:val="00223655"/>
    <w:rsid w:val="002245D5"/>
    <w:rsid w:val="00230A6C"/>
    <w:rsid w:val="0023183C"/>
    <w:rsid w:val="00232C2F"/>
    <w:rsid w:val="00241269"/>
    <w:rsid w:val="00245999"/>
    <w:rsid w:val="00246B28"/>
    <w:rsid w:val="00247005"/>
    <w:rsid w:val="0025185F"/>
    <w:rsid w:val="002531EC"/>
    <w:rsid w:val="002541CF"/>
    <w:rsid w:val="0025693E"/>
    <w:rsid w:val="002600CC"/>
    <w:rsid w:val="00261B80"/>
    <w:rsid w:val="002623AC"/>
    <w:rsid w:val="00262EDA"/>
    <w:rsid w:val="0026386B"/>
    <w:rsid w:val="002641BE"/>
    <w:rsid w:val="00272096"/>
    <w:rsid w:val="00273A0B"/>
    <w:rsid w:val="00284EEA"/>
    <w:rsid w:val="00285E42"/>
    <w:rsid w:val="00290515"/>
    <w:rsid w:val="00292E20"/>
    <w:rsid w:val="00292EDD"/>
    <w:rsid w:val="00293990"/>
    <w:rsid w:val="002944DF"/>
    <w:rsid w:val="00294645"/>
    <w:rsid w:val="002957B2"/>
    <w:rsid w:val="002A0E67"/>
    <w:rsid w:val="002A2321"/>
    <w:rsid w:val="002A29F4"/>
    <w:rsid w:val="002A578A"/>
    <w:rsid w:val="002A58BA"/>
    <w:rsid w:val="002A60CF"/>
    <w:rsid w:val="002A6325"/>
    <w:rsid w:val="002A7A40"/>
    <w:rsid w:val="002B2EED"/>
    <w:rsid w:val="002C09E9"/>
    <w:rsid w:val="002C1998"/>
    <w:rsid w:val="002C2992"/>
    <w:rsid w:val="002C59C9"/>
    <w:rsid w:val="002C5FFB"/>
    <w:rsid w:val="002C73CF"/>
    <w:rsid w:val="002C7887"/>
    <w:rsid w:val="002D0E35"/>
    <w:rsid w:val="002D19F2"/>
    <w:rsid w:val="002D7AC1"/>
    <w:rsid w:val="002E06CC"/>
    <w:rsid w:val="002E1592"/>
    <w:rsid w:val="002E3B9B"/>
    <w:rsid w:val="002E54B7"/>
    <w:rsid w:val="002E57F8"/>
    <w:rsid w:val="002F049E"/>
    <w:rsid w:val="002F0CAF"/>
    <w:rsid w:val="002F3E53"/>
    <w:rsid w:val="002F42C3"/>
    <w:rsid w:val="002F4FCF"/>
    <w:rsid w:val="003011D3"/>
    <w:rsid w:val="00303CA9"/>
    <w:rsid w:val="00311439"/>
    <w:rsid w:val="003117EC"/>
    <w:rsid w:val="003217CD"/>
    <w:rsid w:val="0032415F"/>
    <w:rsid w:val="00325D33"/>
    <w:rsid w:val="00330A02"/>
    <w:rsid w:val="00332E8F"/>
    <w:rsid w:val="00335575"/>
    <w:rsid w:val="00335E4A"/>
    <w:rsid w:val="00337FA2"/>
    <w:rsid w:val="00342C8B"/>
    <w:rsid w:val="003443A9"/>
    <w:rsid w:val="003447E7"/>
    <w:rsid w:val="00355EAE"/>
    <w:rsid w:val="00355FCE"/>
    <w:rsid w:val="003567C8"/>
    <w:rsid w:val="00357D7D"/>
    <w:rsid w:val="0036249C"/>
    <w:rsid w:val="003643B8"/>
    <w:rsid w:val="00366437"/>
    <w:rsid w:val="003669C4"/>
    <w:rsid w:val="00367CB2"/>
    <w:rsid w:val="00367F89"/>
    <w:rsid w:val="00372C2B"/>
    <w:rsid w:val="00372F4E"/>
    <w:rsid w:val="00372FD6"/>
    <w:rsid w:val="00374B57"/>
    <w:rsid w:val="00376DCA"/>
    <w:rsid w:val="00386402"/>
    <w:rsid w:val="00386979"/>
    <w:rsid w:val="003903A4"/>
    <w:rsid w:val="003908E5"/>
    <w:rsid w:val="00391294"/>
    <w:rsid w:val="00395090"/>
    <w:rsid w:val="00397A63"/>
    <w:rsid w:val="003A21AA"/>
    <w:rsid w:val="003B111E"/>
    <w:rsid w:val="003B3EC3"/>
    <w:rsid w:val="003B476D"/>
    <w:rsid w:val="003C238A"/>
    <w:rsid w:val="003C2432"/>
    <w:rsid w:val="003C2801"/>
    <w:rsid w:val="003C6019"/>
    <w:rsid w:val="003C7C81"/>
    <w:rsid w:val="003D0DC5"/>
    <w:rsid w:val="003D26B3"/>
    <w:rsid w:val="003D4242"/>
    <w:rsid w:val="003D78CA"/>
    <w:rsid w:val="003E00B4"/>
    <w:rsid w:val="003E3F2C"/>
    <w:rsid w:val="003E41CD"/>
    <w:rsid w:val="003E56ED"/>
    <w:rsid w:val="003E78B5"/>
    <w:rsid w:val="003E7BDE"/>
    <w:rsid w:val="003F0E55"/>
    <w:rsid w:val="003F3FA4"/>
    <w:rsid w:val="00403D0A"/>
    <w:rsid w:val="00404A07"/>
    <w:rsid w:val="00405123"/>
    <w:rsid w:val="00406CE8"/>
    <w:rsid w:val="004141D8"/>
    <w:rsid w:val="004149DA"/>
    <w:rsid w:val="00416491"/>
    <w:rsid w:val="004175EF"/>
    <w:rsid w:val="00421E61"/>
    <w:rsid w:val="00422056"/>
    <w:rsid w:val="00422BB1"/>
    <w:rsid w:val="004243F1"/>
    <w:rsid w:val="00430C64"/>
    <w:rsid w:val="00431E0F"/>
    <w:rsid w:val="00434023"/>
    <w:rsid w:val="00436DAC"/>
    <w:rsid w:val="00437795"/>
    <w:rsid w:val="004414FC"/>
    <w:rsid w:val="0044248A"/>
    <w:rsid w:val="0044351C"/>
    <w:rsid w:val="004442F1"/>
    <w:rsid w:val="004443D1"/>
    <w:rsid w:val="00451BA8"/>
    <w:rsid w:val="0045640C"/>
    <w:rsid w:val="00462B20"/>
    <w:rsid w:val="0046414C"/>
    <w:rsid w:val="004670D0"/>
    <w:rsid w:val="00467327"/>
    <w:rsid w:val="004716EC"/>
    <w:rsid w:val="00476B0D"/>
    <w:rsid w:val="00476F96"/>
    <w:rsid w:val="004776D1"/>
    <w:rsid w:val="0048061A"/>
    <w:rsid w:val="00481A31"/>
    <w:rsid w:val="004822F3"/>
    <w:rsid w:val="004839CB"/>
    <w:rsid w:val="00483EDF"/>
    <w:rsid w:val="00485B96"/>
    <w:rsid w:val="004866C4"/>
    <w:rsid w:val="004868FE"/>
    <w:rsid w:val="00492700"/>
    <w:rsid w:val="00494996"/>
    <w:rsid w:val="00497CE1"/>
    <w:rsid w:val="004A113A"/>
    <w:rsid w:val="004A35B8"/>
    <w:rsid w:val="004A37F4"/>
    <w:rsid w:val="004A383E"/>
    <w:rsid w:val="004A43D7"/>
    <w:rsid w:val="004A61A7"/>
    <w:rsid w:val="004B5517"/>
    <w:rsid w:val="004B774B"/>
    <w:rsid w:val="004C0967"/>
    <w:rsid w:val="004C1E3D"/>
    <w:rsid w:val="004C3C08"/>
    <w:rsid w:val="004C58AC"/>
    <w:rsid w:val="004C5BC5"/>
    <w:rsid w:val="004C5DE2"/>
    <w:rsid w:val="004C608A"/>
    <w:rsid w:val="004D21C3"/>
    <w:rsid w:val="004D7E6C"/>
    <w:rsid w:val="004E0187"/>
    <w:rsid w:val="004E35A7"/>
    <w:rsid w:val="004E5BA6"/>
    <w:rsid w:val="004F0D14"/>
    <w:rsid w:val="004F6AC5"/>
    <w:rsid w:val="004F6FF6"/>
    <w:rsid w:val="004F76B4"/>
    <w:rsid w:val="00502E5E"/>
    <w:rsid w:val="00503520"/>
    <w:rsid w:val="005076C9"/>
    <w:rsid w:val="00511472"/>
    <w:rsid w:val="00514D4F"/>
    <w:rsid w:val="00520CFC"/>
    <w:rsid w:val="0052173E"/>
    <w:rsid w:val="00523C3C"/>
    <w:rsid w:val="00523CC1"/>
    <w:rsid w:val="00526C6E"/>
    <w:rsid w:val="00526DEC"/>
    <w:rsid w:val="0053545D"/>
    <w:rsid w:val="00537C3F"/>
    <w:rsid w:val="005439C7"/>
    <w:rsid w:val="005443F5"/>
    <w:rsid w:val="00550293"/>
    <w:rsid w:val="0055112B"/>
    <w:rsid w:val="005532C6"/>
    <w:rsid w:val="00554AF2"/>
    <w:rsid w:val="00567DC4"/>
    <w:rsid w:val="0057017B"/>
    <w:rsid w:val="005735AA"/>
    <w:rsid w:val="0057399F"/>
    <w:rsid w:val="00575E76"/>
    <w:rsid w:val="0057613B"/>
    <w:rsid w:val="005765D1"/>
    <w:rsid w:val="005802E0"/>
    <w:rsid w:val="00581E09"/>
    <w:rsid w:val="0058294F"/>
    <w:rsid w:val="00583B45"/>
    <w:rsid w:val="005845CF"/>
    <w:rsid w:val="005862BC"/>
    <w:rsid w:val="00590A73"/>
    <w:rsid w:val="005923EC"/>
    <w:rsid w:val="00594664"/>
    <w:rsid w:val="00594D62"/>
    <w:rsid w:val="005A0FE4"/>
    <w:rsid w:val="005A4F8D"/>
    <w:rsid w:val="005A5DFD"/>
    <w:rsid w:val="005B0AA2"/>
    <w:rsid w:val="005C114D"/>
    <w:rsid w:val="005C5148"/>
    <w:rsid w:val="005D0134"/>
    <w:rsid w:val="005D49FC"/>
    <w:rsid w:val="005D4DFF"/>
    <w:rsid w:val="005D66C4"/>
    <w:rsid w:val="005D6F01"/>
    <w:rsid w:val="005D7A15"/>
    <w:rsid w:val="005E2983"/>
    <w:rsid w:val="005E4444"/>
    <w:rsid w:val="005E4C4E"/>
    <w:rsid w:val="005E509D"/>
    <w:rsid w:val="005E5A63"/>
    <w:rsid w:val="005E5B7A"/>
    <w:rsid w:val="005E61A2"/>
    <w:rsid w:val="005F4E9B"/>
    <w:rsid w:val="005F6C94"/>
    <w:rsid w:val="00600BAE"/>
    <w:rsid w:val="006022D1"/>
    <w:rsid w:val="00607423"/>
    <w:rsid w:val="00607972"/>
    <w:rsid w:val="00613137"/>
    <w:rsid w:val="006251EB"/>
    <w:rsid w:val="0062762A"/>
    <w:rsid w:val="00627C79"/>
    <w:rsid w:val="0063048F"/>
    <w:rsid w:val="00630C30"/>
    <w:rsid w:val="0063110B"/>
    <w:rsid w:val="00632984"/>
    <w:rsid w:val="00633282"/>
    <w:rsid w:val="00636924"/>
    <w:rsid w:val="00640D44"/>
    <w:rsid w:val="00641AAA"/>
    <w:rsid w:val="00641E4D"/>
    <w:rsid w:val="00644BDA"/>
    <w:rsid w:val="00650B00"/>
    <w:rsid w:val="006511C7"/>
    <w:rsid w:val="0065227E"/>
    <w:rsid w:val="006560D9"/>
    <w:rsid w:val="00657746"/>
    <w:rsid w:val="00660696"/>
    <w:rsid w:val="00661754"/>
    <w:rsid w:val="00662FE8"/>
    <w:rsid w:val="0066301B"/>
    <w:rsid w:val="00665D6B"/>
    <w:rsid w:val="00666D8E"/>
    <w:rsid w:val="006673A3"/>
    <w:rsid w:val="00667DBE"/>
    <w:rsid w:val="00667E3A"/>
    <w:rsid w:val="0067045B"/>
    <w:rsid w:val="0067432D"/>
    <w:rsid w:val="0067713D"/>
    <w:rsid w:val="00682282"/>
    <w:rsid w:val="0068331B"/>
    <w:rsid w:val="00685A98"/>
    <w:rsid w:val="00687939"/>
    <w:rsid w:val="00687D26"/>
    <w:rsid w:val="006964D9"/>
    <w:rsid w:val="006A2FEF"/>
    <w:rsid w:val="006B103D"/>
    <w:rsid w:val="006C13FF"/>
    <w:rsid w:val="006C26DF"/>
    <w:rsid w:val="006C5AD2"/>
    <w:rsid w:val="006C68C8"/>
    <w:rsid w:val="006C7861"/>
    <w:rsid w:val="006D281A"/>
    <w:rsid w:val="006D6908"/>
    <w:rsid w:val="006D6D8A"/>
    <w:rsid w:val="006E0D74"/>
    <w:rsid w:val="006E7013"/>
    <w:rsid w:val="006F174D"/>
    <w:rsid w:val="006F3267"/>
    <w:rsid w:val="006F4BD9"/>
    <w:rsid w:val="006F4E5C"/>
    <w:rsid w:val="006F7C57"/>
    <w:rsid w:val="00702BB2"/>
    <w:rsid w:val="00702DAA"/>
    <w:rsid w:val="00707F78"/>
    <w:rsid w:val="00707FB8"/>
    <w:rsid w:val="00711B49"/>
    <w:rsid w:val="00716C0B"/>
    <w:rsid w:val="00717257"/>
    <w:rsid w:val="007210BC"/>
    <w:rsid w:val="00721699"/>
    <w:rsid w:val="00721CEE"/>
    <w:rsid w:val="007247CE"/>
    <w:rsid w:val="00726435"/>
    <w:rsid w:val="0073109A"/>
    <w:rsid w:val="0073182A"/>
    <w:rsid w:val="00734F50"/>
    <w:rsid w:val="00736348"/>
    <w:rsid w:val="0073757B"/>
    <w:rsid w:val="00743249"/>
    <w:rsid w:val="00743468"/>
    <w:rsid w:val="00743E9B"/>
    <w:rsid w:val="00745567"/>
    <w:rsid w:val="00745DF0"/>
    <w:rsid w:val="00747C65"/>
    <w:rsid w:val="00752E66"/>
    <w:rsid w:val="007567E8"/>
    <w:rsid w:val="0076410D"/>
    <w:rsid w:val="00764858"/>
    <w:rsid w:val="00771499"/>
    <w:rsid w:val="00773BB4"/>
    <w:rsid w:val="0077434C"/>
    <w:rsid w:val="00774741"/>
    <w:rsid w:val="007816C2"/>
    <w:rsid w:val="00782EAB"/>
    <w:rsid w:val="0078561E"/>
    <w:rsid w:val="007856B9"/>
    <w:rsid w:val="00785AE2"/>
    <w:rsid w:val="0078703F"/>
    <w:rsid w:val="00791173"/>
    <w:rsid w:val="007962AB"/>
    <w:rsid w:val="00797FA4"/>
    <w:rsid w:val="007A3B52"/>
    <w:rsid w:val="007A50C2"/>
    <w:rsid w:val="007A5A10"/>
    <w:rsid w:val="007A5E3D"/>
    <w:rsid w:val="007A714F"/>
    <w:rsid w:val="007B342B"/>
    <w:rsid w:val="007B4356"/>
    <w:rsid w:val="007B5EB8"/>
    <w:rsid w:val="007B656B"/>
    <w:rsid w:val="007C2955"/>
    <w:rsid w:val="007C2DF4"/>
    <w:rsid w:val="007C50D9"/>
    <w:rsid w:val="007C5E7F"/>
    <w:rsid w:val="007C6BE3"/>
    <w:rsid w:val="007D0702"/>
    <w:rsid w:val="007D1E59"/>
    <w:rsid w:val="007D2142"/>
    <w:rsid w:val="007D37E5"/>
    <w:rsid w:val="007D4F98"/>
    <w:rsid w:val="007D60C9"/>
    <w:rsid w:val="007D7D5E"/>
    <w:rsid w:val="007E6C90"/>
    <w:rsid w:val="007F123D"/>
    <w:rsid w:val="007F2379"/>
    <w:rsid w:val="00800E9E"/>
    <w:rsid w:val="00806CC1"/>
    <w:rsid w:val="00810077"/>
    <w:rsid w:val="0081056F"/>
    <w:rsid w:val="008106C7"/>
    <w:rsid w:val="00810CEE"/>
    <w:rsid w:val="0081434B"/>
    <w:rsid w:val="00815EFC"/>
    <w:rsid w:val="0082122F"/>
    <w:rsid w:val="0082161E"/>
    <w:rsid w:val="00826C1D"/>
    <w:rsid w:val="00827933"/>
    <w:rsid w:val="0083208E"/>
    <w:rsid w:val="00845974"/>
    <w:rsid w:val="00845C46"/>
    <w:rsid w:val="00845EA6"/>
    <w:rsid w:val="00855148"/>
    <w:rsid w:val="0085643B"/>
    <w:rsid w:val="00857375"/>
    <w:rsid w:val="00865097"/>
    <w:rsid w:val="00867052"/>
    <w:rsid w:val="00877641"/>
    <w:rsid w:val="00881BAD"/>
    <w:rsid w:val="00892F1A"/>
    <w:rsid w:val="008930E1"/>
    <w:rsid w:val="00895755"/>
    <w:rsid w:val="00895DDD"/>
    <w:rsid w:val="00896D1C"/>
    <w:rsid w:val="008A1C3E"/>
    <w:rsid w:val="008A76E9"/>
    <w:rsid w:val="008B025A"/>
    <w:rsid w:val="008B0617"/>
    <w:rsid w:val="008B42E9"/>
    <w:rsid w:val="008B5491"/>
    <w:rsid w:val="008B689C"/>
    <w:rsid w:val="008B7A49"/>
    <w:rsid w:val="008C42A9"/>
    <w:rsid w:val="008C4934"/>
    <w:rsid w:val="008C64DD"/>
    <w:rsid w:val="008C73BD"/>
    <w:rsid w:val="008C76C5"/>
    <w:rsid w:val="008D7070"/>
    <w:rsid w:val="008E1B23"/>
    <w:rsid w:val="008E2AB9"/>
    <w:rsid w:val="008E5FAD"/>
    <w:rsid w:val="008E6EB6"/>
    <w:rsid w:val="008E7F88"/>
    <w:rsid w:val="008F103A"/>
    <w:rsid w:val="008F31FE"/>
    <w:rsid w:val="00903C08"/>
    <w:rsid w:val="00904D9D"/>
    <w:rsid w:val="009127E9"/>
    <w:rsid w:val="0091421F"/>
    <w:rsid w:val="009147CF"/>
    <w:rsid w:val="0091782A"/>
    <w:rsid w:val="00917EFF"/>
    <w:rsid w:val="00920222"/>
    <w:rsid w:val="009220FA"/>
    <w:rsid w:val="009223DA"/>
    <w:rsid w:val="0092246C"/>
    <w:rsid w:val="00932DAC"/>
    <w:rsid w:val="00933A9C"/>
    <w:rsid w:val="00934924"/>
    <w:rsid w:val="00934DEB"/>
    <w:rsid w:val="009353A7"/>
    <w:rsid w:val="009368B6"/>
    <w:rsid w:val="00936F32"/>
    <w:rsid w:val="009406B8"/>
    <w:rsid w:val="0094273A"/>
    <w:rsid w:val="00943F6A"/>
    <w:rsid w:val="00945BDC"/>
    <w:rsid w:val="00945C5A"/>
    <w:rsid w:val="00953205"/>
    <w:rsid w:val="00953E5B"/>
    <w:rsid w:val="00955A04"/>
    <w:rsid w:val="00966954"/>
    <w:rsid w:val="00966994"/>
    <w:rsid w:val="0097194F"/>
    <w:rsid w:val="00971C95"/>
    <w:rsid w:val="0097580E"/>
    <w:rsid w:val="00980915"/>
    <w:rsid w:val="00983D5B"/>
    <w:rsid w:val="00985264"/>
    <w:rsid w:val="00985F98"/>
    <w:rsid w:val="00986C08"/>
    <w:rsid w:val="00990DFC"/>
    <w:rsid w:val="00991A2D"/>
    <w:rsid w:val="009958DA"/>
    <w:rsid w:val="009A122F"/>
    <w:rsid w:val="009A42B9"/>
    <w:rsid w:val="009A5FAC"/>
    <w:rsid w:val="009A7570"/>
    <w:rsid w:val="009B03D5"/>
    <w:rsid w:val="009B0B20"/>
    <w:rsid w:val="009B4B8F"/>
    <w:rsid w:val="009B4F0A"/>
    <w:rsid w:val="009B5458"/>
    <w:rsid w:val="009B7C62"/>
    <w:rsid w:val="009C096D"/>
    <w:rsid w:val="009C2B6F"/>
    <w:rsid w:val="009C3D17"/>
    <w:rsid w:val="009C561E"/>
    <w:rsid w:val="009C7313"/>
    <w:rsid w:val="009D0862"/>
    <w:rsid w:val="009D130B"/>
    <w:rsid w:val="009D1B59"/>
    <w:rsid w:val="009D6468"/>
    <w:rsid w:val="009E382F"/>
    <w:rsid w:val="009E38C7"/>
    <w:rsid w:val="009E4B6E"/>
    <w:rsid w:val="009E7D2C"/>
    <w:rsid w:val="009F06B3"/>
    <w:rsid w:val="009F1C42"/>
    <w:rsid w:val="009F4C13"/>
    <w:rsid w:val="009F5619"/>
    <w:rsid w:val="00A0053F"/>
    <w:rsid w:val="00A00584"/>
    <w:rsid w:val="00A01CC6"/>
    <w:rsid w:val="00A1079B"/>
    <w:rsid w:val="00A15145"/>
    <w:rsid w:val="00A16DE7"/>
    <w:rsid w:val="00A2118B"/>
    <w:rsid w:val="00A21EBB"/>
    <w:rsid w:val="00A31BF7"/>
    <w:rsid w:val="00A32074"/>
    <w:rsid w:val="00A33C9A"/>
    <w:rsid w:val="00A42047"/>
    <w:rsid w:val="00A426A6"/>
    <w:rsid w:val="00A426ED"/>
    <w:rsid w:val="00A44CC8"/>
    <w:rsid w:val="00A46783"/>
    <w:rsid w:val="00A563CA"/>
    <w:rsid w:val="00A56F72"/>
    <w:rsid w:val="00A607DE"/>
    <w:rsid w:val="00A64430"/>
    <w:rsid w:val="00A70D70"/>
    <w:rsid w:val="00A71E6D"/>
    <w:rsid w:val="00A75345"/>
    <w:rsid w:val="00A801CB"/>
    <w:rsid w:val="00A82783"/>
    <w:rsid w:val="00A828F9"/>
    <w:rsid w:val="00A82C2F"/>
    <w:rsid w:val="00A87CEA"/>
    <w:rsid w:val="00A87E13"/>
    <w:rsid w:val="00A90B55"/>
    <w:rsid w:val="00A970C5"/>
    <w:rsid w:val="00AA25AD"/>
    <w:rsid w:val="00AA2773"/>
    <w:rsid w:val="00AA3FE6"/>
    <w:rsid w:val="00AA6B09"/>
    <w:rsid w:val="00AA6BF7"/>
    <w:rsid w:val="00AB173E"/>
    <w:rsid w:val="00AB179B"/>
    <w:rsid w:val="00AB2C4C"/>
    <w:rsid w:val="00AB596F"/>
    <w:rsid w:val="00AC1AC6"/>
    <w:rsid w:val="00AC758B"/>
    <w:rsid w:val="00AD174D"/>
    <w:rsid w:val="00AD1F04"/>
    <w:rsid w:val="00AD3991"/>
    <w:rsid w:val="00AD4DB2"/>
    <w:rsid w:val="00AD5E45"/>
    <w:rsid w:val="00AD67ED"/>
    <w:rsid w:val="00AE0896"/>
    <w:rsid w:val="00AE08BE"/>
    <w:rsid w:val="00AE17F4"/>
    <w:rsid w:val="00AE1C17"/>
    <w:rsid w:val="00AE38FE"/>
    <w:rsid w:val="00AE4382"/>
    <w:rsid w:val="00AE65B0"/>
    <w:rsid w:val="00AE6873"/>
    <w:rsid w:val="00AF276A"/>
    <w:rsid w:val="00AF2C5B"/>
    <w:rsid w:val="00AF4798"/>
    <w:rsid w:val="00AF4A2F"/>
    <w:rsid w:val="00AF558D"/>
    <w:rsid w:val="00B02073"/>
    <w:rsid w:val="00B0333E"/>
    <w:rsid w:val="00B072E9"/>
    <w:rsid w:val="00B11080"/>
    <w:rsid w:val="00B1479A"/>
    <w:rsid w:val="00B14E6F"/>
    <w:rsid w:val="00B216FF"/>
    <w:rsid w:val="00B240A8"/>
    <w:rsid w:val="00B24936"/>
    <w:rsid w:val="00B26605"/>
    <w:rsid w:val="00B30EE6"/>
    <w:rsid w:val="00B32C8E"/>
    <w:rsid w:val="00B3536B"/>
    <w:rsid w:val="00B36F1C"/>
    <w:rsid w:val="00B4160D"/>
    <w:rsid w:val="00B43BA0"/>
    <w:rsid w:val="00B474C7"/>
    <w:rsid w:val="00B537DB"/>
    <w:rsid w:val="00B55ECB"/>
    <w:rsid w:val="00B6081F"/>
    <w:rsid w:val="00B60B90"/>
    <w:rsid w:val="00B62E45"/>
    <w:rsid w:val="00B63912"/>
    <w:rsid w:val="00B6650E"/>
    <w:rsid w:val="00B67C0F"/>
    <w:rsid w:val="00B70C5D"/>
    <w:rsid w:val="00B72BEC"/>
    <w:rsid w:val="00B74F06"/>
    <w:rsid w:val="00B750E5"/>
    <w:rsid w:val="00B82038"/>
    <w:rsid w:val="00B8214D"/>
    <w:rsid w:val="00B82E90"/>
    <w:rsid w:val="00B85129"/>
    <w:rsid w:val="00B87A90"/>
    <w:rsid w:val="00B92F3B"/>
    <w:rsid w:val="00B95683"/>
    <w:rsid w:val="00BA2202"/>
    <w:rsid w:val="00BA42DE"/>
    <w:rsid w:val="00BA4A19"/>
    <w:rsid w:val="00BB2895"/>
    <w:rsid w:val="00BB4BA5"/>
    <w:rsid w:val="00BB56F4"/>
    <w:rsid w:val="00BB5EDA"/>
    <w:rsid w:val="00BB6A76"/>
    <w:rsid w:val="00BC2BB8"/>
    <w:rsid w:val="00BC4C9B"/>
    <w:rsid w:val="00BC6689"/>
    <w:rsid w:val="00BD3809"/>
    <w:rsid w:val="00BD3A4B"/>
    <w:rsid w:val="00BD4A7F"/>
    <w:rsid w:val="00BE0441"/>
    <w:rsid w:val="00BE55B5"/>
    <w:rsid w:val="00BE5D99"/>
    <w:rsid w:val="00BE6FAE"/>
    <w:rsid w:val="00BE7495"/>
    <w:rsid w:val="00BF5495"/>
    <w:rsid w:val="00BF73C0"/>
    <w:rsid w:val="00C02017"/>
    <w:rsid w:val="00C049C7"/>
    <w:rsid w:val="00C10697"/>
    <w:rsid w:val="00C15949"/>
    <w:rsid w:val="00C21F0C"/>
    <w:rsid w:val="00C25950"/>
    <w:rsid w:val="00C265E7"/>
    <w:rsid w:val="00C26F7D"/>
    <w:rsid w:val="00C27139"/>
    <w:rsid w:val="00C27AE4"/>
    <w:rsid w:val="00C30D28"/>
    <w:rsid w:val="00C3230F"/>
    <w:rsid w:val="00C332D0"/>
    <w:rsid w:val="00C35BD3"/>
    <w:rsid w:val="00C36C04"/>
    <w:rsid w:val="00C41453"/>
    <w:rsid w:val="00C42536"/>
    <w:rsid w:val="00C450F4"/>
    <w:rsid w:val="00C4687F"/>
    <w:rsid w:val="00C46B5F"/>
    <w:rsid w:val="00C5178E"/>
    <w:rsid w:val="00C536B6"/>
    <w:rsid w:val="00C537D9"/>
    <w:rsid w:val="00C60517"/>
    <w:rsid w:val="00C619B5"/>
    <w:rsid w:val="00C643C6"/>
    <w:rsid w:val="00C66C83"/>
    <w:rsid w:val="00C67431"/>
    <w:rsid w:val="00C678C0"/>
    <w:rsid w:val="00C72EB0"/>
    <w:rsid w:val="00C73458"/>
    <w:rsid w:val="00C73713"/>
    <w:rsid w:val="00C76336"/>
    <w:rsid w:val="00C76620"/>
    <w:rsid w:val="00C80023"/>
    <w:rsid w:val="00C81FDB"/>
    <w:rsid w:val="00C83341"/>
    <w:rsid w:val="00C87C5A"/>
    <w:rsid w:val="00C90A7F"/>
    <w:rsid w:val="00CA120D"/>
    <w:rsid w:val="00CA1310"/>
    <w:rsid w:val="00CA4371"/>
    <w:rsid w:val="00CA64ED"/>
    <w:rsid w:val="00CB2DC0"/>
    <w:rsid w:val="00CB7431"/>
    <w:rsid w:val="00CB7B89"/>
    <w:rsid w:val="00CC1089"/>
    <w:rsid w:val="00CC4703"/>
    <w:rsid w:val="00CC4FF1"/>
    <w:rsid w:val="00CC60E5"/>
    <w:rsid w:val="00CD397E"/>
    <w:rsid w:val="00CD5315"/>
    <w:rsid w:val="00CD6FB9"/>
    <w:rsid w:val="00CD7E34"/>
    <w:rsid w:val="00CE1AEC"/>
    <w:rsid w:val="00CE2C79"/>
    <w:rsid w:val="00CE4D29"/>
    <w:rsid w:val="00CF1BDC"/>
    <w:rsid w:val="00CF5B27"/>
    <w:rsid w:val="00CF7AA8"/>
    <w:rsid w:val="00D00C94"/>
    <w:rsid w:val="00D023D1"/>
    <w:rsid w:val="00D039F3"/>
    <w:rsid w:val="00D04704"/>
    <w:rsid w:val="00D05979"/>
    <w:rsid w:val="00D07985"/>
    <w:rsid w:val="00D14B54"/>
    <w:rsid w:val="00D16DD0"/>
    <w:rsid w:val="00D20882"/>
    <w:rsid w:val="00D21D21"/>
    <w:rsid w:val="00D24912"/>
    <w:rsid w:val="00D273F1"/>
    <w:rsid w:val="00D30C00"/>
    <w:rsid w:val="00D31E8C"/>
    <w:rsid w:val="00D353A4"/>
    <w:rsid w:val="00D362A0"/>
    <w:rsid w:val="00D411E7"/>
    <w:rsid w:val="00D41C10"/>
    <w:rsid w:val="00D4398D"/>
    <w:rsid w:val="00D43C6C"/>
    <w:rsid w:val="00D45FA4"/>
    <w:rsid w:val="00D4611F"/>
    <w:rsid w:val="00D51635"/>
    <w:rsid w:val="00D54026"/>
    <w:rsid w:val="00D553C6"/>
    <w:rsid w:val="00D5707C"/>
    <w:rsid w:val="00D61423"/>
    <w:rsid w:val="00D61855"/>
    <w:rsid w:val="00D62995"/>
    <w:rsid w:val="00D62A9D"/>
    <w:rsid w:val="00D630F8"/>
    <w:rsid w:val="00D63F8D"/>
    <w:rsid w:val="00D647AA"/>
    <w:rsid w:val="00D67E26"/>
    <w:rsid w:val="00D67FCA"/>
    <w:rsid w:val="00D702AC"/>
    <w:rsid w:val="00D723DB"/>
    <w:rsid w:val="00D756A8"/>
    <w:rsid w:val="00D80691"/>
    <w:rsid w:val="00D80A99"/>
    <w:rsid w:val="00D82235"/>
    <w:rsid w:val="00D83C08"/>
    <w:rsid w:val="00D84E55"/>
    <w:rsid w:val="00D84E64"/>
    <w:rsid w:val="00D87A72"/>
    <w:rsid w:val="00D90FA2"/>
    <w:rsid w:val="00D92DD9"/>
    <w:rsid w:val="00D935D1"/>
    <w:rsid w:val="00D95258"/>
    <w:rsid w:val="00D9759B"/>
    <w:rsid w:val="00DA01FE"/>
    <w:rsid w:val="00DA7F9B"/>
    <w:rsid w:val="00DB24BD"/>
    <w:rsid w:val="00DB3B28"/>
    <w:rsid w:val="00DC2CC7"/>
    <w:rsid w:val="00DC4B5C"/>
    <w:rsid w:val="00DC4F82"/>
    <w:rsid w:val="00DC5D59"/>
    <w:rsid w:val="00DD0391"/>
    <w:rsid w:val="00DD057E"/>
    <w:rsid w:val="00DD2D79"/>
    <w:rsid w:val="00DE0847"/>
    <w:rsid w:val="00DE380F"/>
    <w:rsid w:val="00DE52FD"/>
    <w:rsid w:val="00DE56D3"/>
    <w:rsid w:val="00DE67A3"/>
    <w:rsid w:val="00DF0022"/>
    <w:rsid w:val="00DF00D8"/>
    <w:rsid w:val="00DF08D5"/>
    <w:rsid w:val="00DF1D3F"/>
    <w:rsid w:val="00DF455D"/>
    <w:rsid w:val="00DF49D3"/>
    <w:rsid w:val="00E00920"/>
    <w:rsid w:val="00E023A5"/>
    <w:rsid w:val="00E064D4"/>
    <w:rsid w:val="00E11B5A"/>
    <w:rsid w:val="00E13FDF"/>
    <w:rsid w:val="00E16023"/>
    <w:rsid w:val="00E17DCF"/>
    <w:rsid w:val="00E2004B"/>
    <w:rsid w:val="00E22339"/>
    <w:rsid w:val="00E23BFD"/>
    <w:rsid w:val="00E24CB3"/>
    <w:rsid w:val="00E27B8D"/>
    <w:rsid w:val="00E30C85"/>
    <w:rsid w:val="00E31AF4"/>
    <w:rsid w:val="00E32970"/>
    <w:rsid w:val="00E33FCD"/>
    <w:rsid w:val="00E341DC"/>
    <w:rsid w:val="00E43793"/>
    <w:rsid w:val="00E5010E"/>
    <w:rsid w:val="00E50D59"/>
    <w:rsid w:val="00E517FF"/>
    <w:rsid w:val="00E52A08"/>
    <w:rsid w:val="00E60620"/>
    <w:rsid w:val="00E649ED"/>
    <w:rsid w:val="00E65281"/>
    <w:rsid w:val="00E665F0"/>
    <w:rsid w:val="00E6680E"/>
    <w:rsid w:val="00E703D2"/>
    <w:rsid w:val="00E743A4"/>
    <w:rsid w:val="00E749C7"/>
    <w:rsid w:val="00E75BE8"/>
    <w:rsid w:val="00E763AE"/>
    <w:rsid w:val="00E76666"/>
    <w:rsid w:val="00E81B5B"/>
    <w:rsid w:val="00E8475B"/>
    <w:rsid w:val="00E86BDD"/>
    <w:rsid w:val="00E87036"/>
    <w:rsid w:val="00E918B4"/>
    <w:rsid w:val="00E93553"/>
    <w:rsid w:val="00E94CB5"/>
    <w:rsid w:val="00E94F01"/>
    <w:rsid w:val="00E95137"/>
    <w:rsid w:val="00E97202"/>
    <w:rsid w:val="00E97B0B"/>
    <w:rsid w:val="00EA631D"/>
    <w:rsid w:val="00EB3597"/>
    <w:rsid w:val="00EB6964"/>
    <w:rsid w:val="00EC0BE2"/>
    <w:rsid w:val="00EC5F9E"/>
    <w:rsid w:val="00ED33DA"/>
    <w:rsid w:val="00ED4000"/>
    <w:rsid w:val="00ED529B"/>
    <w:rsid w:val="00ED6EBF"/>
    <w:rsid w:val="00ED743B"/>
    <w:rsid w:val="00ED75CF"/>
    <w:rsid w:val="00ED7619"/>
    <w:rsid w:val="00EE1BA6"/>
    <w:rsid w:val="00EE2FC1"/>
    <w:rsid w:val="00EE60D2"/>
    <w:rsid w:val="00EF0BF6"/>
    <w:rsid w:val="00EF25FD"/>
    <w:rsid w:val="00EF27BC"/>
    <w:rsid w:val="00EF3486"/>
    <w:rsid w:val="00EF3618"/>
    <w:rsid w:val="00EF5F58"/>
    <w:rsid w:val="00EF65A2"/>
    <w:rsid w:val="00EF6973"/>
    <w:rsid w:val="00F00AC8"/>
    <w:rsid w:val="00F00B8C"/>
    <w:rsid w:val="00F01A58"/>
    <w:rsid w:val="00F04A5D"/>
    <w:rsid w:val="00F07DB7"/>
    <w:rsid w:val="00F1179F"/>
    <w:rsid w:val="00F12F54"/>
    <w:rsid w:val="00F17324"/>
    <w:rsid w:val="00F250B5"/>
    <w:rsid w:val="00F25827"/>
    <w:rsid w:val="00F25B4B"/>
    <w:rsid w:val="00F339FF"/>
    <w:rsid w:val="00F33CDA"/>
    <w:rsid w:val="00F35710"/>
    <w:rsid w:val="00F35C56"/>
    <w:rsid w:val="00F37E94"/>
    <w:rsid w:val="00F40021"/>
    <w:rsid w:val="00F44317"/>
    <w:rsid w:val="00F44323"/>
    <w:rsid w:val="00F449FE"/>
    <w:rsid w:val="00F46467"/>
    <w:rsid w:val="00F50513"/>
    <w:rsid w:val="00F5228E"/>
    <w:rsid w:val="00F52F27"/>
    <w:rsid w:val="00F53F8B"/>
    <w:rsid w:val="00F6091F"/>
    <w:rsid w:val="00F62A6A"/>
    <w:rsid w:val="00F64996"/>
    <w:rsid w:val="00F7188F"/>
    <w:rsid w:val="00F7265C"/>
    <w:rsid w:val="00F72EE8"/>
    <w:rsid w:val="00F75C25"/>
    <w:rsid w:val="00F77EF6"/>
    <w:rsid w:val="00F80369"/>
    <w:rsid w:val="00F81843"/>
    <w:rsid w:val="00F82528"/>
    <w:rsid w:val="00F84DD2"/>
    <w:rsid w:val="00F850C5"/>
    <w:rsid w:val="00F91901"/>
    <w:rsid w:val="00F95D1B"/>
    <w:rsid w:val="00F975D4"/>
    <w:rsid w:val="00FA04B6"/>
    <w:rsid w:val="00FA414A"/>
    <w:rsid w:val="00FB0689"/>
    <w:rsid w:val="00FB5172"/>
    <w:rsid w:val="00FC4070"/>
    <w:rsid w:val="00FC43B6"/>
    <w:rsid w:val="00FC5C3D"/>
    <w:rsid w:val="00FD1581"/>
    <w:rsid w:val="00FD2CDC"/>
    <w:rsid w:val="00FD36A8"/>
    <w:rsid w:val="00FD7E4A"/>
    <w:rsid w:val="00FD7F90"/>
    <w:rsid w:val="00FE1E29"/>
    <w:rsid w:val="00FE45A9"/>
    <w:rsid w:val="00FE5CDF"/>
    <w:rsid w:val="00FF3F96"/>
    <w:rsid w:val="00FF466B"/>
    <w:rsid w:val="00FF4F23"/>
    <w:rsid w:val="00FF7D6C"/>
    <w:rsid w:val="03BAE227"/>
    <w:rsid w:val="07388BE3"/>
    <w:rsid w:val="0814B76C"/>
    <w:rsid w:val="0A0F2569"/>
    <w:rsid w:val="0B1DE69E"/>
    <w:rsid w:val="0D9D8538"/>
    <w:rsid w:val="11DA3E6D"/>
    <w:rsid w:val="123E52DE"/>
    <w:rsid w:val="15B88BD7"/>
    <w:rsid w:val="16309B63"/>
    <w:rsid w:val="18CD14EC"/>
    <w:rsid w:val="1AB3D6C1"/>
    <w:rsid w:val="1E5282CD"/>
    <w:rsid w:val="1F44B1FE"/>
    <w:rsid w:val="1FC0B58A"/>
    <w:rsid w:val="25AB4862"/>
    <w:rsid w:val="275157A5"/>
    <w:rsid w:val="299D22FA"/>
    <w:rsid w:val="300C647E"/>
    <w:rsid w:val="3522B565"/>
    <w:rsid w:val="3A283745"/>
    <w:rsid w:val="3D3F17D0"/>
    <w:rsid w:val="3EA002EB"/>
    <w:rsid w:val="4251143B"/>
    <w:rsid w:val="44A8C53A"/>
    <w:rsid w:val="44E061F2"/>
    <w:rsid w:val="47A4CB78"/>
    <w:rsid w:val="4A53536A"/>
    <w:rsid w:val="4E31C8FF"/>
    <w:rsid w:val="525DE29D"/>
    <w:rsid w:val="53A2D9FC"/>
    <w:rsid w:val="5ABD688A"/>
    <w:rsid w:val="629E9BE9"/>
    <w:rsid w:val="65F28E60"/>
    <w:rsid w:val="6682310E"/>
    <w:rsid w:val="6FE74C3B"/>
    <w:rsid w:val="754F306C"/>
    <w:rsid w:val="7938F276"/>
    <w:rsid w:val="7A91CE7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B72EA"/>
  <w15:docId w15:val="{972706CB-C663-4F7E-B075-9A9071A87BF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A120D"/>
    <w:pPr>
      <w:spacing w:after="200" w:line="276" w:lineRule="auto"/>
    </w:pPr>
    <w:rPr>
      <w:lang w:val="es-ES_tradnl" w:eastAsia="es-ES"/>
    </w:rPr>
  </w:style>
  <w:style w:type="paragraph" w:styleId="Ttulo1">
    <w:name w:val="heading 1"/>
    <w:basedOn w:val="Normal"/>
    <w:next w:val="Normal"/>
    <w:link w:val="Ttulo1Car"/>
    <w:uiPriority w:val="9"/>
    <w:qFormat/>
    <w:rsid w:val="00421E61"/>
    <w:pPr>
      <w:keepNext/>
      <w:keepLines/>
      <w:spacing w:before="240" w:after="0" w:line="240" w:lineRule="auto"/>
      <w:outlineLvl w:val="0"/>
    </w:pPr>
    <w:rPr>
      <w:rFonts w:ascii="Cambria" w:hAnsi="Cambria" w:eastAsiaTheme="majorEastAsia" w:cstheme="majorBidi"/>
      <w:b/>
      <w:szCs w:val="32"/>
      <w:lang w:val="es-ES"/>
    </w:rPr>
  </w:style>
  <w:style w:type="paragraph" w:styleId="Ttulo2">
    <w:name w:val="heading 2"/>
    <w:basedOn w:val="Normal"/>
    <w:next w:val="Normal"/>
    <w:link w:val="Ttulo2Car"/>
    <w:uiPriority w:val="9"/>
    <w:unhideWhenUsed/>
    <w:qFormat/>
    <w:rsid w:val="00E22339"/>
    <w:pPr>
      <w:keepNext/>
      <w:keepLines/>
      <w:spacing w:before="40" w:after="0" w:line="259" w:lineRule="auto"/>
      <w:outlineLvl w:val="1"/>
    </w:pPr>
    <w:rPr>
      <w:rFonts w:asciiTheme="majorHAnsi" w:hAnsiTheme="majorHAnsi" w:eastAsiaTheme="majorEastAsia" w:cstheme="majorBidi"/>
      <w:color w:val="2E74B5" w:themeColor="accent1" w:themeShade="BF"/>
      <w:sz w:val="26"/>
      <w:szCs w:val="26"/>
      <w:lang w:val="es-CO" w:eastAsia="en-US"/>
    </w:rPr>
  </w:style>
  <w:style w:type="paragraph" w:styleId="Ttulo3">
    <w:name w:val="heading 3"/>
    <w:basedOn w:val="Normal"/>
    <w:next w:val="Normal"/>
    <w:link w:val="Ttulo3Car"/>
    <w:uiPriority w:val="9"/>
    <w:semiHidden/>
    <w:unhideWhenUsed/>
    <w:qFormat/>
    <w:rsid w:val="00311439"/>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aconcuadrcula">
    <w:name w:val="Table Grid"/>
    <w:basedOn w:val="Tablanormal"/>
    <w:uiPriority w:val="59"/>
    <w:rsid w:val="00DC4F82"/>
    <w:pPr>
      <w:spacing w:after="0" w:line="240" w:lineRule="auto"/>
    </w:pPr>
    <w:rPr>
      <w:lang w:val="es-ES_tradnl" w:eastAsia="es-E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ipervnculo">
    <w:name w:val="Hyperlink"/>
    <w:basedOn w:val="Fuentedeprrafopredeter"/>
    <w:uiPriority w:val="99"/>
    <w:unhideWhenUsed/>
    <w:rsid w:val="00DC4F82"/>
    <w:rPr>
      <w:color w:val="0563C1" w:themeColor="hyperlink"/>
      <w:u w:val="single"/>
    </w:rPr>
  </w:style>
  <w:style w:type="paragraph" w:styleId="Sinespaciado">
    <w:name w:val="No Spacing"/>
    <w:link w:val="SinespaciadoCar"/>
    <w:uiPriority w:val="1"/>
    <w:qFormat/>
    <w:rsid w:val="00DC4F82"/>
    <w:pPr>
      <w:widowControl w:val="0"/>
      <w:wordWrap w:val="0"/>
      <w:autoSpaceDE w:val="0"/>
      <w:autoSpaceDN w:val="0"/>
      <w:spacing w:after="0" w:line="240" w:lineRule="auto"/>
      <w:jc w:val="both"/>
    </w:pPr>
    <w:rPr>
      <w:rFonts w:eastAsiaTheme="minorEastAsia"/>
      <w:kern w:val="2"/>
      <w:sz w:val="20"/>
      <w:lang w:val="en-US" w:eastAsia="ko-KR"/>
    </w:rPr>
  </w:style>
  <w:style w:type="character" w:styleId="SinespaciadoCar" w:customStyle="1">
    <w:name w:val="Sin espaciado Car"/>
    <w:basedOn w:val="Fuentedeprrafopredeter"/>
    <w:link w:val="Sinespaciado"/>
    <w:uiPriority w:val="1"/>
    <w:rsid w:val="00DC4F82"/>
    <w:rPr>
      <w:rFonts w:eastAsiaTheme="minorEastAsia"/>
      <w:kern w:val="2"/>
      <w:sz w:val="20"/>
      <w:lang w:val="en-US" w:eastAsia="ko-KR"/>
    </w:rPr>
  </w:style>
  <w:style w:type="paragraph" w:styleId="Encabezado">
    <w:name w:val="header"/>
    <w:basedOn w:val="Normal"/>
    <w:link w:val="EncabezadoCar"/>
    <w:uiPriority w:val="99"/>
    <w:unhideWhenUsed/>
    <w:rsid w:val="009E7D2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9E7D2C"/>
    <w:rPr>
      <w:lang w:val="es-ES_tradnl" w:eastAsia="es-ES"/>
    </w:rPr>
  </w:style>
  <w:style w:type="paragraph" w:styleId="Piedepgina">
    <w:name w:val="footer"/>
    <w:basedOn w:val="Normal"/>
    <w:link w:val="PiedepginaCar"/>
    <w:uiPriority w:val="99"/>
    <w:unhideWhenUsed/>
    <w:rsid w:val="009E7D2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9E7D2C"/>
    <w:rPr>
      <w:lang w:val="es-ES_tradnl" w:eastAsia="es-ES"/>
    </w:rPr>
  </w:style>
  <w:style w:type="character" w:styleId="Ttulo1Car" w:customStyle="1">
    <w:name w:val="Título 1 Car"/>
    <w:basedOn w:val="Fuentedeprrafopredeter"/>
    <w:link w:val="Ttulo1"/>
    <w:uiPriority w:val="9"/>
    <w:rsid w:val="00421E61"/>
    <w:rPr>
      <w:rFonts w:ascii="Cambria" w:hAnsi="Cambria" w:eastAsiaTheme="majorEastAsia" w:cstheme="majorBidi"/>
      <w:b/>
      <w:szCs w:val="32"/>
      <w:lang w:val="es-ES" w:eastAsia="es-ES"/>
    </w:rPr>
  </w:style>
  <w:style w:type="character" w:styleId="Refdecomentario">
    <w:name w:val="annotation reference"/>
    <w:basedOn w:val="Fuentedeprrafopredeter"/>
    <w:uiPriority w:val="99"/>
    <w:semiHidden/>
    <w:unhideWhenUsed/>
    <w:rsid w:val="005D6F01"/>
    <w:rPr>
      <w:sz w:val="16"/>
      <w:szCs w:val="16"/>
    </w:rPr>
  </w:style>
  <w:style w:type="paragraph" w:styleId="Textocomentario">
    <w:name w:val="annotation text"/>
    <w:basedOn w:val="Normal"/>
    <w:link w:val="TextocomentarioCar"/>
    <w:uiPriority w:val="99"/>
    <w:semiHidden/>
    <w:unhideWhenUsed/>
    <w:rsid w:val="005D6F01"/>
    <w:pPr>
      <w:spacing w:line="240" w:lineRule="auto"/>
    </w:pPr>
    <w:rPr>
      <w:sz w:val="20"/>
      <w:szCs w:val="20"/>
    </w:rPr>
  </w:style>
  <w:style w:type="character" w:styleId="TextocomentarioCar" w:customStyle="1">
    <w:name w:val="Texto comentario Car"/>
    <w:basedOn w:val="Fuentedeprrafopredeter"/>
    <w:link w:val="Textocomentario"/>
    <w:uiPriority w:val="99"/>
    <w:semiHidden/>
    <w:rsid w:val="005D6F01"/>
    <w:rPr>
      <w:sz w:val="20"/>
      <w:szCs w:val="20"/>
      <w:lang w:val="es-ES_tradnl" w:eastAsia="es-ES"/>
    </w:rPr>
  </w:style>
  <w:style w:type="paragraph" w:styleId="Asuntodelcomentario">
    <w:name w:val="annotation subject"/>
    <w:basedOn w:val="Textocomentario"/>
    <w:next w:val="Textocomentario"/>
    <w:link w:val="AsuntodelcomentarioCar"/>
    <w:uiPriority w:val="99"/>
    <w:semiHidden/>
    <w:unhideWhenUsed/>
    <w:rsid w:val="005D6F01"/>
    <w:rPr>
      <w:b/>
      <w:bCs/>
    </w:rPr>
  </w:style>
  <w:style w:type="character" w:styleId="AsuntodelcomentarioCar" w:customStyle="1">
    <w:name w:val="Asunto del comentario Car"/>
    <w:basedOn w:val="TextocomentarioCar"/>
    <w:link w:val="Asuntodelcomentario"/>
    <w:uiPriority w:val="99"/>
    <w:semiHidden/>
    <w:rsid w:val="005D6F01"/>
    <w:rPr>
      <w:b/>
      <w:bCs/>
      <w:sz w:val="20"/>
      <w:szCs w:val="20"/>
      <w:lang w:val="es-ES_tradnl" w:eastAsia="es-ES"/>
    </w:rPr>
  </w:style>
  <w:style w:type="paragraph" w:styleId="Textodeglobo">
    <w:name w:val="Balloon Text"/>
    <w:basedOn w:val="Normal"/>
    <w:link w:val="TextodegloboCar"/>
    <w:uiPriority w:val="99"/>
    <w:semiHidden/>
    <w:unhideWhenUsed/>
    <w:rsid w:val="005D6F01"/>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5D6F01"/>
    <w:rPr>
      <w:rFonts w:ascii="Segoe UI" w:hAnsi="Segoe UI" w:cs="Segoe UI"/>
      <w:sz w:val="18"/>
      <w:szCs w:val="18"/>
      <w:lang w:val="es-ES_tradnl" w:eastAsia="es-ES"/>
    </w:rPr>
  </w:style>
  <w:style w:type="paragraph" w:styleId="Prrafodelista">
    <w:name w:val="List Paragraph"/>
    <w:aliases w:val="Norm,cuadro,figura,List Paragraph,Lista vistosa - Énfasis 11,viñeta,List Paragraph1,Cuadro,Párrafo de lista1"/>
    <w:basedOn w:val="Normal"/>
    <w:link w:val="PrrafodelistaCar"/>
    <w:uiPriority w:val="34"/>
    <w:qFormat/>
    <w:rsid w:val="00CA1310"/>
    <w:pPr>
      <w:ind w:left="720"/>
      <w:contextualSpacing/>
    </w:pPr>
  </w:style>
  <w:style w:type="character" w:styleId="Ttulo2Car" w:customStyle="1">
    <w:name w:val="Título 2 Car"/>
    <w:basedOn w:val="Fuentedeprrafopredeter"/>
    <w:link w:val="Ttulo2"/>
    <w:uiPriority w:val="9"/>
    <w:rsid w:val="00E22339"/>
    <w:rPr>
      <w:rFonts w:asciiTheme="majorHAnsi" w:hAnsiTheme="majorHAnsi" w:eastAsiaTheme="majorEastAsia" w:cstheme="majorBidi"/>
      <w:color w:val="2E74B5" w:themeColor="accent1" w:themeShade="BF"/>
      <w:sz w:val="26"/>
      <w:szCs w:val="26"/>
    </w:rPr>
  </w:style>
  <w:style w:type="table" w:styleId="Tablanormal1">
    <w:name w:val="Plain Table 1"/>
    <w:basedOn w:val="Tablanormal"/>
    <w:uiPriority w:val="41"/>
    <w:rsid w:val="00E22339"/>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9147CF"/>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F00B8C"/>
    <w:pPr>
      <w:spacing w:before="100" w:beforeAutospacing="1" w:after="100" w:afterAutospacing="1" w:line="240" w:lineRule="auto"/>
    </w:pPr>
    <w:rPr>
      <w:rFonts w:ascii="Times New Roman" w:hAnsi="Times New Roman" w:eastAsia="Times New Roman" w:cs="Times New Roman"/>
      <w:sz w:val="24"/>
      <w:szCs w:val="24"/>
      <w:lang w:val="es-CO" w:eastAsia="es-CO"/>
    </w:rPr>
  </w:style>
  <w:style w:type="character" w:styleId="nfasis">
    <w:name w:val="Emphasis"/>
    <w:basedOn w:val="Fuentedeprrafopredeter"/>
    <w:uiPriority w:val="20"/>
    <w:qFormat/>
    <w:rsid w:val="00F00B8C"/>
    <w:rPr>
      <w:i/>
      <w:iCs/>
    </w:rPr>
  </w:style>
  <w:style w:type="character" w:styleId="Mencinsinresolver1" w:customStyle="1">
    <w:name w:val="Mención sin resolver1"/>
    <w:basedOn w:val="Fuentedeprrafopredeter"/>
    <w:uiPriority w:val="99"/>
    <w:semiHidden/>
    <w:unhideWhenUsed/>
    <w:rsid w:val="007A5A10"/>
    <w:rPr>
      <w:color w:val="808080"/>
      <w:shd w:val="clear" w:color="auto" w:fill="E6E6E6"/>
    </w:rPr>
  </w:style>
  <w:style w:type="character" w:styleId="Hipervnculovisitado">
    <w:name w:val="FollowedHyperlink"/>
    <w:basedOn w:val="Fuentedeprrafopredeter"/>
    <w:uiPriority w:val="99"/>
    <w:semiHidden/>
    <w:unhideWhenUsed/>
    <w:rsid w:val="002600CC"/>
    <w:rPr>
      <w:color w:val="954F72" w:themeColor="followedHyperlink"/>
      <w:u w:val="single"/>
    </w:rPr>
  </w:style>
  <w:style w:type="character" w:styleId="PrrafodelistaCar" w:customStyle="1">
    <w:name w:val="Párrafo de lista Car"/>
    <w:aliases w:val="Norm Car,cuadro Car,figura Car,List Paragraph Car,Lista vistosa - Énfasis 11 Car,viñeta Car,List Paragraph1 Car,Cuadro Car,Párrafo de lista1 Car"/>
    <w:link w:val="Prrafodelista"/>
    <w:uiPriority w:val="34"/>
    <w:locked/>
    <w:rsid w:val="00E94CB5"/>
    <w:rPr>
      <w:lang w:val="es-ES_tradnl" w:eastAsia="es-ES"/>
    </w:rPr>
  </w:style>
  <w:style w:type="character" w:styleId="Textoennegrita">
    <w:name w:val="Strong"/>
    <w:basedOn w:val="Fuentedeprrafopredeter"/>
    <w:uiPriority w:val="22"/>
    <w:qFormat/>
    <w:rsid w:val="00311439"/>
    <w:rPr>
      <w:b/>
      <w:bCs/>
    </w:rPr>
  </w:style>
  <w:style w:type="character" w:styleId="Ttulo3Car" w:customStyle="1">
    <w:name w:val="Título 3 Car"/>
    <w:basedOn w:val="Fuentedeprrafopredeter"/>
    <w:link w:val="Ttulo3"/>
    <w:uiPriority w:val="9"/>
    <w:semiHidden/>
    <w:rsid w:val="00311439"/>
    <w:rPr>
      <w:rFonts w:asciiTheme="majorHAnsi" w:hAnsiTheme="majorHAnsi" w:eastAsiaTheme="majorEastAsia" w:cstheme="majorBidi"/>
      <w:color w:val="1F4D78" w:themeColor="accent1" w:themeShade="7F"/>
      <w:sz w:val="24"/>
      <w:szCs w:val="24"/>
      <w:lang w:val="es-ES_tradnl" w:eastAsia="es-ES"/>
    </w:rPr>
  </w:style>
  <w:style w:type="paragraph" w:styleId="body-paragraph" w:customStyle="1">
    <w:name w:val="body-paragraph"/>
    <w:basedOn w:val="Normal"/>
    <w:rsid w:val="007C2955"/>
    <w:pPr>
      <w:spacing w:before="100" w:beforeAutospacing="1" w:after="100" w:afterAutospacing="1" w:line="240" w:lineRule="auto"/>
    </w:pPr>
    <w:rPr>
      <w:rFonts w:ascii="Times New Roman" w:hAnsi="Times New Roman" w:eastAsia="Times New Roman" w:cs="Times New Roman"/>
      <w:sz w:val="24"/>
      <w:szCs w:val="24"/>
      <w:lang w:val="es-ES"/>
    </w:rPr>
  </w:style>
  <w:style w:type="character" w:styleId="Mencinsinresolver">
    <w:name w:val="Unresolved Mention"/>
    <w:basedOn w:val="Fuentedeprrafopredeter"/>
    <w:uiPriority w:val="99"/>
    <w:semiHidden/>
    <w:unhideWhenUsed/>
    <w:rsid w:val="00953205"/>
    <w:rPr>
      <w:color w:val="605E5C"/>
      <w:shd w:val="clear" w:color="auto" w:fill="E1DFDD"/>
    </w:rPr>
  </w:style>
  <w:style w:type="paragraph" w:styleId="Revisin">
    <w:name w:val="Revision"/>
    <w:hidden/>
    <w:uiPriority w:val="99"/>
    <w:semiHidden/>
    <w:rsid w:val="000F7086"/>
    <w:pPr>
      <w:spacing w:after="0" w:line="240" w:lineRule="auto"/>
    </w:pPr>
    <w:rPr>
      <w:lang w:val="es-ES_tradnl" w:eastAsia="es-ES"/>
    </w:rPr>
  </w:style>
  <w:style w:type="character" w:styleId="hgkelc" w:customStyle="1">
    <w:name w:val="hgkelc"/>
    <w:basedOn w:val="Fuentedeprrafopredeter"/>
    <w:rsid w:val="0048061A"/>
  </w:style>
  <w:style w:type="character" w:styleId="a-size-extra-large" w:customStyle="1">
    <w:name w:val="a-size-extra-large"/>
    <w:basedOn w:val="Fuentedeprrafopredeter"/>
    <w:rsid w:val="000552C4"/>
  </w:style>
  <w:style w:type="character" w:styleId="a-size-large" w:customStyle="1">
    <w:name w:val="a-size-large"/>
    <w:basedOn w:val="Fuentedeprrafopredeter"/>
    <w:rsid w:val="000552C4"/>
  </w:style>
  <w:style w:type="character" w:styleId="a-declarative" w:customStyle="1">
    <w:name w:val="a-declarative"/>
    <w:basedOn w:val="Fuentedeprrafopredeter"/>
    <w:rsid w:val="000552C4"/>
  </w:style>
  <w:style w:type="character" w:styleId="a-color-secondary" w:customStyle="1">
    <w:name w:val="a-color-secondary"/>
    <w:basedOn w:val="Fuentedeprrafopredeter"/>
    <w:rsid w:val="000552C4"/>
  </w:style>
  <w:style w:type="character" w:styleId="author" w:customStyle="1">
    <w:name w:val="author"/>
    <w:basedOn w:val="Fuentedeprrafopredeter"/>
    <w:rsid w:val="009B4B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865778">
      <w:bodyDiv w:val="1"/>
      <w:marLeft w:val="0"/>
      <w:marRight w:val="0"/>
      <w:marTop w:val="0"/>
      <w:marBottom w:val="0"/>
      <w:divBdr>
        <w:top w:val="none" w:sz="0" w:space="0" w:color="auto"/>
        <w:left w:val="none" w:sz="0" w:space="0" w:color="auto"/>
        <w:bottom w:val="none" w:sz="0" w:space="0" w:color="auto"/>
        <w:right w:val="none" w:sz="0" w:space="0" w:color="auto"/>
      </w:divBdr>
      <w:divsChild>
        <w:div w:id="2006978454">
          <w:marLeft w:val="547"/>
          <w:marRight w:val="0"/>
          <w:marTop w:val="0"/>
          <w:marBottom w:val="0"/>
          <w:divBdr>
            <w:top w:val="none" w:sz="0" w:space="0" w:color="auto"/>
            <w:left w:val="none" w:sz="0" w:space="0" w:color="auto"/>
            <w:bottom w:val="none" w:sz="0" w:space="0" w:color="auto"/>
            <w:right w:val="none" w:sz="0" w:space="0" w:color="auto"/>
          </w:divBdr>
        </w:div>
      </w:divsChild>
    </w:div>
    <w:div w:id="274024640">
      <w:bodyDiv w:val="1"/>
      <w:marLeft w:val="0"/>
      <w:marRight w:val="0"/>
      <w:marTop w:val="0"/>
      <w:marBottom w:val="0"/>
      <w:divBdr>
        <w:top w:val="none" w:sz="0" w:space="0" w:color="auto"/>
        <w:left w:val="none" w:sz="0" w:space="0" w:color="auto"/>
        <w:bottom w:val="none" w:sz="0" w:space="0" w:color="auto"/>
        <w:right w:val="none" w:sz="0" w:space="0" w:color="auto"/>
      </w:divBdr>
    </w:div>
    <w:div w:id="596787766">
      <w:bodyDiv w:val="1"/>
      <w:marLeft w:val="0"/>
      <w:marRight w:val="0"/>
      <w:marTop w:val="0"/>
      <w:marBottom w:val="0"/>
      <w:divBdr>
        <w:top w:val="none" w:sz="0" w:space="0" w:color="auto"/>
        <w:left w:val="none" w:sz="0" w:space="0" w:color="auto"/>
        <w:bottom w:val="none" w:sz="0" w:space="0" w:color="auto"/>
        <w:right w:val="none" w:sz="0" w:space="0" w:color="auto"/>
      </w:divBdr>
      <w:divsChild>
        <w:div w:id="2008244518">
          <w:marLeft w:val="0"/>
          <w:marRight w:val="0"/>
          <w:marTop w:val="0"/>
          <w:marBottom w:val="0"/>
          <w:divBdr>
            <w:top w:val="single" w:sz="6" w:space="9" w:color="CCCCCC"/>
            <w:left w:val="none" w:sz="0" w:space="9" w:color="auto"/>
            <w:bottom w:val="none" w:sz="0" w:space="9" w:color="auto"/>
            <w:right w:val="none" w:sz="0" w:space="9" w:color="auto"/>
          </w:divBdr>
          <w:divsChild>
            <w:div w:id="742723745">
              <w:marLeft w:val="0"/>
              <w:marRight w:val="0"/>
              <w:marTop w:val="0"/>
              <w:marBottom w:val="0"/>
              <w:divBdr>
                <w:top w:val="none" w:sz="0" w:space="0" w:color="auto"/>
                <w:left w:val="none" w:sz="0" w:space="0" w:color="auto"/>
                <w:bottom w:val="none" w:sz="0" w:space="0" w:color="auto"/>
                <w:right w:val="none" w:sz="0" w:space="0" w:color="auto"/>
              </w:divBdr>
            </w:div>
            <w:div w:id="823741583">
              <w:marLeft w:val="0"/>
              <w:marRight w:val="0"/>
              <w:marTop w:val="0"/>
              <w:marBottom w:val="0"/>
              <w:divBdr>
                <w:top w:val="none" w:sz="0" w:space="0" w:color="auto"/>
                <w:left w:val="none" w:sz="0" w:space="0" w:color="auto"/>
                <w:bottom w:val="none" w:sz="0" w:space="0" w:color="auto"/>
                <w:right w:val="none" w:sz="0" w:space="0" w:color="auto"/>
              </w:divBdr>
            </w:div>
          </w:divsChild>
        </w:div>
        <w:div w:id="2098674396">
          <w:marLeft w:val="0"/>
          <w:marRight w:val="0"/>
          <w:marTop w:val="0"/>
          <w:marBottom w:val="0"/>
          <w:divBdr>
            <w:top w:val="none" w:sz="0" w:space="0" w:color="auto"/>
            <w:left w:val="none" w:sz="0" w:space="0" w:color="auto"/>
            <w:bottom w:val="none" w:sz="0" w:space="0" w:color="auto"/>
            <w:right w:val="none" w:sz="0" w:space="0" w:color="auto"/>
          </w:divBdr>
        </w:div>
      </w:divsChild>
    </w:div>
    <w:div w:id="759452587">
      <w:bodyDiv w:val="1"/>
      <w:marLeft w:val="0"/>
      <w:marRight w:val="0"/>
      <w:marTop w:val="0"/>
      <w:marBottom w:val="0"/>
      <w:divBdr>
        <w:top w:val="none" w:sz="0" w:space="0" w:color="auto"/>
        <w:left w:val="none" w:sz="0" w:space="0" w:color="auto"/>
        <w:bottom w:val="none" w:sz="0" w:space="0" w:color="auto"/>
        <w:right w:val="none" w:sz="0" w:space="0" w:color="auto"/>
      </w:divBdr>
    </w:div>
    <w:div w:id="762461379">
      <w:bodyDiv w:val="1"/>
      <w:marLeft w:val="0"/>
      <w:marRight w:val="0"/>
      <w:marTop w:val="0"/>
      <w:marBottom w:val="0"/>
      <w:divBdr>
        <w:top w:val="none" w:sz="0" w:space="0" w:color="auto"/>
        <w:left w:val="none" w:sz="0" w:space="0" w:color="auto"/>
        <w:bottom w:val="none" w:sz="0" w:space="0" w:color="auto"/>
        <w:right w:val="none" w:sz="0" w:space="0" w:color="auto"/>
      </w:divBdr>
      <w:divsChild>
        <w:div w:id="453333229">
          <w:marLeft w:val="0"/>
          <w:marRight w:val="0"/>
          <w:marTop w:val="0"/>
          <w:marBottom w:val="0"/>
          <w:divBdr>
            <w:top w:val="none" w:sz="0" w:space="0" w:color="auto"/>
            <w:left w:val="none" w:sz="0" w:space="0" w:color="auto"/>
            <w:bottom w:val="none" w:sz="0" w:space="0" w:color="auto"/>
            <w:right w:val="none" w:sz="0" w:space="0" w:color="auto"/>
          </w:divBdr>
        </w:div>
      </w:divsChild>
    </w:div>
    <w:div w:id="793795782">
      <w:bodyDiv w:val="1"/>
      <w:marLeft w:val="0"/>
      <w:marRight w:val="0"/>
      <w:marTop w:val="0"/>
      <w:marBottom w:val="0"/>
      <w:divBdr>
        <w:top w:val="none" w:sz="0" w:space="0" w:color="auto"/>
        <w:left w:val="none" w:sz="0" w:space="0" w:color="auto"/>
        <w:bottom w:val="none" w:sz="0" w:space="0" w:color="auto"/>
        <w:right w:val="none" w:sz="0" w:space="0" w:color="auto"/>
      </w:divBdr>
      <w:divsChild>
        <w:div w:id="1998531142">
          <w:marLeft w:val="0"/>
          <w:marRight w:val="0"/>
          <w:marTop w:val="0"/>
          <w:marBottom w:val="0"/>
          <w:divBdr>
            <w:top w:val="none" w:sz="0" w:space="0" w:color="auto"/>
            <w:left w:val="none" w:sz="0" w:space="0" w:color="auto"/>
            <w:bottom w:val="none" w:sz="0" w:space="0" w:color="auto"/>
            <w:right w:val="none" w:sz="0" w:space="0" w:color="auto"/>
          </w:divBdr>
          <w:divsChild>
            <w:div w:id="1412236545">
              <w:marLeft w:val="0"/>
              <w:marRight w:val="0"/>
              <w:marTop w:val="0"/>
              <w:marBottom w:val="0"/>
              <w:divBdr>
                <w:top w:val="none" w:sz="0" w:space="0" w:color="auto"/>
                <w:left w:val="none" w:sz="0" w:space="0" w:color="auto"/>
                <w:bottom w:val="none" w:sz="0" w:space="0" w:color="auto"/>
                <w:right w:val="none" w:sz="0" w:space="0" w:color="auto"/>
              </w:divBdr>
            </w:div>
          </w:divsChild>
        </w:div>
        <w:div w:id="1240629225">
          <w:marLeft w:val="0"/>
          <w:marRight w:val="0"/>
          <w:marTop w:val="0"/>
          <w:marBottom w:val="0"/>
          <w:divBdr>
            <w:top w:val="none" w:sz="0" w:space="0" w:color="auto"/>
            <w:left w:val="none" w:sz="0" w:space="0" w:color="auto"/>
            <w:bottom w:val="none" w:sz="0" w:space="0" w:color="auto"/>
            <w:right w:val="none" w:sz="0" w:space="0" w:color="auto"/>
          </w:divBdr>
          <w:divsChild>
            <w:div w:id="145643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339695">
      <w:bodyDiv w:val="1"/>
      <w:marLeft w:val="0"/>
      <w:marRight w:val="0"/>
      <w:marTop w:val="0"/>
      <w:marBottom w:val="0"/>
      <w:divBdr>
        <w:top w:val="none" w:sz="0" w:space="0" w:color="auto"/>
        <w:left w:val="none" w:sz="0" w:space="0" w:color="auto"/>
        <w:bottom w:val="none" w:sz="0" w:space="0" w:color="auto"/>
        <w:right w:val="none" w:sz="0" w:space="0" w:color="auto"/>
      </w:divBdr>
      <w:divsChild>
        <w:div w:id="2126385926">
          <w:marLeft w:val="360"/>
          <w:marRight w:val="0"/>
          <w:marTop w:val="200"/>
          <w:marBottom w:val="120"/>
          <w:divBdr>
            <w:top w:val="none" w:sz="0" w:space="0" w:color="auto"/>
            <w:left w:val="none" w:sz="0" w:space="0" w:color="auto"/>
            <w:bottom w:val="none" w:sz="0" w:space="0" w:color="auto"/>
            <w:right w:val="none" w:sz="0" w:space="0" w:color="auto"/>
          </w:divBdr>
        </w:div>
        <w:div w:id="773208371">
          <w:marLeft w:val="547"/>
          <w:marRight w:val="0"/>
          <w:marTop w:val="200"/>
          <w:marBottom w:val="120"/>
          <w:divBdr>
            <w:top w:val="none" w:sz="0" w:space="0" w:color="auto"/>
            <w:left w:val="none" w:sz="0" w:space="0" w:color="auto"/>
            <w:bottom w:val="none" w:sz="0" w:space="0" w:color="auto"/>
            <w:right w:val="none" w:sz="0" w:space="0" w:color="auto"/>
          </w:divBdr>
        </w:div>
        <w:div w:id="1651054944">
          <w:marLeft w:val="547"/>
          <w:marRight w:val="0"/>
          <w:marTop w:val="200"/>
          <w:marBottom w:val="120"/>
          <w:divBdr>
            <w:top w:val="none" w:sz="0" w:space="0" w:color="auto"/>
            <w:left w:val="none" w:sz="0" w:space="0" w:color="auto"/>
            <w:bottom w:val="none" w:sz="0" w:space="0" w:color="auto"/>
            <w:right w:val="none" w:sz="0" w:space="0" w:color="auto"/>
          </w:divBdr>
        </w:div>
        <w:div w:id="557473356">
          <w:marLeft w:val="360"/>
          <w:marRight w:val="0"/>
          <w:marTop w:val="200"/>
          <w:marBottom w:val="120"/>
          <w:divBdr>
            <w:top w:val="none" w:sz="0" w:space="0" w:color="auto"/>
            <w:left w:val="none" w:sz="0" w:space="0" w:color="auto"/>
            <w:bottom w:val="none" w:sz="0" w:space="0" w:color="auto"/>
            <w:right w:val="none" w:sz="0" w:space="0" w:color="auto"/>
          </w:divBdr>
        </w:div>
      </w:divsChild>
    </w:div>
    <w:div w:id="970865089">
      <w:bodyDiv w:val="1"/>
      <w:marLeft w:val="0"/>
      <w:marRight w:val="0"/>
      <w:marTop w:val="0"/>
      <w:marBottom w:val="0"/>
      <w:divBdr>
        <w:top w:val="none" w:sz="0" w:space="0" w:color="auto"/>
        <w:left w:val="none" w:sz="0" w:space="0" w:color="auto"/>
        <w:bottom w:val="none" w:sz="0" w:space="0" w:color="auto"/>
        <w:right w:val="none" w:sz="0" w:space="0" w:color="auto"/>
      </w:divBdr>
      <w:divsChild>
        <w:div w:id="179130183">
          <w:marLeft w:val="0"/>
          <w:marRight w:val="0"/>
          <w:marTop w:val="0"/>
          <w:marBottom w:val="0"/>
          <w:divBdr>
            <w:top w:val="none" w:sz="0" w:space="0" w:color="auto"/>
            <w:left w:val="none" w:sz="0" w:space="0" w:color="auto"/>
            <w:bottom w:val="none" w:sz="0" w:space="0" w:color="auto"/>
            <w:right w:val="none" w:sz="0" w:space="0" w:color="auto"/>
          </w:divBdr>
          <w:divsChild>
            <w:div w:id="1515221881">
              <w:marLeft w:val="0"/>
              <w:marRight w:val="0"/>
              <w:marTop w:val="180"/>
              <w:marBottom w:val="180"/>
              <w:divBdr>
                <w:top w:val="none" w:sz="0" w:space="0" w:color="auto"/>
                <w:left w:val="none" w:sz="0" w:space="0" w:color="auto"/>
                <w:bottom w:val="none" w:sz="0" w:space="0" w:color="auto"/>
                <w:right w:val="none" w:sz="0" w:space="0" w:color="auto"/>
              </w:divBdr>
            </w:div>
          </w:divsChild>
        </w:div>
        <w:div w:id="1857688332">
          <w:marLeft w:val="0"/>
          <w:marRight w:val="0"/>
          <w:marTop w:val="0"/>
          <w:marBottom w:val="0"/>
          <w:divBdr>
            <w:top w:val="none" w:sz="0" w:space="0" w:color="auto"/>
            <w:left w:val="none" w:sz="0" w:space="0" w:color="auto"/>
            <w:bottom w:val="none" w:sz="0" w:space="0" w:color="auto"/>
            <w:right w:val="none" w:sz="0" w:space="0" w:color="auto"/>
          </w:divBdr>
          <w:divsChild>
            <w:div w:id="1824927420">
              <w:marLeft w:val="0"/>
              <w:marRight w:val="0"/>
              <w:marTop w:val="0"/>
              <w:marBottom w:val="0"/>
              <w:divBdr>
                <w:top w:val="none" w:sz="0" w:space="0" w:color="auto"/>
                <w:left w:val="none" w:sz="0" w:space="0" w:color="auto"/>
                <w:bottom w:val="none" w:sz="0" w:space="0" w:color="auto"/>
                <w:right w:val="none" w:sz="0" w:space="0" w:color="auto"/>
              </w:divBdr>
              <w:divsChild>
                <w:div w:id="216279523">
                  <w:marLeft w:val="0"/>
                  <w:marRight w:val="0"/>
                  <w:marTop w:val="0"/>
                  <w:marBottom w:val="0"/>
                  <w:divBdr>
                    <w:top w:val="none" w:sz="0" w:space="0" w:color="auto"/>
                    <w:left w:val="none" w:sz="0" w:space="0" w:color="auto"/>
                    <w:bottom w:val="none" w:sz="0" w:space="0" w:color="auto"/>
                    <w:right w:val="none" w:sz="0" w:space="0" w:color="auto"/>
                  </w:divBdr>
                  <w:divsChild>
                    <w:div w:id="375473260">
                      <w:marLeft w:val="0"/>
                      <w:marRight w:val="0"/>
                      <w:marTop w:val="0"/>
                      <w:marBottom w:val="0"/>
                      <w:divBdr>
                        <w:top w:val="none" w:sz="0" w:space="0" w:color="auto"/>
                        <w:left w:val="none" w:sz="0" w:space="0" w:color="auto"/>
                        <w:bottom w:val="none" w:sz="0" w:space="0" w:color="auto"/>
                        <w:right w:val="none" w:sz="0" w:space="0" w:color="auto"/>
                      </w:divBdr>
                      <w:divsChild>
                        <w:div w:id="174880957">
                          <w:marLeft w:val="0"/>
                          <w:marRight w:val="0"/>
                          <w:marTop w:val="0"/>
                          <w:marBottom w:val="0"/>
                          <w:divBdr>
                            <w:top w:val="none" w:sz="0" w:space="0" w:color="auto"/>
                            <w:left w:val="none" w:sz="0" w:space="0" w:color="auto"/>
                            <w:bottom w:val="none" w:sz="0" w:space="0" w:color="auto"/>
                            <w:right w:val="none" w:sz="0" w:space="0" w:color="auto"/>
                          </w:divBdr>
                          <w:divsChild>
                            <w:div w:id="177015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041367">
      <w:bodyDiv w:val="1"/>
      <w:marLeft w:val="0"/>
      <w:marRight w:val="0"/>
      <w:marTop w:val="0"/>
      <w:marBottom w:val="0"/>
      <w:divBdr>
        <w:top w:val="none" w:sz="0" w:space="0" w:color="auto"/>
        <w:left w:val="none" w:sz="0" w:space="0" w:color="auto"/>
        <w:bottom w:val="none" w:sz="0" w:space="0" w:color="auto"/>
        <w:right w:val="none" w:sz="0" w:space="0" w:color="auto"/>
      </w:divBdr>
    </w:div>
    <w:div w:id="1338577986">
      <w:bodyDiv w:val="1"/>
      <w:marLeft w:val="0"/>
      <w:marRight w:val="0"/>
      <w:marTop w:val="0"/>
      <w:marBottom w:val="0"/>
      <w:divBdr>
        <w:top w:val="none" w:sz="0" w:space="0" w:color="auto"/>
        <w:left w:val="none" w:sz="0" w:space="0" w:color="auto"/>
        <w:bottom w:val="none" w:sz="0" w:space="0" w:color="auto"/>
        <w:right w:val="none" w:sz="0" w:space="0" w:color="auto"/>
      </w:divBdr>
      <w:divsChild>
        <w:div w:id="1920942827">
          <w:marLeft w:val="547"/>
          <w:marRight w:val="0"/>
          <w:marTop w:val="0"/>
          <w:marBottom w:val="0"/>
          <w:divBdr>
            <w:top w:val="none" w:sz="0" w:space="0" w:color="auto"/>
            <w:left w:val="none" w:sz="0" w:space="0" w:color="auto"/>
            <w:bottom w:val="none" w:sz="0" w:space="0" w:color="auto"/>
            <w:right w:val="none" w:sz="0" w:space="0" w:color="auto"/>
          </w:divBdr>
        </w:div>
      </w:divsChild>
    </w:div>
    <w:div w:id="1530340736">
      <w:bodyDiv w:val="1"/>
      <w:marLeft w:val="0"/>
      <w:marRight w:val="0"/>
      <w:marTop w:val="0"/>
      <w:marBottom w:val="0"/>
      <w:divBdr>
        <w:top w:val="none" w:sz="0" w:space="0" w:color="auto"/>
        <w:left w:val="none" w:sz="0" w:space="0" w:color="auto"/>
        <w:bottom w:val="none" w:sz="0" w:space="0" w:color="auto"/>
        <w:right w:val="none" w:sz="0" w:space="0" w:color="auto"/>
      </w:divBdr>
    </w:div>
    <w:div w:id="1571232755">
      <w:bodyDiv w:val="1"/>
      <w:marLeft w:val="0"/>
      <w:marRight w:val="0"/>
      <w:marTop w:val="0"/>
      <w:marBottom w:val="0"/>
      <w:divBdr>
        <w:top w:val="none" w:sz="0" w:space="0" w:color="auto"/>
        <w:left w:val="none" w:sz="0" w:space="0" w:color="auto"/>
        <w:bottom w:val="none" w:sz="0" w:space="0" w:color="auto"/>
        <w:right w:val="none" w:sz="0" w:space="0" w:color="auto"/>
      </w:divBdr>
    </w:div>
    <w:div w:id="1638101965">
      <w:bodyDiv w:val="1"/>
      <w:marLeft w:val="0"/>
      <w:marRight w:val="0"/>
      <w:marTop w:val="0"/>
      <w:marBottom w:val="0"/>
      <w:divBdr>
        <w:top w:val="none" w:sz="0" w:space="0" w:color="auto"/>
        <w:left w:val="none" w:sz="0" w:space="0" w:color="auto"/>
        <w:bottom w:val="none" w:sz="0" w:space="0" w:color="auto"/>
        <w:right w:val="none" w:sz="0" w:space="0" w:color="auto"/>
      </w:divBdr>
    </w:div>
    <w:div w:id="1751582286">
      <w:bodyDiv w:val="1"/>
      <w:marLeft w:val="0"/>
      <w:marRight w:val="0"/>
      <w:marTop w:val="0"/>
      <w:marBottom w:val="0"/>
      <w:divBdr>
        <w:top w:val="none" w:sz="0" w:space="0" w:color="auto"/>
        <w:left w:val="none" w:sz="0" w:space="0" w:color="auto"/>
        <w:bottom w:val="none" w:sz="0" w:space="0" w:color="auto"/>
        <w:right w:val="none" w:sz="0" w:space="0" w:color="auto"/>
      </w:divBdr>
    </w:div>
    <w:div w:id="1806315841">
      <w:bodyDiv w:val="1"/>
      <w:marLeft w:val="0"/>
      <w:marRight w:val="0"/>
      <w:marTop w:val="0"/>
      <w:marBottom w:val="0"/>
      <w:divBdr>
        <w:top w:val="none" w:sz="0" w:space="0" w:color="auto"/>
        <w:left w:val="none" w:sz="0" w:space="0" w:color="auto"/>
        <w:bottom w:val="none" w:sz="0" w:space="0" w:color="auto"/>
        <w:right w:val="none" w:sz="0" w:space="0" w:color="auto"/>
      </w:divBdr>
      <w:divsChild>
        <w:div w:id="1577009625">
          <w:marLeft w:val="0"/>
          <w:marRight w:val="0"/>
          <w:marTop w:val="0"/>
          <w:marBottom w:val="0"/>
          <w:divBdr>
            <w:top w:val="none" w:sz="0" w:space="0" w:color="auto"/>
            <w:left w:val="none" w:sz="0" w:space="0" w:color="auto"/>
            <w:bottom w:val="none" w:sz="0" w:space="0" w:color="auto"/>
            <w:right w:val="none" w:sz="0" w:space="0" w:color="auto"/>
          </w:divBdr>
          <w:divsChild>
            <w:div w:id="1659530830">
              <w:marLeft w:val="0"/>
              <w:marRight w:val="0"/>
              <w:marTop w:val="0"/>
              <w:marBottom w:val="0"/>
              <w:divBdr>
                <w:top w:val="none" w:sz="0" w:space="0" w:color="auto"/>
                <w:left w:val="none" w:sz="0" w:space="0" w:color="auto"/>
                <w:bottom w:val="none" w:sz="0" w:space="0" w:color="auto"/>
                <w:right w:val="none" w:sz="0" w:space="0" w:color="auto"/>
              </w:divBdr>
            </w:div>
          </w:divsChild>
        </w:div>
        <w:div w:id="1571422304">
          <w:marLeft w:val="0"/>
          <w:marRight w:val="0"/>
          <w:marTop w:val="0"/>
          <w:marBottom w:val="0"/>
          <w:divBdr>
            <w:top w:val="none" w:sz="0" w:space="0" w:color="auto"/>
            <w:left w:val="none" w:sz="0" w:space="0" w:color="auto"/>
            <w:bottom w:val="none" w:sz="0" w:space="0" w:color="auto"/>
            <w:right w:val="none" w:sz="0" w:space="0" w:color="auto"/>
          </w:divBdr>
          <w:divsChild>
            <w:div w:id="128630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097800">
      <w:bodyDiv w:val="1"/>
      <w:marLeft w:val="0"/>
      <w:marRight w:val="0"/>
      <w:marTop w:val="0"/>
      <w:marBottom w:val="0"/>
      <w:divBdr>
        <w:top w:val="none" w:sz="0" w:space="0" w:color="auto"/>
        <w:left w:val="none" w:sz="0" w:space="0" w:color="auto"/>
        <w:bottom w:val="none" w:sz="0" w:space="0" w:color="auto"/>
        <w:right w:val="none" w:sz="0" w:space="0" w:color="auto"/>
      </w:divBdr>
      <w:divsChild>
        <w:div w:id="1838962033">
          <w:marLeft w:val="360"/>
          <w:marRight w:val="0"/>
          <w:marTop w:val="200"/>
          <w:marBottom w:val="0"/>
          <w:divBdr>
            <w:top w:val="none" w:sz="0" w:space="0" w:color="auto"/>
            <w:left w:val="none" w:sz="0" w:space="0" w:color="auto"/>
            <w:bottom w:val="none" w:sz="0" w:space="0" w:color="auto"/>
            <w:right w:val="none" w:sz="0" w:space="0" w:color="auto"/>
          </w:divBdr>
        </w:div>
      </w:divsChild>
    </w:div>
    <w:div w:id="1872570211">
      <w:bodyDiv w:val="1"/>
      <w:marLeft w:val="0"/>
      <w:marRight w:val="0"/>
      <w:marTop w:val="0"/>
      <w:marBottom w:val="0"/>
      <w:divBdr>
        <w:top w:val="none" w:sz="0" w:space="0" w:color="auto"/>
        <w:left w:val="none" w:sz="0" w:space="0" w:color="auto"/>
        <w:bottom w:val="none" w:sz="0" w:space="0" w:color="auto"/>
        <w:right w:val="none" w:sz="0" w:space="0" w:color="auto"/>
      </w:divBdr>
      <w:divsChild>
        <w:div w:id="1789810487">
          <w:marLeft w:val="360"/>
          <w:marRight w:val="0"/>
          <w:marTop w:val="200"/>
          <w:marBottom w:val="120"/>
          <w:divBdr>
            <w:top w:val="none" w:sz="0" w:space="0" w:color="auto"/>
            <w:left w:val="none" w:sz="0" w:space="0" w:color="auto"/>
            <w:bottom w:val="none" w:sz="0" w:space="0" w:color="auto"/>
            <w:right w:val="none" w:sz="0" w:space="0" w:color="auto"/>
          </w:divBdr>
        </w:div>
      </w:divsChild>
    </w:div>
    <w:div w:id="2064402205">
      <w:bodyDiv w:val="1"/>
      <w:marLeft w:val="0"/>
      <w:marRight w:val="0"/>
      <w:marTop w:val="0"/>
      <w:marBottom w:val="0"/>
      <w:divBdr>
        <w:top w:val="none" w:sz="0" w:space="0" w:color="auto"/>
        <w:left w:val="none" w:sz="0" w:space="0" w:color="auto"/>
        <w:bottom w:val="none" w:sz="0" w:space="0" w:color="auto"/>
        <w:right w:val="none" w:sz="0" w:space="0" w:color="auto"/>
      </w:divBdr>
      <w:divsChild>
        <w:div w:id="1275139130">
          <w:marLeft w:val="360"/>
          <w:marRight w:val="0"/>
          <w:marTop w:val="200"/>
          <w:marBottom w:val="0"/>
          <w:divBdr>
            <w:top w:val="none" w:sz="0" w:space="0" w:color="auto"/>
            <w:left w:val="none" w:sz="0" w:space="0" w:color="auto"/>
            <w:bottom w:val="none" w:sz="0" w:space="0" w:color="auto"/>
            <w:right w:val="none" w:sz="0" w:space="0" w:color="auto"/>
          </w:divBdr>
        </w:div>
      </w:divsChild>
    </w:div>
    <w:div w:id="2084985470">
      <w:bodyDiv w:val="1"/>
      <w:marLeft w:val="0"/>
      <w:marRight w:val="0"/>
      <w:marTop w:val="0"/>
      <w:marBottom w:val="0"/>
      <w:divBdr>
        <w:top w:val="none" w:sz="0" w:space="0" w:color="auto"/>
        <w:left w:val="none" w:sz="0" w:space="0" w:color="auto"/>
        <w:bottom w:val="none" w:sz="0" w:space="0" w:color="auto"/>
        <w:right w:val="none" w:sz="0" w:space="0" w:color="auto"/>
      </w:divBdr>
    </w:div>
    <w:div w:id="2088574753">
      <w:bodyDiv w:val="1"/>
      <w:marLeft w:val="0"/>
      <w:marRight w:val="0"/>
      <w:marTop w:val="0"/>
      <w:marBottom w:val="0"/>
      <w:divBdr>
        <w:top w:val="none" w:sz="0" w:space="0" w:color="auto"/>
        <w:left w:val="none" w:sz="0" w:space="0" w:color="auto"/>
        <w:bottom w:val="none" w:sz="0" w:space="0" w:color="auto"/>
        <w:right w:val="none" w:sz="0" w:space="0" w:color="auto"/>
      </w:divBdr>
    </w:div>
    <w:div w:id="21336688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diagramLayout" Target="diagrams/layout3.xml" Id="rId26" /><Relationship Type="http://schemas.openxmlformats.org/officeDocument/2006/relationships/diagramLayout" Target="diagrams/layout2.xml" Id="rId21" /><Relationship Type="http://schemas.openxmlformats.org/officeDocument/2006/relationships/hyperlink" Target="https://h5p.org/h5p/embed/123342" TargetMode="External" Id="rId42" /><Relationship Type="http://schemas.openxmlformats.org/officeDocument/2006/relationships/hyperlink" Target="http://hemeroteca.lasalle.edu.co/login?url=https://search.ebscohost.com/login.aspx?direct=true&amp;AuthType=ip,url,uid&amp;db=cat06300a&amp;AN=sibbila.180777&amp;lang=es&amp;site=eds-live" TargetMode="External" Id="rId47" /><Relationship Type="http://schemas.openxmlformats.org/officeDocument/2006/relationships/hyperlink" Target="https://www.youtube.com/@patrickjmt/videos" TargetMode="External" Id="rId63" /><Relationship Type="http://schemas.openxmlformats.org/officeDocument/2006/relationships/image" Target="media/image13.png" Id="rId68" /><Relationship Type="http://schemas.openxmlformats.org/officeDocument/2006/relationships/image" Target="media/image29.png" Id="rId84" /><Relationship Type="http://schemas.openxmlformats.org/officeDocument/2006/relationships/fontTable" Target="fontTable.xml" Id="rId89" /><Relationship Type="http://schemas.openxmlformats.org/officeDocument/2006/relationships/diagramLayout" Target="diagrams/layout1.xml" Id="rId16" /><Relationship Type="http://schemas.openxmlformats.org/officeDocument/2006/relationships/hyperlink" Target="https://view.genial.ly/5d7bf83c9b543a0fe67ff3e7/presentation-tipos-de-actividades-virtuales-copia" TargetMode="External" Id="rId11" /><Relationship Type="http://schemas.openxmlformats.org/officeDocument/2006/relationships/image" Target="media/image5.svg" Id="rId32" /><Relationship Type="http://schemas.openxmlformats.org/officeDocument/2006/relationships/hyperlink" Target="http://hemeroteca.lasalle.edu.co/login?url=https://search.ebscohost.com/login.aspx?direct=true&amp;AuthType=ip,url,uid&amp;db=cat06300a&amp;AN=sibbila.180777&amp;lang=es&amp;site=eds-live" TargetMode="External" Id="rId37" /><Relationship Type="http://schemas.openxmlformats.org/officeDocument/2006/relationships/hyperlink" Target="https://search.ebscohost.com/login.aspx?d" TargetMode="External" Id="rId53" /><Relationship Type="http://schemas.openxmlformats.org/officeDocument/2006/relationships/hyperlink" Target="https://www.amazon.com/-/es/s/ref=dp_byline_sr_book_2?ie=UTF8&amp;field-author=Andre+I.+Khuri&amp;text=Andre+I.+Khuri&amp;sort=relevancerank&amp;search-alias=books" TargetMode="External" Id="rId58" /><Relationship Type="http://schemas.openxmlformats.org/officeDocument/2006/relationships/image" Target="media/image19.png" Id="rId74" /><Relationship Type="http://schemas.openxmlformats.org/officeDocument/2006/relationships/image" Target="media/image24.png" Id="rId79" /><Relationship Type="http://schemas.openxmlformats.org/officeDocument/2006/relationships/numbering" Target="numbering.xml" Id="rId5" /><Relationship Type="http://schemas.microsoft.com/office/2011/relationships/people" Target="people.xml" Id="rId90" /><Relationship Type="http://schemas.openxmlformats.org/officeDocument/2006/relationships/image" Target="media/image2.jpeg" Id="rId14" /><Relationship Type="http://schemas.openxmlformats.org/officeDocument/2006/relationships/diagramQuickStyle" Target="diagrams/quickStyle2.xml" Id="rId22" /><Relationship Type="http://schemas.openxmlformats.org/officeDocument/2006/relationships/diagramQuickStyle" Target="diagrams/quickStyle3.xml" Id="rId27" /><Relationship Type="http://schemas.openxmlformats.org/officeDocument/2006/relationships/header" Target="header1.xml" Id="rId30" /><Relationship Type="http://schemas.openxmlformats.org/officeDocument/2006/relationships/hyperlink" Target="https://h5p.org/h5p/embed/123342" TargetMode="External" Id="rId35" /><Relationship Type="http://schemas.openxmlformats.org/officeDocument/2006/relationships/hyperlink" Target="https://search.ebscohost.com/login.aspx?direct=true&amp;AuthType=ip,url,uid&amp;db=cat06300a&amp;AN=sibbila.139036&amp;lang=es&amp;site=eds-live" TargetMode="External" Id="rId43" /><Relationship Type="http://schemas.openxmlformats.org/officeDocument/2006/relationships/hyperlink" Target="http://hemeroteca.lasalle.edu.co/login?url=https://search.ebscohost.com/login.aspx?direct=true&amp;AuthType=ip,url,uid&amp;db=cat06300a&amp;AN=sibbila.146250&amp;lang=es&amp;site=eds-live" TargetMode="External" Id="rId48" /><Relationship Type="http://schemas.openxmlformats.org/officeDocument/2006/relationships/hyperlink" Target="https://www.amazon.com/-/es/James-R-Schott/e/B001HCVSGK/ref=dp_byline_cont_book_1" TargetMode="External" Id="rId56" /><Relationship Type="http://schemas.openxmlformats.org/officeDocument/2006/relationships/image" Target="media/image9.png" Id="rId64" /><Relationship Type="http://schemas.openxmlformats.org/officeDocument/2006/relationships/image" Target="media/image14.png" Id="rId69" /><Relationship Type="http://schemas.openxmlformats.org/officeDocument/2006/relationships/image" Target="media/image22.png" Id="rId77" /><Relationship Type="http://schemas.openxmlformats.org/officeDocument/2006/relationships/webSettings" Target="webSettings.xml" Id="rId8" /><Relationship Type="http://schemas.openxmlformats.org/officeDocument/2006/relationships/hyperlink" Target="https://cran.r-project.org/web/packages/polynom/polynom.pdf" TargetMode="External" Id="rId51" /><Relationship Type="http://schemas.openxmlformats.org/officeDocument/2006/relationships/image" Target="media/image17.png" Id="rId72" /><Relationship Type="http://schemas.openxmlformats.org/officeDocument/2006/relationships/image" Target="media/image25.png" Id="rId80" /><Relationship Type="http://schemas.openxmlformats.org/officeDocument/2006/relationships/image" Target="media/image30.png" Id="rId85" /><Relationship Type="http://schemas.openxmlformats.org/officeDocument/2006/relationships/customXml" Target="../customXml/item3.xml" Id="rId3" /><Relationship Type="http://schemas.openxmlformats.org/officeDocument/2006/relationships/hyperlink" Target="https://scholar.google.com/citations?user=yLWzUikAAAAJ&amp;hl=es" TargetMode="External" Id="rId12" /><Relationship Type="http://schemas.openxmlformats.org/officeDocument/2006/relationships/diagramQuickStyle" Target="diagrams/quickStyle1.xml" Id="rId17" /><Relationship Type="http://schemas.openxmlformats.org/officeDocument/2006/relationships/diagramData" Target="diagrams/data3.xml" Id="rId25" /><Relationship Type="http://schemas.openxmlformats.org/officeDocument/2006/relationships/image" Target="media/image6.png" Id="rId33" /><Relationship Type="http://schemas.openxmlformats.org/officeDocument/2006/relationships/hyperlink" Target="http://hemeroteca.lasalle.edu.co/login?url=https://search.ebscohost.com/login.aspx?direct=true&amp;AuthType=ip,url,uid&amp;db=cat06300a&amp;AN=sibbila.146250&amp;lang=es&amp;site=eds-live" TargetMode="External" Id="rId38" /><Relationship Type="http://schemas.openxmlformats.org/officeDocument/2006/relationships/hyperlink" Target="https://www.lasalle.edu.co/biblioteca" TargetMode="External" Id="rId46" /><Relationship Type="http://schemas.openxmlformats.org/officeDocument/2006/relationships/hyperlink" Target="https://h5p.org/h5p/embed/123342" TargetMode="External" Id="rId59" /><Relationship Type="http://schemas.openxmlformats.org/officeDocument/2006/relationships/image" Target="media/image12.png" Id="rId67" /><Relationship Type="http://schemas.openxmlformats.org/officeDocument/2006/relationships/diagramData" Target="diagrams/data2.xml" Id="rId20" /><Relationship Type="http://schemas.openxmlformats.org/officeDocument/2006/relationships/image" Target="media/image8.png" Id="rId41" /><Relationship Type="http://schemas.openxmlformats.org/officeDocument/2006/relationships/hyperlink" Target="http://www.philender.com/courses/multivariate/notes/matr.html" TargetMode="External" Id="rId54" /><Relationship Type="http://schemas.openxmlformats.org/officeDocument/2006/relationships/hyperlink" Target="http://reyesestadistica.blogspot.com/2019/06/solucion-de-ecuaciones-y-sistemas-de.html" TargetMode="External" Id="rId62" /><Relationship Type="http://schemas.openxmlformats.org/officeDocument/2006/relationships/image" Target="media/image15.png" Id="rId70" /><Relationship Type="http://schemas.openxmlformats.org/officeDocument/2006/relationships/image" Target="media/image20.png" Id="rId75" /><Relationship Type="http://schemas.openxmlformats.org/officeDocument/2006/relationships/image" Target="media/image28.png" Id="rId83" /><Relationship Type="http://schemas.openxmlformats.org/officeDocument/2006/relationships/image" Target="media/image33.png" Id="rId88" /><Relationship Type="http://schemas.openxmlformats.org/officeDocument/2006/relationships/theme" Target="theme/theme1.xml" Id="rId9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diagramData" Target="diagrams/data1.xml" Id="rId15" /><Relationship Type="http://schemas.openxmlformats.org/officeDocument/2006/relationships/diagramColors" Target="diagrams/colors2.xml" Id="rId23" /><Relationship Type="http://schemas.openxmlformats.org/officeDocument/2006/relationships/diagramColors" Target="diagrams/colors3.xml" Id="rId28" /><Relationship Type="http://schemas.openxmlformats.org/officeDocument/2006/relationships/hyperlink" Target="https://search.ebscohost.com/login.aspx?direct=true&amp;AuthType=ip,url,uid&amp;db=cat06300a&amp;AN=sibbila.139036&amp;lang=es&amp;site=eds-live" TargetMode="External" Id="rId36" /><Relationship Type="http://schemas.openxmlformats.org/officeDocument/2006/relationships/hyperlink" Target="https://search.ebscohost.com/login.aspx?direct=true&amp;AuthType=ip,url,uid&amp;db=cat06300a&amp;AN=sibbila.23747&amp;lang=es&amp;site=eds-live" TargetMode="External" Id="rId49" /><Relationship Type="http://schemas.openxmlformats.org/officeDocument/2006/relationships/hyperlink" Target="https://www.amazon.com/-/es/s/ref=dp_byline_sr_book_1?ie=UTF8&amp;field-author=Shayle+R.+Searle&amp;text=Shayle+R.+Searle&amp;sort=relevancerank&amp;search-alias=books" TargetMode="External" Id="rId57" /><Relationship Type="http://schemas.openxmlformats.org/officeDocument/2006/relationships/endnotes" Target="endnotes.xml" Id="rId10" /><Relationship Type="http://schemas.openxmlformats.org/officeDocument/2006/relationships/image" Target="media/image4.png" Id="rId31" /><Relationship Type="http://schemas.openxmlformats.org/officeDocument/2006/relationships/hyperlink" Target="https://www-jstor-org.hemeroteca.lasalle.edu.co/stable/23339538" TargetMode="External" Id="rId44" /><Relationship Type="http://schemas.openxmlformats.org/officeDocument/2006/relationships/hyperlink" Target="https://h5p.org/h5p/embed/123342" TargetMode="External" Id="rId52" /><Relationship Type="http://schemas.openxmlformats.org/officeDocument/2006/relationships/hyperlink" Target="http://reyesestadistica.blogspot.com/2019/06/algebra-lineal-con-r.html" TargetMode="External" Id="rId60" /><Relationship Type="http://schemas.openxmlformats.org/officeDocument/2006/relationships/image" Target="media/image10.png" Id="rId65" /><Relationship Type="http://schemas.openxmlformats.org/officeDocument/2006/relationships/image" Target="media/image18.png" Id="rId73" /><Relationship Type="http://schemas.openxmlformats.org/officeDocument/2006/relationships/image" Target="media/image23.png" Id="rId78" /><Relationship Type="http://schemas.openxmlformats.org/officeDocument/2006/relationships/image" Target="media/image26.png" Id="rId81" /><Relationship Type="http://schemas.openxmlformats.org/officeDocument/2006/relationships/image" Target="media/image31.png" Id="rId86"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1.emf" Id="rId13" /><Relationship Type="http://schemas.openxmlformats.org/officeDocument/2006/relationships/diagramColors" Target="diagrams/colors1.xml" Id="rId18" /><Relationship Type="http://schemas.openxmlformats.org/officeDocument/2006/relationships/hyperlink" Target="https://search.ebscohost.com/login.aspx?direct=true&amp;AuthType=ip,url,uid&amp;db=cat06300a&amp;AN=sibbila.23747&amp;lang=es&amp;site=eds-live" TargetMode="External" Id="rId39" /><Relationship Type="http://schemas.openxmlformats.org/officeDocument/2006/relationships/image" Target="media/image7.svg" Id="rId34" /><Relationship Type="http://schemas.openxmlformats.org/officeDocument/2006/relationships/hyperlink" Target="https://www-jstor-org.hemeroteca.lasalle.edu.co/stable/23339538" TargetMode="External" Id="rId50" /><Relationship Type="http://schemas.openxmlformats.org/officeDocument/2006/relationships/hyperlink" Target="https://h5p.org/h5p/embed/123342" TargetMode="External" Id="rId55" /><Relationship Type="http://schemas.openxmlformats.org/officeDocument/2006/relationships/image" Target="media/image21.png" Id="rId76" /><Relationship Type="http://schemas.openxmlformats.org/officeDocument/2006/relationships/settings" Target="settings.xml" Id="rId7" /><Relationship Type="http://schemas.openxmlformats.org/officeDocument/2006/relationships/image" Target="media/image16.png" Id="rId71" /><Relationship Type="http://schemas.openxmlformats.org/officeDocument/2006/relationships/customXml" Target="../customXml/item2.xml" Id="rId2" /><Relationship Type="http://schemas.microsoft.com/office/2007/relationships/diagramDrawing" Target="diagrams/drawing3.xml" Id="rId29" /><Relationship Type="http://schemas.microsoft.com/office/2007/relationships/diagramDrawing" Target="diagrams/drawing2.xml" Id="rId24" /><Relationship Type="http://schemas.openxmlformats.org/officeDocument/2006/relationships/hyperlink" Target="https://cran.r-project.org/web/packages/polynom/polynom.pdf" TargetMode="External" Id="rId40" /><Relationship Type="http://schemas.openxmlformats.org/officeDocument/2006/relationships/hyperlink" Target="https://h5p.org/h5p/embed/123342" TargetMode="External" Id="rId45" /><Relationship Type="http://schemas.openxmlformats.org/officeDocument/2006/relationships/image" Target="media/image11.png" Id="rId66" /><Relationship Type="http://schemas.openxmlformats.org/officeDocument/2006/relationships/image" Target="media/image32.png" Id="rId87" /><Relationship Type="http://schemas.openxmlformats.org/officeDocument/2006/relationships/hyperlink" Target="http://www.philender.com/courses/multivariate/notes/matr.html" TargetMode="External" Id="rId61" /><Relationship Type="http://schemas.openxmlformats.org/officeDocument/2006/relationships/image" Target="media/image27.png" Id="rId82" /><Relationship Type="http://schemas.microsoft.com/office/2007/relationships/diagramDrawing" Target="diagrams/drawing1.xml" Id="rId19" /></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970C60D-49CC-4A0C-8EF3-551D004EAF78}" type="doc">
      <dgm:prSet loTypeId="urn:microsoft.com/office/officeart/2005/8/layout/StepDownProcess" loCatId="process" qsTypeId="urn:microsoft.com/office/officeart/2005/8/quickstyle/simple1" qsCatId="simple" csTypeId="urn:microsoft.com/office/officeart/2005/8/colors/accent1_2" csCatId="accent1" phldr="1"/>
      <dgm:spPr/>
      <dgm:t>
        <a:bodyPr/>
        <a:lstStyle/>
        <a:p>
          <a:endParaRPr lang="es-CO"/>
        </a:p>
      </dgm:t>
    </dgm:pt>
    <dgm:pt modelId="{32D63AD4-6108-4E75-9CD1-57BE090D09B9}">
      <dgm:prSet phldrT="[Texto]"/>
      <dgm:spPr/>
      <dgm:t>
        <a:bodyPr/>
        <a:lstStyle/>
        <a:p>
          <a:r>
            <a:rPr lang="es-CO"/>
            <a:t>conocimientos, habilidades, estrategias o competencias</a:t>
          </a:r>
        </a:p>
      </dgm:t>
    </dgm:pt>
    <dgm:pt modelId="{BB8D58F5-7BF5-4692-B344-7F880AF54D13}" type="parTrans" cxnId="{87B91671-74A6-47F6-8F5E-0220D6B45ECB}">
      <dgm:prSet/>
      <dgm:spPr/>
      <dgm:t>
        <a:bodyPr/>
        <a:lstStyle/>
        <a:p>
          <a:endParaRPr lang="es-CO"/>
        </a:p>
      </dgm:t>
    </dgm:pt>
    <dgm:pt modelId="{F48A9034-C935-43DF-8F51-81C494E206AD}" type="sibTrans" cxnId="{87B91671-74A6-47F6-8F5E-0220D6B45ECB}">
      <dgm:prSet/>
      <dgm:spPr/>
      <dgm:t>
        <a:bodyPr/>
        <a:lstStyle/>
        <a:p>
          <a:endParaRPr lang="es-CO"/>
        </a:p>
      </dgm:t>
    </dgm:pt>
    <dgm:pt modelId="{515C8DC1-C1B3-4BC4-8130-A11364B19D9E}">
      <dgm:prSet phldrT="[Texto]"/>
      <dgm:spPr/>
      <dgm:t>
        <a:bodyPr/>
        <a:lstStyle/>
        <a:p>
          <a:r>
            <a:rPr lang="es-CO" b="1"/>
            <a:t> En cada Unidad ¿Qué  te  vamos  a  evaluar?</a:t>
          </a:r>
        </a:p>
      </dgm:t>
    </dgm:pt>
    <dgm:pt modelId="{B980F0CD-B6DD-4A3C-AF62-0DA429FA1634}" type="parTrans" cxnId="{F57F6713-34BF-491B-8CC3-6C4F3BE2D47C}">
      <dgm:prSet/>
      <dgm:spPr/>
      <dgm:t>
        <a:bodyPr/>
        <a:lstStyle/>
        <a:p>
          <a:endParaRPr lang="es-CO"/>
        </a:p>
      </dgm:t>
    </dgm:pt>
    <dgm:pt modelId="{ED831A49-03E5-4C58-9C82-A0FAC241EC82}" type="sibTrans" cxnId="{F57F6713-34BF-491B-8CC3-6C4F3BE2D47C}">
      <dgm:prSet/>
      <dgm:spPr/>
      <dgm:t>
        <a:bodyPr/>
        <a:lstStyle/>
        <a:p>
          <a:endParaRPr lang="es-CO"/>
        </a:p>
      </dgm:t>
    </dgm:pt>
    <dgm:pt modelId="{D7177EF3-BDC3-44C7-8160-FF38BF77D093}">
      <dgm:prSet phldrT="[Texto]"/>
      <dgm:spPr/>
      <dgm:t>
        <a:bodyPr/>
        <a:lstStyle/>
        <a:p>
          <a:r>
            <a:rPr lang="es-CO"/>
            <a:t>¿Qué sabes? ¿Qué puedes hacer? ¿Qué objetivos de aprendizaje has alcanzado?</a:t>
          </a:r>
        </a:p>
      </dgm:t>
    </dgm:pt>
    <dgm:pt modelId="{5D834317-ADC8-4ED0-AC01-DF6671C98073}" type="parTrans" cxnId="{71246F56-D8F8-4883-8FB9-653CA73E9502}">
      <dgm:prSet/>
      <dgm:spPr/>
      <dgm:t>
        <a:bodyPr/>
        <a:lstStyle/>
        <a:p>
          <a:endParaRPr lang="es-CO"/>
        </a:p>
      </dgm:t>
    </dgm:pt>
    <dgm:pt modelId="{0983C179-6AB1-4929-8F5F-660651ADEEC9}" type="sibTrans" cxnId="{71246F56-D8F8-4883-8FB9-653CA73E9502}">
      <dgm:prSet/>
      <dgm:spPr/>
      <dgm:t>
        <a:bodyPr/>
        <a:lstStyle/>
        <a:p>
          <a:endParaRPr lang="es-CO"/>
        </a:p>
      </dgm:t>
    </dgm:pt>
    <dgm:pt modelId="{5F777845-A051-421F-8116-32ED3E850EB1}">
      <dgm:prSet phldrT="[Texto]"/>
      <dgm:spPr/>
      <dgm:t>
        <a:bodyPr/>
        <a:lstStyle/>
        <a:p>
          <a:r>
            <a:rPr lang="es-CO" b="1"/>
            <a:t>Propósito de la evaluación:</a:t>
          </a:r>
          <a:r>
            <a:rPr lang="es-CO"/>
            <a:t> Afirmaciones que se desean hacer con base en los resultados de tu eva­luación</a:t>
          </a:r>
        </a:p>
      </dgm:t>
    </dgm:pt>
    <dgm:pt modelId="{42F6F581-4D88-4497-9B5D-FE066E33AD15}" type="parTrans" cxnId="{B9352DB6-DC89-476C-B7D6-9F9B9B60571C}">
      <dgm:prSet/>
      <dgm:spPr/>
      <dgm:t>
        <a:bodyPr/>
        <a:lstStyle/>
        <a:p>
          <a:endParaRPr lang="es-CO"/>
        </a:p>
      </dgm:t>
    </dgm:pt>
    <dgm:pt modelId="{FAAC8972-CF8C-4392-A9E4-FEA8B078FA63}" type="sibTrans" cxnId="{B9352DB6-DC89-476C-B7D6-9F9B9B60571C}">
      <dgm:prSet/>
      <dgm:spPr/>
      <dgm:t>
        <a:bodyPr/>
        <a:lstStyle/>
        <a:p>
          <a:endParaRPr lang="es-CO"/>
        </a:p>
      </dgm:t>
    </dgm:pt>
    <dgm:pt modelId="{4694F685-F724-474A-97D7-87A1FE8D974A}" type="pres">
      <dgm:prSet presAssocID="{A970C60D-49CC-4A0C-8EF3-551D004EAF78}" presName="rootnode" presStyleCnt="0">
        <dgm:presLayoutVars>
          <dgm:chMax/>
          <dgm:chPref/>
          <dgm:dir/>
          <dgm:animLvl val="lvl"/>
        </dgm:presLayoutVars>
      </dgm:prSet>
      <dgm:spPr/>
    </dgm:pt>
    <dgm:pt modelId="{CA31F7C6-40CE-4AEF-9662-B6A70A245F77}" type="pres">
      <dgm:prSet presAssocID="{32D63AD4-6108-4E75-9CD1-57BE090D09B9}" presName="composite" presStyleCnt="0"/>
      <dgm:spPr/>
    </dgm:pt>
    <dgm:pt modelId="{E681349B-79FC-481B-B84C-03E830AED48B}" type="pres">
      <dgm:prSet presAssocID="{32D63AD4-6108-4E75-9CD1-57BE090D09B9}" presName="bentUpArrow1" presStyleLbl="alignImgPlace1" presStyleIdx="0" presStyleCnt="1" custScaleX="52577" custScaleY="46853" custLinFactNeighborX="9533" custLinFactNeighborY="-44059"/>
      <dgm:spPr/>
    </dgm:pt>
    <dgm:pt modelId="{D6995FD8-1AF7-4C44-B12A-3A0DC10055C9}" type="pres">
      <dgm:prSet presAssocID="{32D63AD4-6108-4E75-9CD1-57BE090D09B9}" presName="ParentText" presStyleLbl="node1" presStyleIdx="0" presStyleCnt="2" custScaleX="88744" custScaleY="81414" custLinFactNeighborX="11202" custLinFactNeighborY="-21886">
        <dgm:presLayoutVars>
          <dgm:chMax val="1"/>
          <dgm:chPref val="1"/>
          <dgm:bulletEnabled val="1"/>
        </dgm:presLayoutVars>
      </dgm:prSet>
      <dgm:spPr/>
    </dgm:pt>
    <dgm:pt modelId="{54D8D924-8E70-4543-879A-33D91B83D18E}" type="pres">
      <dgm:prSet presAssocID="{32D63AD4-6108-4E75-9CD1-57BE090D09B9}" presName="ChildText" presStyleLbl="revTx" presStyleIdx="0" presStyleCnt="2" custScaleX="119617" custScaleY="62911" custLinFactNeighborX="28429" custLinFactNeighborY="-38115">
        <dgm:presLayoutVars>
          <dgm:chMax val="0"/>
          <dgm:chPref val="0"/>
          <dgm:bulletEnabled val="1"/>
        </dgm:presLayoutVars>
      </dgm:prSet>
      <dgm:spPr/>
    </dgm:pt>
    <dgm:pt modelId="{B94B6408-3C08-45EA-AD5B-7D265F2E83A0}" type="pres">
      <dgm:prSet presAssocID="{F48A9034-C935-43DF-8F51-81C494E206AD}" presName="sibTrans" presStyleCnt="0"/>
      <dgm:spPr/>
    </dgm:pt>
    <dgm:pt modelId="{040B0888-6794-4F70-9C74-2B693F5E3B9B}" type="pres">
      <dgm:prSet presAssocID="{D7177EF3-BDC3-44C7-8160-FF38BF77D093}" presName="composite" presStyleCnt="0"/>
      <dgm:spPr/>
    </dgm:pt>
    <dgm:pt modelId="{96282154-9339-4050-8BD9-B5FE436C0577}" type="pres">
      <dgm:prSet presAssocID="{D7177EF3-BDC3-44C7-8160-FF38BF77D093}" presName="ParentText" presStyleLbl="node1" presStyleIdx="1" presStyleCnt="2" custScaleX="96504" custScaleY="81403" custLinFactNeighborX="-11066" custLinFactNeighborY="-13638">
        <dgm:presLayoutVars>
          <dgm:chMax val="1"/>
          <dgm:chPref val="1"/>
          <dgm:bulletEnabled val="1"/>
        </dgm:presLayoutVars>
      </dgm:prSet>
      <dgm:spPr/>
    </dgm:pt>
    <dgm:pt modelId="{CC1E8D28-958A-4D8C-B7C0-D6A61E49F87D}" type="pres">
      <dgm:prSet presAssocID="{D7177EF3-BDC3-44C7-8160-FF38BF77D093}" presName="FinalChildText" presStyleLbl="revTx" presStyleIdx="1" presStyleCnt="2" custScaleX="131400" custScaleY="85327" custLinFactNeighborX="53" custLinFactNeighborY="-16352">
        <dgm:presLayoutVars>
          <dgm:chMax val="0"/>
          <dgm:chPref val="0"/>
          <dgm:bulletEnabled val="1"/>
        </dgm:presLayoutVars>
      </dgm:prSet>
      <dgm:spPr/>
    </dgm:pt>
  </dgm:ptLst>
  <dgm:cxnLst>
    <dgm:cxn modelId="{F57F6713-34BF-491B-8CC3-6C4F3BE2D47C}" srcId="{32D63AD4-6108-4E75-9CD1-57BE090D09B9}" destId="{515C8DC1-C1B3-4BC4-8130-A11364B19D9E}" srcOrd="0" destOrd="0" parTransId="{B980F0CD-B6DD-4A3C-AF62-0DA429FA1634}" sibTransId="{ED831A49-03E5-4C58-9C82-A0FAC241EC82}"/>
    <dgm:cxn modelId="{0115FE13-DE51-4A03-AB42-5608C192E309}" type="presOf" srcId="{32D63AD4-6108-4E75-9CD1-57BE090D09B9}" destId="{D6995FD8-1AF7-4C44-B12A-3A0DC10055C9}" srcOrd="0" destOrd="0" presId="urn:microsoft.com/office/officeart/2005/8/layout/StepDownProcess"/>
    <dgm:cxn modelId="{A5551E3C-D5D1-4F4B-A97B-0DBF6410487F}" type="presOf" srcId="{5F777845-A051-421F-8116-32ED3E850EB1}" destId="{CC1E8D28-958A-4D8C-B7C0-D6A61E49F87D}" srcOrd="0" destOrd="0" presId="urn:microsoft.com/office/officeart/2005/8/layout/StepDownProcess"/>
    <dgm:cxn modelId="{71246F56-D8F8-4883-8FB9-653CA73E9502}" srcId="{A970C60D-49CC-4A0C-8EF3-551D004EAF78}" destId="{D7177EF3-BDC3-44C7-8160-FF38BF77D093}" srcOrd="1" destOrd="0" parTransId="{5D834317-ADC8-4ED0-AC01-DF6671C98073}" sibTransId="{0983C179-6AB1-4929-8F5F-660651ADEEC9}"/>
    <dgm:cxn modelId="{B5D64966-C53B-4670-8574-4EF03EEE562F}" type="presOf" srcId="{D7177EF3-BDC3-44C7-8160-FF38BF77D093}" destId="{96282154-9339-4050-8BD9-B5FE436C0577}" srcOrd="0" destOrd="0" presId="urn:microsoft.com/office/officeart/2005/8/layout/StepDownProcess"/>
    <dgm:cxn modelId="{87B91671-74A6-47F6-8F5E-0220D6B45ECB}" srcId="{A970C60D-49CC-4A0C-8EF3-551D004EAF78}" destId="{32D63AD4-6108-4E75-9CD1-57BE090D09B9}" srcOrd="0" destOrd="0" parTransId="{BB8D58F5-7BF5-4692-B344-7F880AF54D13}" sibTransId="{F48A9034-C935-43DF-8F51-81C494E206AD}"/>
    <dgm:cxn modelId="{AE33118D-4E97-4DDC-940A-809911FFB248}" type="presOf" srcId="{515C8DC1-C1B3-4BC4-8130-A11364B19D9E}" destId="{54D8D924-8E70-4543-879A-33D91B83D18E}" srcOrd="0" destOrd="0" presId="urn:microsoft.com/office/officeart/2005/8/layout/StepDownProcess"/>
    <dgm:cxn modelId="{B9352DB6-DC89-476C-B7D6-9F9B9B60571C}" srcId="{D7177EF3-BDC3-44C7-8160-FF38BF77D093}" destId="{5F777845-A051-421F-8116-32ED3E850EB1}" srcOrd="0" destOrd="0" parTransId="{42F6F581-4D88-4497-9B5D-FE066E33AD15}" sibTransId="{FAAC8972-CF8C-4392-A9E4-FEA8B078FA63}"/>
    <dgm:cxn modelId="{45027AB8-776F-4022-AF7B-18A0999408D3}" type="presOf" srcId="{A970C60D-49CC-4A0C-8EF3-551D004EAF78}" destId="{4694F685-F724-474A-97D7-87A1FE8D974A}" srcOrd="0" destOrd="0" presId="urn:microsoft.com/office/officeart/2005/8/layout/StepDownProcess"/>
    <dgm:cxn modelId="{B59D66F2-9784-48E3-B018-3D06EE58CA29}" type="presParOf" srcId="{4694F685-F724-474A-97D7-87A1FE8D974A}" destId="{CA31F7C6-40CE-4AEF-9662-B6A70A245F77}" srcOrd="0" destOrd="0" presId="urn:microsoft.com/office/officeart/2005/8/layout/StepDownProcess"/>
    <dgm:cxn modelId="{549ABEA9-C432-405A-9858-D20363852782}" type="presParOf" srcId="{CA31F7C6-40CE-4AEF-9662-B6A70A245F77}" destId="{E681349B-79FC-481B-B84C-03E830AED48B}" srcOrd="0" destOrd="0" presId="urn:microsoft.com/office/officeart/2005/8/layout/StepDownProcess"/>
    <dgm:cxn modelId="{B82CA5DF-CC28-479D-BF96-8AE20B16305D}" type="presParOf" srcId="{CA31F7C6-40CE-4AEF-9662-B6A70A245F77}" destId="{D6995FD8-1AF7-4C44-B12A-3A0DC10055C9}" srcOrd="1" destOrd="0" presId="urn:microsoft.com/office/officeart/2005/8/layout/StepDownProcess"/>
    <dgm:cxn modelId="{B402F356-F0FA-467C-932E-2CC8C060138B}" type="presParOf" srcId="{CA31F7C6-40CE-4AEF-9662-B6A70A245F77}" destId="{54D8D924-8E70-4543-879A-33D91B83D18E}" srcOrd="2" destOrd="0" presId="urn:microsoft.com/office/officeart/2005/8/layout/StepDownProcess"/>
    <dgm:cxn modelId="{BFE65CC9-313A-451C-B4DE-F4BC95D8F68A}" type="presParOf" srcId="{4694F685-F724-474A-97D7-87A1FE8D974A}" destId="{B94B6408-3C08-45EA-AD5B-7D265F2E83A0}" srcOrd="1" destOrd="0" presId="urn:microsoft.com/office/officeart/2005/8/layout/StepDownProcess"/>
    <dgm:cxn modelId="{C325F627-91C9-4FAC-A2B7-7862F53EBCD8}" type="presParOf" srcId="{4694F685-F724-474A-97D7-87A1FE8D974A}" destId="{040B0888-6794-4F70-9C74-2B693F5E3B9B}" srcOrd="2" destOrd="0" presId="urn:microsoft.com/office/officeart/2005/8/layout/StepDownProcess"/>
    <dgm:cxn modelId="{3D8617B9-E8AD-4F51-A101-5BB3740EAA45}" type="presParOf" srcId="{040B0888-6794-4F70-9C74-2B693F5E3B9B}" destId="{96282154-9339-4050-8BD9-B5FE436C0577}" srcOrd="0" destOrd="0" presId="urn:microsoft.com/office/officeart/2005/8/layout/StepDownProcess"/>
    <dgm:cxn modelId="{4B9BEE74-6AA7-4F0B-B052-236883215DCC}" type="presParOf" srcId="{040B0888-6794-4F70-9C74-2B693F5E3B9B}" destId="{CC1E8D28-958A-4D8C-B7C0-D6A61E49F87D}" srcOrd="1" destOrd="0" presId="urn:microsoft.com/office/officeart/2005/8/layout/StepDownProcess"/>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AF4DDB5-3956-4737-8B1A-0E625E888F20}" type="doc">
      <dgm:prSet loTypeId="urn:microsoft.com/office/officeart/2005/8/layout/StepDownProcess" loCatId="process" qsTypeId="urn:microsoft.com/office/officeart/2005/8/quickstyle/simple1" qsCatId="simple" csTypeId="urn:microsoft.com/office/officeart/2005/8/colors/accent1_2" csCatId="accent1" phldr="1"/>
      <dgm:spPr/>
      <dgm:t>
        <a:bodyPr/>
        <a:lstStyle/>
        <a:p>
          <a:endParaRPr lang="es-CO"/>
        </a:p>
      </dgm:t>
    </dgm:pt>
    <dgm:pt modelId="{AFA02F4E-8BBF-4A87-926B-BBC75176D088}">
      <dgm:prSet phldrT="[Texto]" custT="1"/>
      <dgm:spPr/>
      <dgm:t>
        <a:bodyPr/>
        <a:lstStyle/>
        <a:p>
          <a:r>
            <a:rPr lang="es-CO" sz="900"/>
            <a:t>El (La) estudiante sabe..,  El (la) estudiante  pueden hacer... , El (la) estudiantes ha alcanzado... (algún objetivo de aprendizaje)</a:t>
          </a:r>
        </a:p>
      </dgm:t>
    </dgm:pt>
    <dgm:pt modelId="{8896A5B1-A808-4A48-B816-77467C72F66F}" type="parTrans" cxnId="{494CE449-ABBF-4982-BB6D-9356EE2FFAC1}">
      <dgm:prSet/>
      <dgm:spPr/>
      <dgm:t>
        <a:bodyPr/>
        <a:lstStyle/>
        <a:p>
          <a:endParaRPr lang="es-CO"/>
        </a:p>
      </dgm:t>
    </dgm:pt>
    <dgm:pt modelId="{565BEC76-4400-4D85-B410-D3E7AA55DD5D}" type="sibTrans" cxnId="{494CE449-ABBF-4982-BB6D-9356EE2FFAC1}">
      <dgm:prSet/>
      <dgm:spPr/>
      <dgm:t>
        <a:bodyPr/>
        <a:lstStyle/>
        <a:p>
          <a:endParaRPr lang="es-CO"/>
        </a:p>
      </dgm:t>
    </dgm:pt>
    <dgm:pt modelId="{24F3D5B3-BA2B-44F6-95A1-F5F3910AA4B3}">
      <dgm:prSet phldrT="[Texto]" custT="1"/>
      <dgm:spPr/>
      <dgm:t>
        <a:bodyPr/>
        <a:lstStyle/>
        <a:p>
          <a:r>
            <a:rPr lang="es-CO" sz="1000" b="1"/>
            <a:t>Afirmación</a:t>
          </a:r>
          <a:r>
            <a:rPr lang="es-CO" sz="1000"/>
            <a:t> </a:t>
          </a:r>
        </a:p>
      </dgm:t>
    </dgm:pt>
    <dgm:pt modelId="{428FB911-25EC-4B73-878D-076828F9AADE}" type="parTrans" cxnId="{51A3B304-85BB-4C6C-9F2B-F85DC756E9D1}">
      <dgm:prSet/>
      <dgm:spPr/>
      <dgm:t>
        <a:bodyPr/>
        <a:lstStyle/>
        <a:p>
          <a:endParaRPr lang="es-CO"/>
        </a:p>
      </dgm:t>
    </dgm:pt>
    <dgm:pt modelId="{8B6EE200-9296-45AD-AF5C-954FD00BB1B7}" type="sibTrans" cxnId="{51A3B304-85BB-4C6C-9F2B-F85DC756E9D1}">
      <dgm:prSet/>
      <dgm:spPr/>
      <dgm:t>
        <a:bodyPr/>
        <a:lstStyle/>
        <a:p>
          <a:endParaRPr lang="es-CO"/>
        </a:p>
      </dgm:t>
    </dgm:pt>
    <dgm:pt modelId="{943E4261-7270-4D13-9987-8C412406F98B}">
      <dgm:prSet phldrT="[Texto]"/>
      <dgm:spPr/>
      <dgm:t>
        <a:bodyPr/>
        <a:lstStyle/>
        <a:p>
          <a:r>
            <a:rPr lang="es-CO"/>
            <a:t>¿Qué posibles acciones  se puede observar que serían evidencia del aprendizaje de los conocimientos, las habilidades y las competencias que has alcanzado como estudiate ?</a:t>
          </a:r>
        </a:p>
      </dgm:t>
    </dgm:pt>
    <dgm:pt modelId="{C97BAD56-7633-497B-929D-ADDB63AB2DF4}" type="parTrans" cxnId="{33CF13D7-AF00-42B8-BDE4-1978E5E17D06}">
      <dgm:prSet/>
      <dgm:spPr/>
      <dgm:t>
        <a:bodyPr/>
        <a:lstStyle/>
        <a:p>
          <a:endParaRPr lang="es-CO"/>
        </a:p>
      </dgm:t>
    </dgm:pt>
    <dgm:pt modelId="{9F557A5E-0787-44FB-9548-D88D4789C2E7}" type="sibTrans" cxnId="{33CF13D7-AF00-42B8-BDE4-1978E5E17D06}">
      <dgm:prSet/>
      <dgm:spPr/>
      <dgm:t>
        <a:bodyPr/>
        <a:lstStyle/>
        <a:p>
          <a:endParaRPr lang="es-CO"/>
        </a:p>
      </dgm:t>
    </dgm:pt>
    <dgm:pt modelId="{D93FC9AC-788B-4F63-9E90-9BA0CCB257C0}">
      <dgm:prSet phldrT="[Texto]" custT="1"/>
      <dgm:spPr/>
      <dgm:t>
        <a:bodyPr/>
        <a:lstStyle/>
        <a:p>
          <a:r>
            <a:rPr lang="es-CO" sz="1100" b="1"/>
            <a:t>Evidencia</a:t>
          </a:r>
        </a:p>
      </dgm:t>
    </dgm:pt>
    <dgm:pt modelId="{8F4BD8E8-0BBB-465B-9967-A10623B48DD7}" type="parTrans" cxnId="{54A5C56B-BD4F-4C5F-97B5-69999BE1FB2F}">
      <dgm:prSet/>
      <dgm:spPr/>
      <dgm:t>
        <a:bodyPr/>
        <a:lstStyle/>
        <a:p>
          <a:endParaRPr lang="es-CO"/>
        </a:p>
      </dgm:t>
    </dgm:pt>
    <dgm:pt modelId="{AA472CAD-FFA3-41AD-B41D-89865D15FE25}" type="sibTrans" cxnId="{54A5C56B-BD4F-4C5F-97B5-69999BE1FB2F}">
      <dgm:prSet/>
      <dgm:spPr/>
      <dgm:t>
        <a:bodyPr/>
        <a:lstStyle/>
        <a:p>
          <a:endParaRPr lang="es-CO"/>
        </a:p>
      </dgm:t>
    </dgm:pt>
    <dgm:pt modelId="{F4610351-ADBB-4C31-9FD1-A1A86E43A8C0}" type="pres">
      <dgm:prSet presAssocID="{6AF4DDB5-3956-4737-8B1A-0E625E888F20}" presName="rootnode" presStyleCnt="0">
        <dgm:presLayoutVars>
          <dgm:chMax/>
          <dgm:chPref/>
          <dgm:dir/>
          <dgm:animLvl val="lvl"/>
        </dgm:presLayoutVars>
      </dgm:prSet>
      <dgm:spPr/>
    </dgm:pt>
    <dgm:pt modelId="{25866EE8-31CE-4723-A6FA-56D4793808FE}" type="pres">
      <dgm:prSet presAssocID="{AFA02F4E-8BBF-4A87-926B-BBC75176D088}" presName="composite" presStyleCnt="0"/>
      <dgm:spPr/>
    </dgm:pt>
    <dgm:pt modelId="{B6E61DA5-B9B5-4F1C-AB4D-42060F0DA5C2}" type="pres">
      <dgm:prSet presAssocID="{AFA02F4E-8BBF-4A87-926B-BBC75176D088}" presName="bentUpArrow1" presStyleLbl="alignImgPlace1" presStyleIdx="0" presStyleCnt="1" custScaleX="66109" custScaleY="65707" custLinFactNeighborX="17496" custLinFactNeighborY="-22053"/>
      <dgm:spPr/>
    </dgm:pt>
    <dgm:pt modelId="{933A6BD4-1DB8-439F-B39B-C7FDD482198A}" type="pres">
      <dgm:prSet presAssocID="{AFA02F4E-8BBF-4A87-926B-BBC75176D088}" presName="ParentText" presStyleLbl="node1" presStyleIdx="0" presStyleCnt="2" custScaleX="101054" custScaleY="82333">
        <dgm:presLayoutVars>
          <dgm:chMax val="1"/>
          <dgm:chPref val="1"/>
          <dgm:bulletEnabled val="1"/>
        </dgm:presLayoutVars>
      </dgm:prSet>
      <dgm:spPr/>
    </dgm:pt>
    <dgm:pt modelId="{8D45C621-4599-4EB7-A67C-FBA7FC770EA9}" type="pres">
      <dgm:prSet presAssocID="{AFA02F4E-8BBF-4A87-926B-BBC75176D088}" presName="ChildText" presStyleLbl="revTx" presStyleIdx="0" presStyleCnt="2">
        <dgm:presLayoutVars>
          <dgm:chMax val="0"/>
          <dgm:chPref val="0"/>
          <dgm:bulletEnabled val="1"/>
        </dgm:presLayoutVars>
      </dgm:prSet>
      <dgm:spPr/>
    </dgm:pt>
    <dgm:pt modelId="{32949480-05CA-495E-8FF6-974DBA3EB9B3}" type="pres">
      <dgm:prSet presAssocID="{565BEC76-4400-4D85-B410-D3E7AA55DD5D}" presName="sibTrans" presStyleCnt="0"/>
      <dgm:spPr/>
    </dgm:pt>
    <dgm:pt modelId="{735A2828-EFA8-4B92-B6FA-BF965510D4D9}" type="pres">
      <dgm:prSet presAssocID="{943E4261-7270-4D13-9987-8C412406F98B}" presName="composite" presStyleCnt="0"/>
      <dgm:spPr/>
    </dgm:pt>
    <dgm:pt modelId="{6B015467-44C6-429D-8577-0BE190D919A0}" type="pres">
      <dgm:prSet presAssocID="{943E4261-7270-4D13-9987-8C412406F98B}" presName="ParentText" presStyleLbl="node1" presStyleIdx="1" presStyleCnt="2" custScaleX="104213" custScaleY="94664">
        <dgm:presLayoutVars>
          <dgm:chMax val="1"/>
          <dgm:chPref val="1"/>
          <dgm:bulletEnabled val="1"/>
        </dgm:presLayoutVars>
      </dgm:prSet>
      <dgm:spPr/>
    </dgm:pt>
    <dgm:pt modelId="{51C9A2FF-5A9B-4AA9-B6AC-C2C60212BC4F}" type="pres">
      <dgm:prSet presAssocID="{943E4261-7270-4D13-9987-8C412406F98B}" presName="FinalChildText" presStyleLbl="revTx" presStyleIdx="1" presStyleCnt="2">
        <dgm:presLayoutVars>
          <dgm:chMax val="0"/>
          <dgm:chPref val="0"/>
          <dgm:bulletEnabled val="1"/>
        </dgm:presLayoutVars>
      </dgm:prSet>
      <dgm:spPr/>
    </dgm:pt>
  </dgm:ptLst>
  <dgm:cxnLst>
    <dgm:cxn modelId="{51A3B304-85BB-4C6C-9F2B-F85DC756E9D1}" srcId="{AFA02F4E-8BBF-4A87-926B-BBC75176D088}" destId="{24F3D5B3-BA2B-44F6-95A1-F5F3910AA4B3}" srcOrd="0" destOrd="0" parTransId="{428FB911-25EC-4B73-878D-076828F9AADE}" sibTransId="{8B6EE200-9296-45AD-AF5C-954FD00BB1B7}"/>
    <dgm:cxn modelId="{1CC2260F-3DE9-49FB-A6D9-7AB5BB8972C0}" type="presOf" srcId="{D93FC9AC-788B-4F63-9E90-9BA0CCB257C0}" destId="{51C9A2FF-5A9B-4AA9-B6AC-C2C60212BC4F}" srcOrd="0" destOrd="0" presId="urn:microsoft.com/office/officeart/2005/8/layout/StepDownProcess"/>
    <dgm:cxn modelId="{AD62472D-2671-48C5-A00F-B018C4A38DCD}" type="presOf" srcId="{24F3D5B3-BA2B-44F6-95A1-F5F3910AA4B3}" destId="{8D45C621-4599-4EB7-A67C-FBA7FC770EA9}" srcOrd="0" destOrd="0" presId="urn:microsoft.com/office/officeart/2005/8/layout/StepDownProcess"/>
    <dgm:cxn modelId="{B1AC2A2E-8240-40BD-8194-C97179631DE2}" type="presOf" srcId="{6AF4DDB5-3956-4737-8B1A-0E625E888F20}" destId="{F4610351-ADBB-4C31-9FD1-A1A86E43A8C0}" srcOrd="0" destOrd="0" presId="urn:microsoft.com/office/officeart/2005/8/layout/StepDownProcess"/>
    <dgm:cxn modelId="{494CE449-ABBF-4982-BB6D-9356EE2FFAC1}" srcId="{6AF4DDB5-3956-4737-8B1A-0E625E888F20}" destId="{AFA02F4E-8BBF-4A87-926B-BBC75176D088}" srcOrd="0" destOrd="0" parTransId="{8896A5B1-A808-4A48-B816-77467C72F66F}" sibTransId="{565BEC76-4400-4D85-B410-D3E7AA55DD5D}"/>
    <dgm:cxn modelId="{54A5C56B-BD4F-4C5F-97B5-69999BE1FB2F}" srcId="{943E4261-7270-4D13-9987-8C412406F98B}" destId="{D93FC9AC-788B-4F63-9E90-9BA0CCB257C0}" srcOrd="0" destOrd="0" parTransId="{8F4BD8E8-0BBB-465B-9967-A10623B48DD7}" sibTransId="{AA472CAD-FFA3-41AD-B41D-89865D15FE25}"/>
    <dgm:cxn modelId="{7D8E6871-26C4-40A9-92C7-28F428DCEF24}" type="presOf" srcId="{AFA02F4E-8BBF-4A87-926B-BBC75176D088}" destId="{933A6BD4-1DB8-439F-B39B-C7FDD482198A}" srcOrd="0" destOrd="0" presId="urn:microsoft.com/office/officeart/2005/8/layout/StepDownProcess"/>
    <dgm:cxn modelId="{0AF823BD-AAE0-492B-8BEC-B64FB527D545}" type="presOf" srcId="{943E4261-7270-4D13-9987-8C412406F98B}" destId="{6B015467-44C6-429D-8577-0BE190D919A0}" srcOrd="0" destOrd="0" presId="urn:microsoft.com/office/officeart/2005/8/layout/StepDownProcess"/>
    <dgm:cxn modelId="{33CF13D7-AF00-42B8-BDE4-1978E5E17D06}" srcId="{6AF4DDB5-3956-4737-8B1A-0E625E888F20}" destId="{943E4261-7270-4D13-9987-8C412406F98B}" srcOrd="1" destOrd="0" parTransId="{C97BAD56-7633-497B-929D-ADDB63AB2DF4}" sibTransId="{9F557A5E-0787-44FB-9548-D88D4789C2E7}"/>
    <dgm:cxn modelId="{A201C768-CD21-4F6B-ABBA-DC901A5CEBEE}" type="presParOf" srcId="{F4610351-ADBB-4C31-9FD1-A1A86E43A8C0}" destId="{25866EE8-31CE-4723-A6FA-56D4793808FE}" srcOrd="0" destOrd="0" presId="urn:microsoft.com/office/officeart/2005/8/layout/StepDownProcess"/>
    <dgm:cxn modelId="{7AFD654E-FC4A-46A3-93D0-D6D90BD33E02}" type="presParOf" srcId="{25866EE8-31CE-4723-A6FA-56D4793808FE}" destId="{B6E61DA5-B9B5-4F1C-AB4D-42060F0DA5C2}" srcOrd="0" destOrd="0" presId="urn:microsoft.com/office/officeart/2005/8/layout/StepDownProcess"/>
    <dgm:cxn modelId="{8AD3955E-450E-466D-A564-2FF048B2C2D2}" type="presParOf" srcId="{25866EE8-31CE-4723-A6FA-56D4793808FE}" destId="{933A6BD4-1DB8-439F-B39B-C7FDD482198A}" srcOrd="1" destOrd="0" presId="urn:microsoft.com/office/officeart/2005/8/layout/StepDownProcess"/>
    <dgm:cxn modelId="{3AE7EA51-8377-493D-8689-24856DD7BCE2}" type="presParOf" srcId="{25866EE8-31CE-4723-A6FA-56D4793808FE}" destId="{8D45C621-4599-4EB7-A67C-FBA7FC770EA9}" srcOrd="2" destOrd="0" presId="urn:microsoft.com/office/officeart/2005/8/layout/StepDownProcess"/>
    <dgm:cxn modelId="{9E03C7B6-3DA1-42F4-A6F7-FA937B8343FB}" type="presParOf" srcId="{F4610351-ADBB-4C31-9FD1-A1A86E43A8C0}" destId="{32949480-05CA-495E-8FF6-974DBA3EB9B3}" srcOrd="1" destOrd="0" presId="urn:microsoft.com/office/officeart/2005/8/layout/StepDownProcess"/>
    <dgm:cxn modelId="{4F22ADED-F014-4EE5-828A-E8FE14BFCAF4}" type="presParOf" srcId="{F4610351-ADBB-4C31-9FD1-A1A86E43A8C0}" destId="{735A2828-EFA8-4B92-B6FA-BF965510D4D9}" srcOrd="2" destOrd="0" presId="urn:microsoft.com/office/officeart/2005/8/layout/StepDownProcess"/>
    <dgm:cxn modelId="{56C41D79-0802-469B-8320-DB2B49F77C73}" type="presParOf" srcId="{735A2828-EFA8-4B92-B6FA-BF965510D4D9}" destId="{6B015467-44C6-429D-8577-0BE190D919A0}" srcOrd="0" destOrd="0" presId="urn:microsoft.com/office/officeart/2005/8/layout/StepDownProcess"/>
    <dgm:cxn modelId="{37EF4C8D-3591-49BE-91EE-50CEDAB0444B}" type="presParOf" srcId="{735A2828-EFA8-4B92-B6FA-BF965510D4D9}" destId="{51C9A2FF-5A9B-4AA9-B6AC-C2C60212BC4F}" srcOrd="1" destOrd="0" presId="urn:microsoft.com/office/officeart/2005/8/layout/StepDownProcess"/>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CA82E874-E215-4C7F-AA5A-C1D12F1CC83C}" type="doc">
      <dgm:prSet loTypeId="urn:microsoft.com/office/officeart/2005/8/layout/StepDownProcess" loCatId="process" qsTypeId="urn:microsoft.com/office/officeart/2005/8/quickstyle/simple1" qsCatId="simple" csTypeId="urn:microsoft.com/office/officeart/2005/8/colors/accent1_2" csCatId="accent1" phldr="1"/>
      <dgm:spPr/>
      <dgm:t>
        <a:bodyPr/>
        <a:lstStyle/>
        <a:p>
          <a:endParaRPr lang="es-CO"/>
        </a:p>
      </dgm:t>
    </dgm:pt>
    <dgm:pt modelId="{F8CE6D7B-BFB8-4264-9015-E361E6466C3D}">
      <dgm:prSet phldrT="[Texto]" custT="1"/>
      <dgm:spPr/>
      <dgm:t>
        <a:bodyPr/>
        <a:lstStyle/>
        <a:p>
          <a:r>
            <a:rPr lang="es-CO" sz="1000"/>
            <a:t>¿Qué características deben tener las actividad(es) que me van  a evalualuar? ¿En qué condiciones  voy a ejecutar la tarea?, ¿qué materiales se requieren?, y  ¿qué  características deben tener  mis respuestas  como  estudiante?</a:t>
          </a:r>
        </a:p>
      </dgm:t>
    </dgm:pt>
    <dgm:pt modelId="{F21FFD89-8DA2-4CC1-91D0-105175EF65DC}" type="parTrans" cxnId="{52CBFE35-12BD-4125-B318-B5A4C7556363}">
      <dgm:prSet/>
      <dgm:spPr/>
      <dgm:t>
        <a:bodyPr/>
        <a:lstStyle/>
        <a:p>
          <a:endParaRPr lang="es-CO"/>
        </a:p>
      </dgm:t>
    </dgm:pt>
    <dgm:pt modelId="{3D4A71A2-B9CD-47D6-AADA-DE05F009F1F7}" type="sibTrans" cxnId="{52CBFE35-12BD-4125-B318-B5A4C7556363}">
      <dgm:prSet/>
      <dgm:spPr/>
      <dgm:t>
        <a:bodyPr/>
        <a:lstStyle/>
        <a:p>
          <a:endParaRPr lang="es-CO"/>
        </a:p>
      </dgm:t>
    </dgm:pt>
    <dgm:pt modelId="{323068F0-67E5-48B4-A2F9-53F65BDD4D3A}">
      <dgm:prSet phldrT="[Texto]" custT="1"/>
      <dgm:spPr/>
      <dgm:t>
        <a:bodyPr/>
        <a:lstStyle/>
        <a:p>
          <a:r>
            <a:rPr lang="es-CO" sz="1000"/>
            <a:t>En cada Tarea que se te proponga  o  cada  tipo de actividad  desarrollada  se te especifica el  tipo de evidencia </a:t>
          </a:r>
        </a:p>
      </dgm:t>
    </dgm:pt>
    <dgm:pt modelId="{2F6A536A-55E5-488E-AF8E-0D55BD25DDD0}" type="parTrans" cxnId="{DC1A31A5-3B80-420E-ACD0-0ABD37A591DD}">
      <dgm:prSet/>
      <dgm:spPr/>
      <dgm:t>
        <a:bodyPr/>
        <a:lstStyle/>
        <a:p>
          <a:endParaRPr lang="es-CO"/>
        </a:p>
      </dgm:t>
    </dgm:pt>
    <dgm:pt modelId="{760F0CB0-830F-4081-8093-DABBB8159559}" type="sibTrans" cxnId="{DC1A31A5-3B80-420E-ACD0-0ABD37A591DD}">
      <dgm:prSet/>
      <dgm:spPr/>
      <dgm:t>
        <a:bodyPr/>
        <a:lstStyle/>
        <a:p>
          <a:endParaRPr lang="es-CO"/>
        </a:p>
      </dgm:t>
    </dgm:pt>
    <dgm:pt modelId="{5965BB8C-A682-412E-A64A-FD34D312890B}">
      <dgm:prSet phldrT="[Texto]" custT="1"/>
      <dgm:spPr/>
      <dgm:t>
        <a:bodyPr/>
        <a:lstStyle/>
        <a:p>
          <a:r>
            <a:rPr lang="es-CO" sz="700"/>
            <a:t>¿</a:t>
          </a:r>
          <a:r>
            <a:rPr lang="es-CO" sz="900"/>
            <a:t>Qué tipos de infe­rencias  se hace con base en mis  desempeños como estudiante?</a:t>
          </a:r>
        </a:p>
      </dgm:t>
    </dgm:pt>
    <dgm:pt modelId="{A383DECE-1450-4917-A99C-20B4BEE66EB4}" type="parTrans" cxnId="{00289717-E534-4FEE-92A1-F6F025423620}">
      <dgm:prSet/>
      <dgm:spPr/>
      <dgm:t>
        <a:bodyPr/>
        <a:lstStyle/>
        <a:p>
          <a:endParaRPr lang="es-CO"/>
        </a:p>
      </dgm:t>
    </dgm:pt>
    <dgm:pt modelId="{E264EB17-ED52-41B8-AB93-DA90907DA126}" type="sibTrans" cxnId="{00289717-E534-4FEE-92A1-F6F025423620}">
      <dgm:prSet/>
      <dgm:spPr/>
      <dgm:t>
        <a:bodyPr/>
        <a:lstStyle/>
        <a:p>
          <a:endParaRPr lang="es-CO"/>
        </a:p>
      </dgm:t>
    </dgm:pt>
    <dgm:pt modelId="{D1AFA2A9-0BBC-47D8-8EAE-3C469009A38B}">
      <dgm:prSet phldrT="[Texto]" custT="1"/>
      <dgm:spPr/>
      <dgm:t>
        <a:bodyPr/>
        <a:lstStyle/>
        <a:p>
          <a:r>
            <a:rPr lang="es-CO" sz="1000"/>
            <a:t> Como estudiante  debo terner claridad sobre lo qué se me va a evaluar, en caso contrario debo buscar aclaración.  </a:t>
          </a:r>
        </a:p>
      </dgm:t>
    </dgm:pt>
    <dgm:pt modelId="{6B6E4C16-A6A7-4377-8FC0-1E436B92CEDC}" type="parTrans" cxnId="{F0A64884-ED28-4893-BE2C-006F5040806F}">
      <dgm:prSet/>
      <dgm:spPr/>
      <dgm:t>
        <a:bodyPr/>
        <a:lstStyle/>
        <a:p>
          <a:endParaRPr lang="es-CO"/>
        </a:p>
      </dgm:t>
    </dgm:pt>
    <dgm:pt modelId="{ED6CF102-4D50-435E-A67F-91BCA4E9FEC2}" type="sibTrans" cxnId="{F0A64884-ED28-4893-BE2C-006F5040806F}">
      <dgm:prSet/>
      <dgm:spPr/>
      <dgm:t>
        <a:bodyPr/>
        <a:lstStyle/>
        <a:p>
          <a:endParaRPr lang="es-CO"/>
        </a:p>
      </dgm:t>
    </dgm:pt>
    <dgm:pt modelId="{01F244CB-353C-4ADB-9E1B-01E9A94C6352}" type="pres">
      <dgm:prSet presAssocID="{CA82E874-E215-4C7F-AA5A-C1D12F1CC83C}" presName="rootnode" presStyleCnt="0">
        <dgm:presLayoutVars>
          <dgm:chMax/>
          <dgm:chPref/>
          <dgm:dir/>
          <dgm:animLvl val="lvl"/>
        </dgm:presLayoutVars>
      </dgm:prSet>
      <dgm:spPr/>
    </dgm:pt>
    <dgm:pt modelId="{F9A13551-A9DC-4282-820B-47CEFA1D36D0}" type="pres">
      <dgm:prSet presAssocID="{F8CE6D7B-BFB8-4264-9015-E361E6466C3D}" presName="composite" presStyleCnt="0"/>
      <dgm:spPr/>
    </dgm:pt>
    <dgm:pt modelId="{3341DF9B-ACAB-451B-8690-31E4588FD9C8}" type="pres">
      <dgm:prSet presAssocID="{F8CE6D7B-BFB8-4264-9015-E361E6466C3D}" presName="bentUpArrow1" presStyleLbl="alignImgPlace1" presStyleIdx="0" presStyleCnt="1" custScaleX="59256" custScaleY="61978" custLinFactNeighborX="20540" custLinFactNeighborY="-16298"/>
      <dgm:spPr/>
    </dgm:pt>
    <dgm:pt modelId="{49CAFB28-7A2E-4335-A0DC-B827006E96E8}" type="pres">
      <dgm:prSet presAssocID="{F8CE6D7B-BFB8-4264-9015-E361E6466C3D}" presName="ParentText" presStyleLbl="node1" presStyleIdx="0" presStyleCnt="2" custScaleX="106961" custScaleY="85956">
        <dgm:presLayoutVars>
          <dgm:chMax val="1"/>
          <dgm:chPref val="1"/>
          <dgm:bulletEnabled val="1"/>
        </dgm:presLayoutVars>
      </dgm:prSet>
      <dgm:spPr/>
    </dgm:pt>
    <dgm:pt modelId="{7DA078C4-5883-4F48-867A-78727CD112C7}" type="pres">
      <dgm:prSet presAssocID="{F8CE6D7B-BFB8-4264-9015-E361E6466C3D}" presName="ChildText" presStyleLbl="revTx" presStyleIdx="0" presStyleCnt="2" custLinFactNeighborX="21745" custLinFactNeighborY="-799">
        <dgm:presLayoutVars>
          <dgm:chMax val="0"/>
          <dgm:chPref val="0"/>
          <dgm:bulletEnabled val="1"/>
        </dgm:presLayoutVars>
      </dgm:prSet>
      <dgm:spPr/>
    </dgm:pt>
    <dgm:pt modelId="{655EF877-E10D-414C-8083-6131887174AF}" type="pres">
      <dgm:prSet presAssocID="{3D4A71A2-B9CD-47D6-AADA-DE05F009F1F7}" presName="sibTrans" presStyleCnt="0"/>
      <dgm:spPr/>
    </dgm:pt>
    <dgm:pt modelId="{1CA6983B-DCAE-4116-AB41-EFC48AFAD038}" type="pres">
      <dgm:prSet presAssocID="{5965BB8C-A682-412E-A64A-FD34D312890B}" presName="composite" presStyleCnt="0"/>
      <dgm:spPr/>
    </dgm:pt>
    <dgm:pt modelId="{6A1738FF-24E9-4ABA-93DB-8D750430F2B7}" type="pres">
      <dgm:prSet presAssocID="{5965BB8C-A682-412E-A64A-FD34D312890B}" presName="ParentText" presStyleLbl="node1" presStyleIdx="1" presStyleCnt="2" custScaleX="105170" custScaleY="81444">
        <dgm:presLayoutVars>
          <dgm:chMax val="1"/>
          <dgm:chPref val="1"/>
          <dgm:bulletEnabled val="1"/>
        </dgm:presLayoutVars>
      </dgm:prSet>
      <dgm:spPr/>
    </dgm:pt>
    <dgm:pt modelId="{355A2FD0-ECB4-4589-81C5-5B9686E054FA}" type="pres">
      <dgm:prSet presAssocID="{5965BB8C-A682-412E-A64A-FD34D312890B}" presName="FinalChildText" presStyleLbl="revTx" presStyleIdx="1" presStyleCnt="2" custLinFactNeighborX="16775" custLinFactNeighborY="-2396">
        <dgm:presLayoutVars>
          <dgm:chMax val="0"/>
          <dgm:chPref val="0"/>
          <dgm:bulletEnabled val="1"/>
        </dgm:presLayoutVars>
      </dgm:prSet>
      <dgm:spPr/>
    </dgm:pt>
  </dgm:ptLst>
  <dgm:cxnLst>
    <dgm:cxn modelId="{00289717-E534-4FEE-92A1-F6F025423620}" srcId="{CA82E874-E215-4C7F-AA5A-C1D12F1CC83C}" destId="{5965BB8C-A682-412E-A64A-FD34D312890B}" srcOrd="1" destOrd="0" parTransId="{A383DECE-1450-4917-A99C-20B4BEE66EB4}" sibTransId="{E264EB17-ED52-41B8-AB93-DA90907DA126}"/>
    <dgm:cxn modelId="{4002F935-51CD-4760-BE99-8F6F834A5152}" type="presOf" srcId="{D1AFA2A9-0BBC-47D8-8EAE-3C469009A38B}" destId="{355A2FD0-ECB4-4589-81C5-5B9686E054FA}" srcOrd="0" destOrd="0" presId="urn:microsoft.com/office/officeart/2005/8/layout/StepDownProcess"/>
    <dgm:cxn modelId="{52CBFE35-12BD-4125-B318-B5A4C7556363}" srcId="{CA82E874-E215-4C7F-AA5A-C1D12F1CC83C}" destId="{F8CE6D7B-BFB8-4264-9015-E361E6466C3D}" srcOrd="0" destOrd="0" parTransId="{F21FFD89-8DA2-4CC1-91D0-105175EF65DC}" sibTransId="{3D4A71A2-B9CD-47D6-AADA-DE05F009F1F7}"/>
    <dgm:cxn modelId="{98B41B66-9310-4C80-AC21-793F5AF63068}" type="presOf" srcId="{F8CE6D7B-BFB8-4264-9015-E361E6466C3D}" destId="{49CAFB28-7A2E-4335-A0DC-B827006E96E8}" srcOrd="0" destOrd="0" presId="urn:microsoft.com/office/officeart/2005/8/layout/StepDownProcess"/>
    <dgm:cxn modelId="{DEC8CA6D-6FE4-49A3-A73E-4E0644F3EA91}" type="presOf" srcId="{5965BB8C-A682-412E-A64A-FD34D312890B}" destId="{6A1738FF-24E9-4ABA-93DB-8D750430F2B7}" srcOrd="0" destOrd="0" presId="urn:microsoft.com/office/officeart/2005/8/layout/StepDownProcess"/>
    <dgm:cxn modelId="{F0A64884-ED28-4893-BE2C-006F5040806F}" srcId="{5965BB8C-A682-412E-A64A-FD34D312890B}" destId="{D1AFA2A9-0BBC-47D8-8EAE-3C469009A38B}" srcOrd="0" destOrd="0" parTransId="{6B6E4C16-A6A7-4377-8FC0-1E436B92CEDC}" sibTransId="{ED6CF102-4D50-435E-A67F-91BCA4E9FEC2}"/>
    <dgm:cxn modelId="{DC1A31A5-3B80-420E-ACD0-0ABD37A591DD}" srcId="{F8CE6D7B-BFB8-4264-9015-E361E6466C3D}" destId="{323068F0-67E5-48B4-A2F9-53F65BDD4D3A}" srcOrd="0" destOrd="0" parTransId="{2F6A536A-55E5-488E-AF8E-0D55BD25DDD0}" sibTransId="{760F0CB0-830F-4081-8093-DABBB8159559}"/>
    <dgm:cxn modelId="{C57EABA9-B2EE-4C63-9AF6-13CF1AF21FD8}" type="presOf" srcId="{CA82E874-E215-4C7F-AA5A-C1D12F1CC83C}" destId="{01F244CB-353C-4ADB-9E1B-01E9A94C6352}" srcOrd="0" destOrd="0" presId="urn:microsoft.com/office/officeart/2005/8/layout/StepDownProcess"/>
    <dgm:cxn modelId="{201CF5FC-62AE-4AF0-9972-5559F050229F}" type="presOf" srcId="{323068F0-67E5-48B4-A2F9-53F65BDD4D3A}" destId="{7DA078C4-5883-4F48-867A-78727CD112C7}" srcOrd="0" destOrd="0" presId="urn:microsoft.com/office/officeart/2005/8/layout/StepDownProcess"/>
    <dgm:cxn modelId="{3DA4567C-5FF9-4E48-B902-EEB5C930182A}" type="presParOf" srcId="{01F244CB-353C-4ADB-9E1B-01E9A94C6352}" destId="{F9A13551-A9DC-4282-820B-47CEFA1D36D0}" srcOrd="0" destOrd="0" presId="urn:microsoft.com/office/officeart/2005/8/layout/StepDownProcess"/>
    <dgm:cxn modelId="{2FA93762-B6CF-44D8-97F1-3855AB89A73C}" type="presParOf" srcId="{F9A13551-A9DC-4282-820B-47CEFA1D36D0}" destId="{3341DF9B-ACAB-451B-8690-31E4588FD9C8}" srcOrd="0" destOrd="0" presId="urn:microsoft.com/office/officeart/2005/8/layout/StepDownProcess"/>
    <dgm:cxn modelId="{8330028E-6A1D-48F2-9626-EB720F66D5AA}" type="presParOf" srcId="{F9A13551-A9DC-4282-820B-47CEFA1D36D0}" destId="{49CAFB28-7A2E-4335-A0DC-B827006E96E8}" srcOrd="1" destOrd="0" presId="urn:microsoft.com/office/officeart/2005/8/layout/StepDownProcess"/>
    <dgm:cxn modelId="{14021511-64A5-4CDB-8D84-36A6B0EF5FCB}" type="presParOf" srcId="{F9A13551-A9DC-4282-820B-47CEFA1D36D0}" destId="{7DA078C4-5883-4F48-867A-78727CD112C7}" srcOrd="2" destOrd="0" presId="urn:microsoft.com/office/officeart/2005/8/layout/StepDownProcess"/>
    <dgm:cxn modelId="{37CA7F21-5903-47ED-A6B4-B8BB3940F75D}" type="presParOf" srcId="{01F244CB-353C-4ADB-9E1B-01E9A94C6352}" destId="{655EF877-E10D-414C-8083-6131887174AF}" srcOrd="1" destOrd="0" presId="urn:microsoft.com/office/officeart/2005/8/layout/StepDownProcess"/>
    <dgm:cxn modelId="{84565DB6-1D29-475D-844C-CBD78FFB5121}" type="presParOf" srcId="{01F244CB-353C-4ADB-9E1B-01E9A94C6352}" destId="{1CA6983B-DCAE-4116-AB41-EFC48AFAD038}" srcOrd="2" destOrd="0" presId="urn:microsoft.com/office/officeart/2005/8/layout/StepDownProcess"/>
    <dgm:cxn modelId="{74C6259C-D8E6-4F52-A292-2413CBE408AA}" type="presParOf" srcId="{1CA6983B-DCAE-4116-AB41-EFC48AFAD038}" destId="{6A1738FF-24E9-4ABA-93DB-8D750430F2B7}" srcOrd="0" destOrd="0" presId="urn:microsoft.com/office/officeart/2005/8/layout/StepDownProcess"/>
    <dgm:cxn modelId="{DF4CE8D9-29F1-429A-8A4F-DDC16EB15114}" type="presParOf" srcId="{1CA6983B-DCAE-4116-AB41-EFC48AFAD038}" destId="{355A2FD0-ECB4-4589-81C5-5B9686E054FA}" srcOrd="1" destOrd="0" presId="urn:microsoft.com/office/officeart/2005/8/layout/StepDownProcess"/>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681349B-79FC-481B-B84C-03E830AED48B}">
      <dsp:nvSpPr>
        <dsp:cNvPr id="0" name=""/>
        <dsp:cNvSpPr/>
      </dsp:nvSpPr>
      <dsp:spPr>
        <a:xfrm rot="5400000">
          <a:off x="1181454" y="1084507"/>
          <a:ext cx="451542" cy="576868"/>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6995FD8-1AF7-4C44-B12A-3A0DC10055C9}">
      <dsp:nvSpPr>
        <dsp:cNvPr id="0" name=""/>
        <dsp:cNvSpPr/>
      </dsp:nvSpPr>
      <dsp:spPr>
        <a:xfrm>
          <a:off x="827283" y="0"/>
          <a:ext cx="1439761" cy="924545"/>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CO" sz="1100" kern="1200"/>
            <a:t>conocimientos, habilidades, estrategias o competencias</a:t>
          </a:r>
        </a:p>
      </dsp:txBody>
      <dsp:txXfrm>
        <a:off x="872424" y="45141"/>
        <a:ext cx="1349479" cy="834263"/>
      </dsp:txXfrm>
    </dsp:sp>
    <dsp:sp modelId="{54D8D924-8E70-4543-879A-33D91B83D18E}">
      <dsp:nvSpPr>
        <dsp:cNvPr id="0" name=""/>
        <dsp:cNvSpPr/>
      </dsp:nvSpPr>
      <dsp:spPr>
        <a:xfrm>
          <a:off x="2396328" y="48405"/>
          <a:ext cx="1411434" cy="5774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ctr" anchorCtr="0">
          <a:noAutofit/>
        </a:bodyPr>
        <a:lstStyle/>
        <a:p>
          <a:pPr marL="57150" lvl="1" indent="-57150" algn="l" defTabSz="400050">
            <a:lnSpc>
              <a:spcPct val="90000"/>
            </a:lnSpc>
            <a:spcBef>
              <a:spcPct val="0"/>
            </a:spcBef>
            <a:spcAft>
              <a:spcPct val="15000"/>
            </a:spcAft>
            <a:buChar char="•"/>
          </a:pPr>
          <a:r>
            <a:rPr lang="es-CO" sz="900" b="1" kern="1200"/>
            <a:t> En cada Unidad ¿Qué  te  vamos  a  evaluar?</a:t>
          </a:r>
        </a:p>
      </dsp:txBody>
      <dsp:txXfrm>
        <a:off x="2396328" y="48405"/>
        <a:ext cx="1411434" cy="577428"/>
      </dsp:txXfrm>
    </dsp:sp>
    <dsp:sp modelId="{96282154-9339-4050-8BD9-B5FE436C0577}">
      <dsp:nvSpPr>
        <dsp:cNvPr id="0" name=""/>
        <dsp:cNvSpPr/>
      </dsp:nvSpPr>
      <dsp:spPr>
        <a:xfrm>
          <a:off x="1822860" y="996496"/>
          <a:ext cx="1565657" cy="924420"/>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CO" sz="1100" kern="1200"/>
            <a:t>¿Qué sabes? ¿Qué puedes hacer? ¿Qué objetivos de aprendizaje has alcanzado?</a:t>
          </a:r>
        </a:p>
      </dsp:txBody>
      <dsp:txXfrm>
        <a:off x="1867995" y="1041631"/>
        <a:ext cx="1475387" cy="834150"/>
      </dsp:txXfrm>
    </dsp:sp>
    <dsp:sp modelId="{CC1E8D28-958A-4D8C-B7C0-D6A61E49F87D}">
      <dsp:nvSpPr>
        <dsp:cNvPr id="0" name=""/>
        <dsp:cNvSpPr/>
      </dsp:nvSpPr>
      <dsp:spPr>
        <a:xfrm>
          <a:off x="3411780" y="1077758"/>
          <a:ext cx="1550469" cy="78317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ctr" anchorCtr="0">
          <a:noAutofit/>
        </a:bodyPr>
        <a:lstStyle/>
        <a:p>
          <a:pPr marL="57150" lvl="1" indent="-57150" algn="l" defTabSz="400050">
            <a:lnSpc>
              <a:spcPct val="90000"/>
            </a:lnSpc>
            <a:spcBef>
              <a:spcPct val="0"/>
            </a:spcBef>
            <a:spcAft>
              <a:spcPct val="15000"/>
            </a:spcAft>
            <a:buChar char="•"/>
          </a:pPr>
          <a:r>
            <a:rPr lang="es-CO" sz="900" b="1" kern="1200"/>
            <a:t>Propósito de la evaluación:</a:t>
          </a:r>
          <a:r>
            <a:rPr lang="es-CO" sz="900" kern="1200"/>
            <a:t> Afirmaciones que se desean hacer con base en los resultados de tu eva­luación</a:t>
          </a:r>
        </a:p>
      </dsp:txBody>
      <dsp:txXfrm>
        <a:off x="3411780" y="1077758"/>
        <a:ext cx="1550469" cy="78317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6E61DA5-B9B5-4F1C-AB4D-42060F0DA5C2}">
      <dsp:nvSpPr>
        <dsp:cNvPr id="0" name=""/>
        <dsp:cNvSpPr/>
      </dsp:nvSpPr>
      <dsp:spPr>
        <a:xfrm rot="5400000">
          <a:off x="1051215" y="1266140"/>
          <a:ext cx="726091" cy="831686"/>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933A6BD4-1DB8-439F-B39B-C7FDD482198A}">
      <dsp:nvSpPr>
        <dsp:cNvPr id="0" name=""/>
        <dsp:cNvSpPr/>
      </dsp:nvSpPr>
      <dsp:spPr>
        <a:xfrm>
          <a:off x="326227" y="109504"/>
          <a:ext cx="1879850" cy="1072066"/>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CO" sz="900" kern="1200"/>
            <a:t>El (La) estudiante sabe..,  El (la) estudiante  pueden hacer... , El (la) estudiantes ha alcanzado... (algún objetivo de aprendizaje)</a:t>
          </a:r>
        </a:p>
      </dsp:txBody>
      <dsp:txXfrm>
        <a:off x="378570" y="161847"/>
        <a:ext cx="1775164" cy="967380"/>
      </dsp:txXfrm>
    </dsp:sp>
    <dsp:sp modelId="{8D45C621-4599-4EB7-A67C-FBA7FC770EA9}">
      <dsp:nvSpPr>
        <dsp:cNvPr id="0" name=""/>
        <dsp:cNvSpPr/>
      </dsp:nvSpPr>
      <dsp:spPr>
        <a:xfrm>
          <a:off x="2196274" y="126035"/>
          <a:ext cx="1352963" cy="105242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ctr" anchorCtr="0">
          <a:noAutofit/>
        </a:bodyPr>
        <a:lstStyle/>
        <a:p>
          <a:pPr marL="57150" lvl="1" indent="-57150" algn="l" defTabSz="444500">
            <a:lnSpc>
              <a:spcPct val="90000"/>
            </a:lnSpc>
            <a:spcBef>
              <a:spcPct val="0"/>
            </a:spcBef>
            <a:spcAft>
              <a:spcPct val="15000"/>
            </a:spcAft>
            <a:buChar char="•"/>
          </a:pPr>
          <a:r>
            <a:rPr lang="es-CO" sz="1000" b="1" kern="1200"/>
            <a:t>Afirmación</a:t>
          </a:r>
          <a:r>
            <a:rPr lang="es-CO" sz="1000" kern="1200"/>
            <a:t> </a:t>
          </a:r>
        </a:p>
      </dsp:txBody>
      <dsp:txXfrm>
        <a:off x="2196274" y="126035"/>
        <a:ext cx="1352963" cy="1052422"/>
      </dsp:txXfrm>
    </dsp:sp>
    <dsp:sp modelId="{6B015467-44C6-429D-8577-0BE190D919A0}">
      <dsp:nvSpPr>
        <dsp:cNvPr id="0" name=""/>
        <dsp:cNvSpPr/>
      </dsp:nvSpPr>
      <dsp:spPr>
        <a:xfrm>
          <a:off x="1873272" y="1288922"/>
          <a:ext cx="1938615" cy="1232629"/>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t>¿Qué posibles acciones  se puede observar que serían evidencia del aprendizaje de los conocimientos, las habilidades y las competencias que has alcanzado como estudiate ?</a:t>
          </a:r>
        </a:p>
      </dsp:txBody>
      <dsp:txXfrm>
        <a:off x="1933455" y="1349105"/>
        <a:ext cx="1818249" cy="1112263"/>
      </dsp:txXfrm>
    </dsp:sp>
    <dsp:sp modelId="{51C9A2FF-5A9B-4AA9-B6AC-C2C60212BC4F}">
      <dsp:nvSpPr>
        <dsp:cNvPr id="0" name=""/>
        <dsp:cNvSpPr/>
      </dsp:nvSpPr>
      <dsp:spPr>
        <a:xfrm>
          <a:off x="3772702" y="1385735"/>
          <a:ext cx="1352963" cy="105242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ctr" anchorCtr="0">
          <a:noAutofit/>
        </a:bodyPr>
        <a:lstStyle/>
        <a:p>
          <a:pPr marL="57150" lvl="1" indent="-57150" algn="l" defTabSz="488950">
            <a:lnSpc>
              <a:spcPct val="90000"/>
            </a:lnSpc>
            <a:spcBef>
              <a:spcPct val="0"/>
            </a:spcBef>
            <a:spcAft>
              <a:spcPct val="15000"/>
            </a:spcAft>
            <a:buChar char="•"/>
          </a:pPr>
          <a:r>
            <a:rPr lang="es-CO" sz="1100" b="1" kern="1200"/>
            <a:t>Evidencia</a:t>
          </a:r>
        </a:p>
      </dsp:txBody>
      <dsp:txXfrm>
        <a:off x="3772702" y="1385735"/>
        <a:ext cx="1352963" cy="1052422"/>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341DF9B-ACAB-451B-8690-31E4588FD9C8}">
      <dsp:nvSpPr>
        <dsp:cNvPr id="0" name=""/>
        <dsp:cNvSpPr/>
      </dsp:nvSpPr>
      <dsp:spPr>
        <a:xfrm rot="5400000">
          <a:off x="1327358" y="1451410"/>
          <a:ext cx="702161" cy="764278"/>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9CAFB28-7A2E-4335-A0DC-B827006E96E8}">
      <dsp:nvSpPr>
        <dsp:cNvPr id="0" name=""/>
        <dsp:cNvSpPr/>
      </dsp:nvSpPr>
      <dsp:spPr>
        <a:xfrm>
          <a:off x="480521" y="211172"/>
          <a:ext cx="2039930" cy="1147477"/>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t>¿Qué características deben tener las actividad(es) que me van  a evalualuar? ¿En qué condiciones  voy a ejecutar la tarea?, ¿qué materiales se requieren?, y  ¿qué  características deben tener  mis respuestas  como  estudiante?</a:t>
          </a:r>
        </a:p>
      </dsp:txBody>
      <dsp:txXfrm>
        <a:off x="536546" y="267197"/>
        <a:ext cx="1927880" cy="1035427"/>
      </dsp:txXfrm>
    </dsp:sp>
    <dsp:sp modelId="{7DA078C4-5883-4F48-867A-78727CD112C7}">
      <dsp:nvSpPr>
        <dsp:cNvPr id="0" name=""/>
        <dsp:cNvSpPr/>
      </dsp:nvSpPr>
      <dsp:spPr>
        <a:xfrm>
          <a:off x="2755696" y="236129"/>
          <a:ext cx="1387095" cy="107897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ctr" anchorCtr="0">
          <a:noAutofit/>
        </a:bodyPr>
        <a:lstStyle/>
        <a:p>
          <a:pPr marL="57150" lvl="1" indent="-57150" algn="l" defTabSz="444500">
            <a:lnSpc>
              <a:spcPct val="90000"/>
            </a:lnSpc>
            <a:spcBef>
              <a:spcPct val="0"/>
            </a:spcBef>
            <a:spcAft>
              <a:spcPct val="15000"/>
            </a:spcAft>
            <a:buChar char="•"/>
          </a:pPr>
          <a:r>
            <a:rPr lang="es-CO" sz="1000" kern="1200"/>
            <a:t>En cada Tarea que se te proponga  o  cada  tipo de actividad  desarrollada  se te especifica el  tipo de evidencia </a:t>
          </a:r>
        </a:p>
      </dsp:txBody>
      <dsp:txXfrm>
        <a:off x="2755696" y="236129"/>
        <a:ext cx="1387095" cy="1078972"/>
      </dsp:txXfrm>
    </dsp:sp>
    <dsp:sp modelId="{6A1738FF-24E9-4ABA-93DB-8D750430F2B7}">
      <dsp:nvSpPr>
        <dsp:cNvPr id="0" name=""/>
        <dsp:cNvSpPr/>
      </dsp:nvSpPr>
      <dsp:spPr>
        <a:xfrm>
          <a:off x="2093631" y="1401651"/>
          <a:ext cx="2005773" cy="1087243"/>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CO" sz="700" kern="1200"/>
            <a:t>¿</a:t>
          </a:r>
          <a:r>
            <a:rPr lang="es-CO" sz="900" kern="1200"/>
            <a:t>Qué tipos de infe­rencias  se hace con base en mis  desempeños como estudiante?</a:t>
          </a:r>
        </a:p>
      </dsp:txBody>
      <dsp:txXfrm>
        <a:off x="2146715" y="1454735"/>
        <a:ext cx="1899605" cy="981075"/>
      </dsp:txXfrm>
    </dsp:sp>
    <dsp:sp modelId="{355A2FD0-ECB4-4589-81C5-5B9686E054FA}">
      <dsp:nvSpPr>
        <dsp:cNvPr id="0" name=""/>
        <dsp:cNvSpPr/>
      </dsp:nvSpPr>
      <dsp:spPr>
        <a:xfrm>
          <a:off x="4282789" y="1379260"/>
          <a:ext cx="1387095" cy="107897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ctr" anchorCtr="0">
          <a:noAutofit/>
        </a:bodyPr>
        <a:lstStyle/>
        <a:p>
          <a:pPr marL="57150" lvl="1" indent="-57150" algn="l" defTabSz="444500">
            <a:lnSpc>
              <a:spcPct val="90000"/>
            </a:lnSpc>
            <a:spcBef>
              <a:spcPct val="0"/>
            </a:spcBef>
            <a:spcAft>
              <a:spcPct val="15000"/>
            </a:spcAft>
            <a:buChar char="•"/>
          </a:pPr>
          <a:r>
            <a:rPr lang="es-CO" sz="1000" kern="1200"/>
            <a:t> Como estudiante  debo terner claridad sobre lo qué se me va a evaluar, en caso contrario debo buscar aclaración.  </a:t>
          </a:r>
        </a:p>
      </dsp:txBody>
      <dsp:txXfrm>
        <a:off x="4282789" y="1379260"/>
        <a:ext cx="1387095" cy="1078972"/>
      </dsp:txXfrm>
    </dsp:sp>
  </dsp:spTree>
</dsp:drawing>
</file>

<file path=word/diagrams/layout1.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94123ac0-bc49-4844-b4d9-cf6d67fc439f" xsi:nil="true"/>
    <lcf76f155ced4ddcb4097134ff3c332f xmlns="94123ac0-bc49-4844-b4d9-cf6d67fc439f">
      <Terms xmlns="http://schemas.microsoft.com/office/infopath/2007/PartnerControls"/>
    </lcf76f155ced4ddcb4097134ff3c332f>
    <TaxCatchAll xmlns="7a6c8e4c-0868-4c46-a1e8-f3dda505f73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5DEC8E09139C740989BCBD4C357A0CC" ma:contentTypeVersion="19" ma:contentTypeDescription="Create a new document." ma:contentTypeScope="" ma:versionID="9e9efa733b50d5b7d5675fb82a8a1580">
  <xsd:schema xmlns:xsd="http://www.w3.org/2001/XMLSchema" xmlns:xs="http://www.w3.org/2001/XMLSchema" xmlns:p="http://schemas.microsoft.com/office/2006/metadata/properties" xmlns:ns2="94123ac0-bc49-4844-b4d9-cf6d67fc439f" xmlns:ns3="7a6c8e4c-0868-4c46-a1e8-f3dda505f73b" targetNamespace="http://schemas.microsoft.com/office/2006/metadata/properties" ma:root="true" ma:fieldsID="9353c4eb0779ff825728386227621d44" ns2:_="" ns3:_="">
    <xsd:import namespace="94123ac0-bc49-4844-b4d9-cf6d67fc439f"/>
    <xsd:import namespace="7a6c8e4c-0868-4c46-a1e8-f3dda505f73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EventHashCode" minOccurs="0"/>
                <xsd:element ref="ns2:MediaServiceGenerationTime" minOccurs="0"/>
                <xsd:element ref="ns2:MediaServiceAutoKeyPoints" minOccurs="0"/>
                <xsd:element ref="ns2:MediaServiceKeyPoints" minOccurs="0"/>
                <xsd:element ref="ns2:MediaLengthInSeconds" minOccurs="0"/>
                <xsd:element ref="ns2:_Flow_SignoffStatu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123ac0-bc49-4844-b4d9-cf6d67fc43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Flow_SignoffStatus" ma:index="21" nillable="true" ma:displayName="Sign-off status" ma:internalName="Sign_x002d_off_x0020_status">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d10564c4-16b2-41ba-be43-7afde781b0b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6c8e4c-0868-4c46-a1e8-f3dda505f73b"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49c8b8f3-c2ab-4a36-940f-6409b2dad9dd}" ma:internalName="TaxCatchAll" ma:showField="CatchAllData" ma:web="7a6c8e4c-0868-4c46-a1e8-f3dda505f73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10285E-E215-427A-9D27-65222D1A7540}">
  <ds:schemaRefs>
    <ds:schemaRef ds:uri="http://schemas.microsoft.com/office/2006/metadata/properties"/>
    <ds:schemaRef ds:uri="http://schemas.microsoft.com/office/infopath/2007/PartnerControls"/>
    <ds:schemaRef ds:uri="94123ac0-bc49-4844-b4d9-cf6d67fc439f"/>
  </ds:schemaRefs>
</ds:datastoreItem>
</file>

<file path=customXml/itemProps2.xml><?xml version="1.0" encoding="utf-8"?>
<ds:datastoreItem xmlns:ds="http://schemas.openxmlformats.org/officeDocument/2006/customXml" ds:itemID="{E1880306-8B81-49F9-8124-2016ABB27012}">
  <ds:schemaRefs>
    <ds:schemaRef ds:uri="http://schemas.microsoft.com/sharepoint/v3/contenttype/forms"/>
  </ds:schemaRefs>
</ds:datastoreItem>
</file>

<file path=customXml/itemProps3.xml><?xml version="1.0" encoding="utf-8"?>
<ds:datastoreItem xmlns:ds="http://schemas.openxmlformats.org/officeDocument/2006/customXml" ds:itemID="{EBFE2B3A-BDB7-4690-9511-F0CB57D6DD70}"/>
</file>

<file path=customXml/itemProps4.xml><?xml version="1.0" encoding="utf-8"?>
<ds:datastoreItem xmlns:ds="http://schemas.openxmlformats.org/officeDocument/2006/customXml" ds:itemID="{53F40E0E-BDD9-430A-BDC8-537BF7CDD52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Sergio Eduardo Gómez Ardila</dc:creator>
  <keywords/>
  <dc:description/>
  <lastModifiedBy>Elearning 11</lastModifiedBy>
  <revision>96</revision>
  <lastPrinted>2018-03-15T13:56:00.0000000Z</lastPrinted>
  <dcterms:created xsi:type="dcterms:W3CDTF">2022-11-14T11:56:00.0000000Z</dcterms:created>
  <dcterms:modified xsi:type="dcterms:W3CDTF">2024-06-21T13:17:33.0190528Z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0x01010085DEC8E09139C740989BCBD4C357A0CC</vt:lpwstr>
  </property>
  <property fmtid="{D5CDD505-2E9C-101B-9397-08002B2CF9AE}" pid="3" name="MediaServiceImageTags">
    <vt:lpwstr/>
  </property>
</Properties>
</file>